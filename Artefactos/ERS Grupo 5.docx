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51ACF" w14:textId="26B4BB7F" w:rsidR="005F3E66" w:rsidRPr="00FB6CD7" w:rsidRDefault="00A17DE2" w:rsidP="006F41F7">
      <w:pPr>
        <w:pStyle w:val="Ttulo"/>
        <w:jc w:val="right"/>
        <w:rPr>
          <w:lang w:val="es-VE"/>
        </w:rPr>
      </w:pPr>
      <w:r w:rsidRPr="00FB6CD7">
        <w:rPr>
          <w:lang w:val="es-VE"/>
        </w:rPr>
        <w:fldChar w:fldCharType="begin"/>
      </w:r>
      <w:r w:rsidRPr="00FB6CD7">
        <w:rPr>
          <w:lang w:val="es-VE"/>
        </w:rPr>
        <w:instrText xml:space="preserve"> TITLE  \* Mergeformat </w:instrText>
      </w:r>
      <w:r w:rsidRPr="00FB6CD7">
        <w:rPr>
          <w:lang w:val="es-VE"/>
        </w:rPr>
        <w:fldChar w:fldCharType="separate"/>
      </w:r>
      <w:r w:rsidR="005F3E66" w:rsidRPr="00FB6CD7">
        <w:rPr>
          <w:lang w:val="es-VE"/>
        </w:rPr>
        <w:t xml:space="preserve">Especificación </w:t>
      </w:r>
      <w:r w:rsidR="00A51744" w:rsidRPr="00FB6CD7">
        <w:rPr>
          <w:lang w:val="es-VE"/>
        </w:rPr>
        <w:t>d</w:t>
      </w:r>
      <w:r w:rsidR="005F3E66" w:rsidRPr="00FB6CD7">
        <w:rPr>
          <w:lang w:val="es-VE"/>
        </w:rPr>
        <w:t>e Requerimientos de Software</w:t>
      </w:r>
      <w:r w:rsidRPr="00FB6CD7">
        <w:rPr>
          <w:lang w:val="es-VE"/>
        </w:rPr>
        <w:fldChar w:fldCharType="end"/>
      </w:r>
    </w:p>
    <w:commentRangeStart w:id="0"/>
    <w:p w14:paraId="6D521CF6" w14:textId="154029ED" w:rsidR="005F3E66" w:rsidRPr="00FB6CD7" w:rsidRDefault="00085C17" w:rsidP="006F41F7">
      <w:pPr>
        <w:pStyle w:val="Ttulo"/>
        <w:jc w:val="right"/>
        <w:rPr>
          <w:lang w:val="es-VE"/>
        </w:rPr>
      </w:pPr>
      <w:r w:rsidRPr="00FB6CD7">
        <w:rPr>
          <w:lang w:val="es-VE"/>
        </w:rPr>
        <w:fldChar w:fldCharType="begin"/>
      </w:r>
      <w:r w:rsidRPr="00FB6CD7">
        <w:rPr>
          <w:lang w:val="es-VE"/>
        </w:rPr>
        <w:instrText xml:space="preserve"> SUBJECT  \* Mergeformat </w:instrText>
      </w:r>
      <w:r w:rsidRPr="00FB6CD7">
        <w:rPr>
          <w:lang w:val="es-VE"/>
        </w:rPr>
        <w:fldChar w:fldCharType="separate"/>
      </w:r>
      <w:r w:rsidR="005F3E66" w:rsidRPr="00FB6CD7">
        <w:rPr>
          <w:lang w:val="es-VE"/>
        </w:rPr>
        <w:t>&lt;</w:t>
      </w:r>
      <w:r w:rsidR="00A51744" w:rsidRPr="00FB6CD7">
        <w:rPr>
          <w:lang w:val="es-VE"/>
        </w:rPr>
        <w:t>Trabajoso</w:t>
      </w:r>
      <w:r w:rsidR="005F3E66" w:rsidRPr="00FB6CD7">
        <w:rPr>
          <w:lang w:val="es-VE"/>
        </w:rPr>
        <w:t>&gt;</w:t>
      </w:r>
      <w:r w:rsidRPr="00FB6CD7">
        <w:rPr>
          <w:lang w:val="es-VE"/>
        </w:rPr>
        <w:fldChar w:fldCharType="end"/>
      </w:r>
      <w:commentRangeEnd w:id="0"/>
      <w:r w:rsidR="00F67F68">
        <w:rPr>
          <w:rStyle w:val="Refdecomentario"/>
          <w:rFonts w:ascii="New York" w:hAnsi="New York" w:cs="New York"/>
          <w:b w:val="0"/>
          <w:bCs w:val="0"/>
        </w:rPr>
        <w:commentReference w:id="0"/>
      </w:r>
    </w:p>
    <w:p w14:paraId="022DF831" w14:textId="13AD7A6B" w:rsidR="005F3E66" w:rsidRPr="00FB6CD7" w:rsidRDefault="005F3E66" w:rsidP="006F41F7">
      <w:pPr>
        <w:rPr>
          <w:rFonts w:ascii="Arial" w:hAnsi="Arial" w:cs="Arial"/>
          <w:lang w:val="es-VE"/>
        </w:rPr>
      </w:pPr>
    </w:p>
    <w:p w14:paraId="38972154" w14:textId="257226AE" w:rsidR="005F3E66" w:rsidRPr="00FB6CD7" w:rsidRDefault="005F3E66" w:rsidP="006F41F7">
      <w:pPr>
        <w:pStyle w:val="Ttulo"/>
        <w:jc w:val="right"/>
        <w:rPr>
          <w:lang w:val="es-VE"/>
        </w:rPr>
      </w:pPr>
    </w:p>
    <w:p w14:paraId="18E66FD5" w14:textId="73CA2649" w:rsidR="005F3E66" w:rsidRPr="00FB6CD7" w:rsidRDefault="005F3E66" w:rsidP="006F41F7">
      <w:pPr>
        <w:pStyle w:val="Ttulo"/>
        <w:jc w:val="right"/>
        <w:rPr>
          <w:sz w:val="28"/>
          <w:szCs w:val="28"/>
          <w:lang w:val="es-VE"/>
        </w:rPr>
      </w:pPr>
      <w:r w:rsidRPr="00FB6CD7">
        <w:rPr>
          <w:sz w:val="28"/>
          <w:szCs w:val="28"/>
          <w:lang w:val="es-VE"/>
        </w:rPr>
        <w:t>Versión &lt;</w:t>
      </w:r>
      <w:r w:rsidR="00A51744" w:rsidRPr="00FB6CD7">
        <w:rPr>
          <w:sz w:val="28"/>
          <w:szCs w:val="28"/>
          <w:lang w:val="es-VE"/>
        </w:rPr>
        <w:t>1.1</w:t>
      </w:r>
      <w:r w:rsidRPr="00FB6CD7">
        <w:rPr>
          <w:sz w:val="28"/>
          <w:szCs w:val="28"/>
          <w:lang w:val="es-VE"/>
        </w:rPr>
        <w:t>&gt;</w:t>
      </w:r>
    </w:p>
    <w:p w14:paraId="5B5D0077" w14:textId="115BA9DB" w:rsidR="005F3E66" w:rsidRPr="00FB6CD7" w:rsidRDefault="005F3E66" w:rsidP="006F41F7">
      <w:pPr>
        <w:rPr>
          <w:rFonts w:ascii="Arial" w:hAnsi="Arial" w:cs="Arial"/>
          <w:lang w:val="es-VE"/>
        </w:rPr>
      </w:pPr>
    </w:p>
    <w:p w14:paraId="59E8EC72" w14:textId="7E89B21A" w:rsidR="005F3E66" w:rsidRPr="00FB6CD7" w:rsidRDefault="00A51744" w:rsidP="006F41F7">
      <w:pPr>
        <w:pStyle w:val="Textodecuerpo"/>
        <w:keepLines w:val="0"/>
        <w:ind w:left="0"/>
        <w:rPr>
          <w:rFonts w:ascii="Arial" w:hAnsi="Arial" w:cs="Arial"/>
          <w:lang w:val="es-VE"/>
        </w:rPr>
      </w:pPr>
      <w:r w:rsidRPr="00FB6CD7">
        <w:rPr>
          <w:rFonts w:ascii="Arial" w:hAnsi="Arial" w:cs="Arial"/>
          <w:noProof/>
          <w:lang w:val="es-ES" w:eastAsia="es-ES"/>
        </w:rPr>
        <w:drawing>
          <wp:anchor distT="0" distB="0" distL="114300" distR="114300" simplePos="0" relativeHeight="251654656" behindDoc="0" locked="0" layoutInCell="1" allowOverlap="1" wp14:anchorId="276A3F11" wp14:editId="1968E2BD">
            <wp:simplePos x="0" y="0"/>
            <wp:positionH relativeFrom="column">
              <wp:posOffset>3708400</wp:posOffset>
            </wp:positionH>
            <wp:positionV relativeFrom="paragraph">
              <wp:posOffset>47625</wp:posOffset>
            </wp:positionV>
            <wp:extent cx="2310765" cy="2651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5" cy="2651760"/>
                    </a:xfrm>
                    <a:prstGeom prst="rect">
                      <a:avLst/>
                    </a:prstGeom>
                    <a:noFill/>
                  </pic:spPr>
                </pic:pic>
              </a:graphicData>
            </a:graphic>
            <wp14:sizeRelH relativeFrom="page">
              <wp14:pctWidth>0</wp14:pctWidth>
            </wp14:sizeRelH>
            <wp14:sizeRelV relativeFrom="page">
              <wp14:pctHeight>0</wp14:pctHeight>
            </wp14:sizeRelV>
          </wp:anchor>
        </w:drawing>
      </w:r>
    </w:p>
    <w:p w14:paraId="57C3A781" w14:textId="75836F48" w:rsidR="005F3E66" w:rsidRPr="00FB6CD7" w:rsidRDefault="005F3E66" w:rsidP="006F41F7">
      <w:pPr>
        <w:rPr>
          <w:rFonts w:ascii="Arial" w:hAnsi="Arial" w:cs="Arial"/>
          <w:lang w:val="es-VE"/>
        </w:rPr>
        <w:sectPr w:rsidR="005F3E66" w:rsidRPr="00FB6CD7">
          <w:headerReference w:type="default" r:id="rId11"/>
          <w:endnotePr>
            <w:numFmt w:val="decimal"/>
          </w:endnotePr>
          <w:pgSz w:w="12240" w:h="15840"/>
          <w:pgMar w:top="1417" w:right="1440" w:bottom="1417" w:left="1440" w:header="720" w:footer="720" w:gutter="0"/>
          <w:cols w:space="720"/>
          <w:vAlign w:val="center"/>
        </w:sectPr>
      </w:pPr>
    </w:p>
    <w:p w14:paraId="07FDF4C1" w14:textId="77777777" w:rsidR="005F3E66" w:rsidRPr="00FB6CD7" w:rsidRDefault="005F3E66" w:rsidP="006F41F7">
      <w:pPr>
        <w:pStyle w:val="Ttulo"/>
        <w:rPr>
          <w:lang w:val="es-VE"/>
        </w:rPr>
      </w:pPr>
      <w:r w:rsidRPr="00FB6CD7">
        <w:rPr>
          <w:lang w:val="es-VE"/>
        </w:rPr>
        <w:lastRenderedPageBreak/>
        <w:t>Histórico de Revisiones</w:t>
      </w:r>
    </w:p>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1134"/>
        <w:gridCol w:w="4398"/>
        <w:gridCol w:w="2304"/>
      </w:tblGrid>
      <w:tr w:rsidR="005F3E66" w:rsidRPr="00FB6CD7" w14:paraId="73CDE9BD" w14:textId="77777777">
        <w:tc>
          <w:tcPr>
            <w:tcW w:w="1668" w:type="dxa"/>
          </w:tcPr>
          <w:p w14:paraId="34A35160" w14:textId="77777777" w:rsidR="005F3E66" w:rsidRPr="00FB6CD7" w:rsidRDefault="005F3E66" w:rsidP="006F41F7">
            <w:pPr>
              <w:pStyle w:val="Tabletext"/>
              <w:keepLines w:val="0"/>
              <w:jc w:val="center"/>
              <w:rPr>
                <w:rFonts w:ascii="Arial" w:hAnsi="Arial" w:cs="Arial"/>
                <w:b/>
                <w:bCs/>
                <w:lang w:val="es-VE"/>
              </w:rPr>
            </w:pPr>
            <w:r w:rsidRPr="00FB6CD7">
              <w:rPr>
                <w:rFonts w:ascii="Arial" w:hAnsi="Arial" w:cs="Arial"/>
                <w:b/>
                <w:bCs/>
                <w:lang w:val="es-VE"/>
              </w:rPr>
              <w:t>Fecha</w:t>
            </w:r>
          </w:p>
        </w:tc>
        <w:tc>
          <w:tcPr>
            <w:tcW w:w="1134" w:type="dxa"/>
          </w:tcPr>
          <w:p w14:paraId="7875B1BA" w14:textId="77777777" w:rsidR="005F3E66" w:rsidRPr="00FB6CD7" w:rsidRDefault="005F3E66" w:rsidP="006F41F7">
            <w:pPr>
              <w:pStyle w:val="Tabletext"/>
              <w:keepLines w:val="0"/>
              <w:jc w:val="center"/>
              <w:rPr>
                <w:rFonts w:ascii="Arial" w:hAnsi="Arial" w:cs="Arial"/>
                <w:b/>
                <w:bCs/>
                <w:lang w:val="es-VE"/>
              </w:rPr>
            </w:pPr>
            <w:r w:rsidRPr="00FB6CD7">
              <w:rPr>
                <w:rFonts w:ascii="Arial" w:hAnsi="Arial" w:cs="Arial"/>
                <w:b/>
                <w:bCs/>
                <w:lang w:val="es-VE"/>
              </w:rPr>
              <w:t>Versión</w:t>
            </w:r>
          </w:p>
        </w:tc>
        <w:tc>
          <w:tcPr>
            <w:tcW w:w="4398" w:type="dxa"/>
          </w:tcPr>
          <w:p w14:paraId="56303550" w14:textId="77777777" w:rsidR="005F3E66" w:rsidRPr="00FB6CD7" w:rsidRDefault="005F3E66" w:rsidP="006F41F7">
            <w:pPr>
              <w:pStyle w:val="Tabletext"/>
              <w:keepLines w:val="0"/>
              <w:jc w:val="center"/>
              <w:rPr>
                <w:rFonts w:ascii="Arial" w:hAnsi="Arial" w:cs="Arial"/>
                <w:b/>
                <w:bCs/>
                <w:lang w:val="es-VE"/>
              </w:rPr>
            </w:pPr>
            <w:r w:rsidRPr="00FB6CD7">
              <w:rPr>
                <w:rFonts w:ascii="Arial" w:hAnsi="Arial" w:cs="Arial"/>
                <w:b/>
                <w:bCs/>
                <w:lang w:val="es-VE"/>
              </w:rPr>
              <w:t>Descripción</w:t>
            </w:r>
          </w:p>
        </w:tc>
        <w:tc>
          <w:tcPr>
            <w:tcW w:w="2304" w:type="dxa"/>
          </w:tcPr>
          <w:p w14:paraId="127A2AF0" w14:textId="77777777" w:rsidR="005F3E66" w:rsidRPr="00FB6CD7" w:rsidRDefault="005F3E66" w:rsidP="006F41F7">
            <w:pPr>
              <w:pStyle w:val="Tabletext"/>
              <w:keepLines w:val="0"/>
              <w:jc w:val="center"/>
              <w:rPr>
                <w:rFonts w:ascii="Arial" w:hAnsi="Arial" w:cs="Arial"/>
                <w:b/>
                <w:bCs/>
                <w:lang w:val="es-VE"/>
              </w:rPr>
            </w:pPr>
            <w:r w:rsidRPr="00FB6CD7">
              <w:rPr>
                <w:rFonts w:ascii="Arial" w:hAnsi="Arial" w:cs="Arial"/>
                <w:b/>
                <w:bCs/>
                <w:lang w:val="es-VE"/>
              </w:rPr>
              <w:t>Autor(es)</w:t>
            </w:r>
          </w:p>
        </w:tc>
      </w:tr>
      <w:tr w:rsidR="00A51744" w:rsidRPr="00142753" w14:paraId="4E11053D" w14:textId="77777777">
        <w:tc>
          <w:tcPr>
            <w:tcW w:w="1668" w:type="dxa"/>
          </w:tcPr>
          <w:p w14:paraId="3D8CEC79" w14:textId="6A7EC285" w:rsidR="00A51744" w:rsidRPr="00FB6CD7" w:rsidRDefault="00A51744" w:rsidP="00A51744">
            <w:pPr>
              <w:pStyle w:val="InfoBlue"/>
              <w:rPr>
                <w:lang w:val="es-VE"/>
              </w:rPr>
            </w:pPr>
            <w:r w:rsidRPr="00FB6CD7">
              <w:rPr>
                <w:i w:val="0"/>
                <w:iCs w:val="0"/>
                <w:color w:val="000000" w:themeColor="text1"/>
                <w:lang w:val="es-VE"/>
              </w:rPr>
              <w:t>17/10/2019</w:t>
            </w:r>
          </w:p>
        </w:tc>
        <w:tc>
          <w:tcPr>
            <w:tcW w:w="1134" w:type="dxa"/>
          </w:tcPr>
          <w:p w14:paraId="6258BEB0" w14:textId="49A18E32" w:rsidR="00A51744" w:rsidRPr="00FB6CD7" w:rsidRDefault="00A51744" w:rsidP="00A51744">
            <w:pPr>
              <w:pStyle w:val="InfoBlue"/>
              <w:rPr>
                <w:lang w:val="es-VE"/>
              </w:rPr>
            </w:pPr>
            <w:r w:rsidRPr="00FB6CD7">
              <w:rPr>
                <w:i w:val="0"/>
                <w:iCs w:val="0"/>
                <w:color w:val="000000" w:themeColor="text1"/>
                <w:lang w:val="es-VE"/>
              </w:rPr>
              <w:t>1.0</w:t>
            </w:r>
          </w:p>
        </w:tc>
        <w:tc>
          <w:tcPr>
            <w:tcW w:w="4398" w:type="dxa"/>
          </w:tcPr>
          <w:p w14:paraId="593D33A4" w14:textId="77777777" w:rsidR="00A51744" w:rsidRDefault="00A51744" w:rsidP="00A51744">
            <w:pPr>
              <w:pStyle w:val="InfoBlue"/>
              <w:rPr>
                <w:i w:val="0"/>
                <w:iCs w:val="0"/>
                <w:color w:val="000000" w:themeColor="text1"/>
                <w:lang w:val="es-VE"/>
              </w:rPr>
            </w:pPr>
            <w:r w:rsidRPr="00FB6CD7">
              <w:rPr>
                <w:i w:val="0"/>
                <w:iCs w:val="0"/>
                <w:color w:val="000000" w:themeColor="text1"/>
                <w:lang w:val="es-VE"/>
              </w:rPr>
              <w:t>En esta versión se desarrollaron las características del sistema, los modelos de casos de uso, las especificaciones funcionales y los requerimientos suplementarios de la primera iteración.</w:t>
            </w:r>
            <w:r w:rsidR="00142753">
              <w:rPr>
                <w:i w:val="0"/>
                <w:iCs w:val="0"/>
                <w:color w:val="000000" w:themeColor="text1"/>
                <w:lang w:val="es-VE"/>
              </w:rPr>
              <w:t xml:space="preserve"> Las características a realizar para la primera iteración son:</w:t>
            </w:r>
          </w:p>
          <w:p w14:paraId="4D0FEBCA" w14:textId="21F119FB" w:rsidR="00142753" w:rsidRDefault="00142753" w:rsidP="00142753">
            <w:pPr>
              <w:pStyle w:val="Textodecuerpo"/>
              <w:numPr>
                <w:ilvl w:val="0"/>
                <w:numId w:val="10"/>
              </w:numPr>
              <w:rPr>
                <w:lang w:val="es-VE"/>
              </w:rPr>
            </w:pPr>
            <w:r>
              <w:rPr>
                <w:lang w:val="es-VE"/>
              </w:rPr>
              <w:t>Gestión del Perfil para Aspirantes</w:t>
            </w:r>
          </w:p>
          <w:p w14:paraId="50A990B3" w14:textId="45A6982D" w:rsidR="00142753" w:rsidRDefault="00142753" w:rsidP="00142753">
            <w:pPr>
              <w:pStyle w:val="Textodecuerpo"/>
              <w:numPr>
                <w:ilvl w:val="0"/>
                <w:numId w:val="10"/>
              </w:numPr>
              <w:rPr>
                <w:lang w:val="es-VE"/>
              </w:rPr>
            </w:pPr>
            <w:r>
              <w:rPr>
                <w:lang w:val="es-VE"/>
              </w:rPr>
              <w:t>Gestión del Perfil para Empresas</w:t>
            </w:r>
          </w:p>
          <w:p w14:paraId="019852E3" w14:textId="6EB95F43" w:rsidR="00142753" w:rsidRPr="00142753" w:rsidRDefault="00142753" w:rsidP="00142753">
            <w:pPr>
              <w:pStyle w:val="Textodecuerpo"/>
              <w:numPr>
                <w:ilvl w:val="0"/>
                <w:numId w:val="10"/>
              </w:numPr>
              <w:rPr>
                <w:lang w:val="es-VE"/>
              </w:rPr>
            </w:pPr>
            <w:r>
              <w:rPr>
                <w:lang w:val="es-VE"/>
              </w:rPr>
              <w:t>Gestión de Usuarios</w:t>
            </w:r>
          </w:p>
        </w:tc>
        <w:tc>
          <w:tcPr>
            <w:tcW w:w="2304" w:type="dxa"/>
          </w:tcPr>
          <w:p w14:paraId="4BB085FC" w14:textId="283CD8B3" w:rsidR="00A51744" w:rsidRPr="00FB6CD7" w:rsidRDefault="00A51744" w:rsidP="00A51744">
            <w:pPr>
              <w:pStyle w:val="InfoBlue"/>
              <w:rPr>
                <w:lang w:val="es-VE"/>
              </w:rPr>
            </w:pPr>
            <w:r w:rsidRPr="00FB6CD7">
              <w:rPr>
                <w:i w:val="0"/>
                <w:iCs w:val="0"/>
                <w:color w:val="000000" w:themeColor="text1"/>
                <w:lang w:val="es-VE"/>
              </w:rPr>
              <w:t>Mickel Arroz, Andrea Mendoza, Andrés Perdomo, José Ramírez, Ricardo Salvatorelli</w:t>
            </w:r>
          </w:p>
        </w:tc>
      </w:tr>
      <w:tr w:rsidR="005F3E66" w:rsidRPr="00142753" w14:paraId="62A03277" w14:textId="77777777">
        <w:tc>
          <w:tcPr>
            <w:tcW w:w="1668" w:type="dxa"/>
          </w:tcPr>
          <w:p w14:paraId="7E02E1A7" w14:textId="66CC08A7" w:rsidR="005F3E66" w:rsidRPr="00FB6CD7" w:rsidRDefault="00A51744" w:rsidP="006F41F7">
            <w:pPr>
              <w:pStyle w:val="Tabletext"/>
              <w:keepLines w:val="0"/>
              <w:rPr>
                <w:lang w:val="es-VE"/>
              </w:rPr>
            </w:pPr>
            <w:r w:rsidRPr="00FB6CD7">
              <w:rPr>
                <w:lang w:val="es-VE"/>
              </w:rPr>
              <w:t>7/12/2019</w:t>
            </w:r>
          </w:p>
        </w:tc>
        <w:tc>
          <w:tcPr>
            <w:tcW w:w="1134" w:type="dxa"/>
          </w:tcPr>
          <w:p w14:paraId="4F97C478" w14:textId="6EF5D8F4" w:rsidR="005F3E66" w:rsidRPr="00FB6CD7" w:rsidRDefault="00A51744" w:rsidP="006F41F7">
            <w:pPr>
              <w:pStyle w:val="Tabletext"/>
              <w:keepLines w:val="0"/>
              <w:rPr>
                <w:lang w:val="es-VE"/>
              </w:rPr>
            </w:pPr>
            <w:r w:rsidRPr="00FB6CD7">
              <w:rPr>
                <w:lang w:val="es-VE"/>
              </w:rPr>
              <w:t>1.1</w:t>
            </w:r>
          </w:p>
        </w:tc>
        <w:tc>
          <w:tcPr>
            <w:tcW w:w="4398" w:type="dxa"/>
          </w:tcPr>
          <w:p w14:paraId="0C5912BA" w14:textId="2003B370" w:rsidR="005F3E66" w:rsidRPr="00FB6CD7" w:rsidRDefault="00A51744" w:rsidP="00F67F68">
            <w:pPr>
              <w:pStyle w:val="Tabletext"/>
              <w:keepLines w:val="0"/>
              <w:rPr>
                <w:lang w:val="es-VE"/>
              </w:rPr>
            </w:pPr>
            <w:r w:rsidRPr="00FB6CD7">
              <w:rPr>
                <w:lang w:val="es-VE"/>
              </w:rPr>
              <w:t xml:space="preserve">En esta versión se desarrollaron </w:t>
            </w:r>
            <w:ins w:id="2" w:author="Maria Angelica Perez de Ovalles" w:date="2019-12-17T09:43:00Z">
              <w:r w:rsidR="00F67F68">
                <w:rPr>
                  <w:lang w:val="es-VE"/>
                </w:rPr>
                <w:t xml:space="preserve">todas </w:t>
              </w:r>
            </w:ins>
            <w:r w:rsidRPr="00FB6CD7">
              <w:rPr>
                <w:lang w:val="es-VE"/>
              </w:rPr>
              <w:t>las características del sistema, se extendió el modelo de casos de uso, se agregaron nuevas especificaciones de casos de uso y se modificaron las especificaciones de casos de uso anteriores, se modificaron los requerimientos funcionales y se agregaron requerimientos funcionales nuevos y se corrigieron los requerimientos suplementarios.</w:t>
            </w:r>
            <w:r w:rsidR="00142753">
              <w:rPr>
                <w:lang w:val="es-VE"/>
              </w:rPr>
              <w:t xml:space="preserve"> </w:t>
            </w:r>
            <w:del w:id="3" w:author="Maria Angelica Perez de Ovalles" w:date="2019-12-17T09:44:00Z">
              <w:r w:rsidR="00142753" w:rsidDel="00F67F68">
                <w:rPr>
                  <w:lang w:val="es-VE"/>
                </w:rPr>
                <w:delText>Para la segunda iteración se realizaron todas las características del sistema.</w:delText>
              </w:r>
            </w:del>
          </w:p>
        </w:tc>
        <w:tc>
          <w:tcPr>
            <w:tcW w:w="2304" w:type="dxa"/>
          </w:tcPr>
          <w:p w14:paraId="503028F6" w14:textId="5C20C60C" w:rsidR="005F3E66" w:rsidRPr="00FB6CD7" w:rsidRDefault="00A51744" w:rsidP="006F41F7">
            <w:pPr>
              <w:pStyle w:val="Tabletext"/>
              <w:keepLines w:val="0"/>
              <w:rPr>
                <w:lang w:val="es-VE"/>
              </w:rPr>
            </w:pPr>
            <w:r w:rsidRPr="00FB6CD7">
              <w:rPr>
                <w:color w:val="000000" w:themeColor="text1"/>
                <w:lang w:val="es-VE"/>
              </w:rPr>
              <w:t>Mickel Arroz, Andrea Mendoza, Andrés Perdomo, José Ramírez, Ricardo Salvatorelli</w:t>
            </w:r>
          </w:p>
        </w:tc>
      </w:tr>
      <w:tr w:rsidR="005F3E66" w:rsidRPr="00142753" w14:paraId="313EF6FA" w14:textId="77777777">
        <w:tc>
          <w:tcPr>
            <w:tcW w:w="1668" w:type="dxa"/>
          </w:tcPr>
          <w:p w14:paraId="36BCFBE9" w14:textId="77777777" w:rsidR="005F3E66" w:rsidRPr="00FB6CD7" w:rsidRDefault="005F3E66" w:rsidP="006F41F7">
            <w:pPr>
              <w:pStyle w:val="Tabletext"/>
              <w:keepLines w:val="0"/>
              <w:rPr>
                <w:lang w:val="es-VE"/>
              </w:rPr>
            </w:pPr>
          </w:p>
        </w:tc>
        <w:tc>
          <w:tcPr>
            <w:tcW w:w="1134" w:type="dxa"/>
          </w:tcPr>
          <w:p w14:paraId="0B18FD14" w14:textId="77777777" w:rsidR="005F3E66" w:rsidRPr="00FB6CD7" w:rsidRDefault="005F3E66" w:rsidP="006F41F7">
            <w:pPr>
              <w:pStyle w:val="Tabletext"/>
              <w:keepLines w:val="0"/>
              <w:rPr>
                <w:lang w:val="es-VE"/>
              </w:rPr>
            </w:pPr>
          </w:p>
        </w:tc>
        <w:tc>
          <w:tcPr>
            <w:tcW w:w="4398" w:type="dxa"/>
          </w:tcPr>
          <w:p w14:paraId="58B19D2A" w14:textId="77777777" w:rsidR="005F3E66" w:rsidRPr="00FB6CD7" w:rsidRDefault="005F3E66" w:rsidP="006F41F7">
            <w:pPr>
              <w:pStyle w:val="Tabletext"/>
              <w:keepLines w:val="0"/>
              <w:rPr>
                <w:lang w:val="es-VE"/>
              </w:rPr>
            </w:pPr>
          </w:p>
        </w:tc>
        <w:tc>
          <w:tcPr>
            <w:tcW w:w="2304" w:type="dxa"/>
          </w:tcPr>
          <w:p w14:paraId="30E7373D" w14:textId="77777777" w:rsidR="005F3E66" w:rsidRPr="00FB6CD7" w:rsidRDefault="005F3E66" w:rsidP="006F41F7">
            <w:pPr>
              <w:pStyle w:val="Tabletext"/>
              <w:keepLines w:val="0"/>
              <w:rPr>
                <w:lang w:val="es-VE"/>
              </w:rPr>
            </w:pPr>
          </w:p>
        </w:tc>
      </w:tr>
      <w:tr w:rsidR="005F3E66" w:rsidRPr="00142753" w14:paraId="4EBB6B88" w14:textId="77777777">
        <w:tc>
          <w:tcPr>
            <w:tcW w:w="1668" w:type="dxa"/>
          </w:tcPr>
          <w:p w14:paraId="5795AA2A" w14:textId="77777777" w:rsidR="005F3E66" w:rsidRPr="00FB6CD7" w:rsidRDefault="005F3E66" w:rsidP="006F41F7">
            <w:pPr>
              <w:pStyle w:val="Tabletext"/>
              <w:keepLines w:val="0"/>
              <w:rPr>
                <w:lang w:val="es-VE"/>
              </w:rPr>
            </w:pPr>
          </w:p>
        </w:tc>
        <w:tc>
          <w:tcPr>
            <w:tcW w:w="1134" w:type="dxa"/>
          </w:tcPr>
          <w:p w14:paraId="23ADE2D4" w14:textId="77777777" w:rsidR="005F3E66" w:rsidRPr="00FB6CD7" w:rsidRDefault="005F3E66" w:rsidP="006F41F7">
            <w:pPr>
              <w:pStyle w:val="Tabletext"/>
              <w:keepLines w:val="0"/>
              <w:rPr>
                <w:lang w:val="es-VE"/>
              </w:rPr>
            </w:pPr>
          </w:p>
        </w:tc>
        <w:tc>
          <w:tcPr>
            <w:tcW w:w="4398" w:type="dxa"/>
          </w:tcPr>
          <w:p w14:paraId="60E3A320" w14:textId="77777777" w:rsidR="005F3E66" w:rsidRPr="00FB6CD7" w:rsidRDefault="005F3E66" w:rsidP="006F41F7">
            <w:pPr>
              <w:pStyle w:val="Tabletext"/>
              <w:keepLines w:val="0"/>
              <w:rPr>
                <w:lang w:val="es-VE"/>
              </w:rPr>
            </w:pPr>
          </w:p>
        </w:tc>
        <w:tc>
          <w:tcPr>
            <w:tcW w:w="2304" w:type="dxa"/>
          </w:tcPr>
          <w:p w14:paraId="17F5E0BD" w14:textId="77777777" w:rsidR="005F3E66" w:rsidRPr="00FB6CD7" w:rsidRDefault="005F3E66" w:rsidP="006F41F7">
            <w:pPr>
              <w:pStyle w:val="Tabletext"/>
              <w:keepLines w:val="0"/>
              <w:rPr>
                <w:lang w:val="es-VE"/>
              </w:rPr>
            </w:pPr>
          </w:p>
        </w:tc>
      </w:tr>
    </w:tbl>
    <w:p w14:paraId="07191514" w14:textId="77777777" w:rsidR="005F3E66" w:rsidRPr="00FB6CD7" w:rsidRDefault="005F3E66" w:rsidP="006F41F7">
      <w:pPr>
        <w:rPr>
          <w:rFonts w:ascii="Arial" w:hAnsi="Arial" w:cs="Arial"/>
          <w:lang w:val="es-VE"/>
        </w:rPr>
      </w:pPr>
    </w:p>
    <w:p w14:paraId="00712072" w14:textId="0F8638B1" w:rsidR="00FB6CD7" w:rsidRDefault="005F3E66" w:rsidP="008B7503">
      <w:pPr>
        <w:pStyle w:val="Ttulo"/>
        <w:rPr>
          <w:lang w:val="es-VE"/>
        </w:rPr>
      </w:pPr>
      <w:r w:rsidRPr="00FB6CD7">
        <w:rPr>
          <w:lang w:val="es-VE"/>
        </w:rPr>
        <w:br w:type="page"/>
      </w:r>
    </w:p>
    <w:p w14:paraId="2B398963" w14:textId="77777777" w:rsidR="008B7503" w:rsidRPr="008B7503" w:rsidRDefault="008B7503" w:rsidP="008B7503">
      <w:pPr>
        <w:rPr>
          <w:lang w:val="es-VE"/>
        </w:rPr>
      </w:pPr>
    </w:p>
    <w:sdt>
      <w:sdtPr>
        <w:rPr>
          <w:rFonts w:ascii="Times New Roman" w:eastAsia="Times New Roman" w:hAnsi="Times New Roman" w:cs="Times New Roman"/>
          <w:color w:val="auto"/>
          <w:sz w:val="20"/>
          <w:szCs w:val="20"/>
          <w:lang w:val="es-VE"/>
        </w:rPr>
        <w:id w:val="-1903906890"/>
        <w:docPartObj>
          <w:docPartGallery w:val="Table of Contents"/>
          <w:docPartUnique/>
        </w:docPartObj>
      </w:sdtPr>
      <w:sdtEndPr/>
      <w:sdtContent>
        <w:p w14:paraId="1C16DBC4" w14:textId="20D386DE" w:rsidR="00FB6CD7" w:rsidRPr="00FB6CD7" w:rsidRDefault="00FB6CD7" w:rsidP="00FB6CD7">
          <w:pPr>
            <w:pStyle w:val="Encabezadodetabladecontenido"/>
            <w:jc w:val="center"/>
            <w:rPr>
              <w:rFonts w:ascii="Arial" w:hAnsi="Arial" w:cs="Arial"/>
              <w:b/>
              <w:bCs/>
              <w:color w:val="000000" w:themeColor="text1"/>
              <w:sz w:val="36"/>
              <w:szCs w:val="36"/>
              <w:lang w:val="es-VE"/>
            </w:rPr>
          </w:pPr>
          <w:r w:rsidRPr="00FB6CD7">
            <w:rPr>
              <w:rFonts w:ascii="Arial" w:hAnsi="Arial" w:cs="Arial"/>
              <w:b/>
              <w:bCs/>
              <w:color w:val="000000" w:themeColor="text1"/>
              <w:sz w:val="36"/>
              <w:szCs w:val="36"/>
              <w:lang w:val="es-VE"/>
            </w:rPr>
            <w:t>Tabla de Contenidos</w:t>
          </w:r>
        </w:p>
        <w:p w14:paraId="33F99DB5" w14:textId="71FD29D5" w:rsidR="00FB6CD7" w:rsidRPr="008B7503" w:rsidRDefault="00FB6CD7">
          <w:pPr>
            <w:pStyle w:val="TDC1"/>
            <w:rPr>
              <w:b/>
              <w:bCs/>
              <w:sz w:val="22"/>
              <w:szCs w:val="22"/>
              <w:lang w:val="es-VE"/>
            </w:rPr>
          </w:pPr>
          <w:r w:rsidRPr="008B7503">
            <w:rPr>
              <w:b/>
              <w:bCs/>
              <w:sz w:val="22"/>
              <w:szCs w:val="22"/>
              <w:lang w:val="es-VE"/>
            </w:rPr>
            <w:t>Características del Sistema</w:t>
          </w:r>
          <w:r w:rsidRPr="008B7503">
            <w:rPr>
              <w:sz w:val="22"/>
              <w:szCs w:val="22"/>
              <w:lang w:val="es-VE"/>
            </w:rPr>
            <w:ptab w:relativeTo="margin" w:alignment="right" w:leader="dot"/>
          </w:r>
          <w:r w:rsidR="008B7503">
            <w:rPr>
              <w:b/>
              <w:bCs/>
              <w:sz w:val="22"/>
              <w:szCs w:val="22"/>
              <w:lang w:val="es-VE"/>
            </w:rPr>
            <w:t>4</w:t>
          </w:r>
        </w:p>
        <w:p w14:paraId="6F78A6C6" w14:textId="2232E388" w:rsidR="00FB6CD7" w:rsidRPr="008B7503" w:rsidRDefault="00FB6CD7" w:rsidP="00FB6CD7">
          <w:pPr>
            <w:pStyle w:val="TDC1"/>
            <w:rPr>
              <w:sz w:val="22"/>
              <w:szCs w:val="22"/>
              <w:lang w:val="es-VE"/>
            </w:rPr>
          </w:pPr>
          <w:r w:rsidRPr="008B7503">
            <w:rPr>
              <w:b/>
              <w:bCs/>
              <w:sz w:val="22"/>
              <w:szCs w:val="22"/>
              <w:lang w:val="es-VE"/>
            </w:rPr>
            <w:t>Modelo de Casos de Uso</w:t>
          </w:r>
          <w:r w:rsidRPr="008B7503">
            <w:rPr>
              <w:sz w:val="22"/>
              <w:szCs w:val="22"/>
              <w:lang w:val="es-VE"/>
            </w:rPr>
            <w:ptab w:relativeTo="margin" w:alignment="right" w:leader="dot"/>
          </w:r>
          <w:r w:rsidR="008B7503">
            <w:rPr>
              <w:b/>
              <w:bCs/>
              <w:sz w:val="22"/>
              <w:szCs w:val="22"/>
              <w:lang w:val="es-VE"/>
            </w:rPr>
            <w:t>6</w:t>
          </w:r>
        </w:p>
        <w:p w14:paraId="138FD0D6" w14:textId="2B56A501" w:rsidR="00FB6CD7" w:rsidRPr="008B7503" w:rsidRDefault="00FB6CD7" w:rsidP="00FB6CD7">
          <w:pPr>
            <w:pStyle w:val="TDC2"/>
            <w:ind w:left="216"/>
            <w:rPr>
              <w:sz w:val="22"/>
              <w:szCs w:val="22"/>
              <w:lang w:val="es-VE"/>
            </w:rPr>
          </w:pPr>
          <w:r w:rsidRPr="008B7503">
            <w:rPr>
              <w:sz w:val="22"/>
              <w:szCs w:val="22"/>
              <w:lang w:val="es-VE"/>
            </w:rPr>
            <w:t>Diagrama de Casos de Uso</w:t>
          </w:r>
          <w:r w:rsidRPr="008B7503">
            <w:rPr>
              <w:sz w:val="22"/>
              <w:szCs w:val="22"/>
              <w:lang w:val="es-VE"/>
            </w:rPr>
            <w:ptab w:relativeTo="margin" w:alignment="right" w:leader="dot"/>
          </w:r>
          <w:r w:rsidR="008B7503">
            <w:rPr>
              <w:sz w:val="22"/>
              <w:szCs w:val="22"/>
              <w:lang w:val="es-VE"/>
            </w:rPr>
            <w:t>6</w:t>
          </w:r>
        </w:p>
        <w:p w14:paraId="691E4E14" w14:textId="7292B881" w:rsidR="00FB6CD7" w:rsidRPr="008B7503" w:rsidRDefault="00FB6CD7" w:rsidP="00FB6CD7">
          <w:pPr>
            <w:pStyle w:val="TDC2"/>
            <w:ind w:left="216"/>
            <w:rPr>
              <w:sz w:val="22"/>
              <w:szCs w:val="22"/>
              <w:lang w:val="es-VE"/>
            </w:rPr>
          </w:pPr>
          <w:r w:rsidRPr="008B7503">
            <w:rPr>
              <w:sz w:val="22"/>
              <w:szCs w:val="22"/>
              <w:lang w:val="es-VE"/>
            </w:rPr>
            <w:t>Resumen de Casos e Uso y Actores</w:t>
          </w:r>
          <w:r w:rsidRPr="008B7503">
            <w:rPr>
              <w:sz w:val="22"/>
              <w:szCs w:val="22"/>
              <w:lang w:val="es-VE"/>
            </w:rPr>
            <w:ptab w:relativeTo="margin" w:alignment="right" w:leader="dot"/>
          </w:r>
          <w:r w:rsidR="008B7503">
            <w:rPr>
              <w:sz w:val="22"/>
              <w:szCs w:val="22"/>
              <w:lang w:val="es-VE"/>
            </w:rPr>
            <w:t>7</w:t>
          </w:r>
        </w:p>
        <w:p w14:paraId="7951FB5D" w14:textId="515CD829" w:rsidR="00FB6CD7" w:rsidRPr="008B7503" w:rsidRDefault="00FB6CD7" w:rsidP="00FB6CD7">
          <w:pPr>
            <w:pStyle w:val="TDC2"/>
            <w:ind w:left="216"/>
            <w:rPr>
              <w:sz w:val="22"/>
              <w:szCs w:val="22"/>
              <w:lang w:val="es-VE"/>
            </w:rPr>
          </w:pPr>
          <w:r w:rsidRPr="008B7503">
            <w:rPr>
              <w:sz w:val="22"/>
              <w:szCs w:val="22"/>
              <w:lang w:val="es-VE"/>
            </w:rPr>
            <w:t>Especificaciones de Casos de Uso</w:t>
          </w:r>
          <w:r w:rsidRPr="008B7503">
            <w:rPr>
              <w:sz w:val="22"/>
              <w:szCs w:val="22"/>
              <w:lang w:val="es-VE"/>
            </w:rPr>
            <w:ptab w:relativeTo="margin" w:alignment="right" w:leader="dot"/>
          </w:r>
          <w:r w:rsidR="008B7503">
            <w:rPr>
              <w:sz w:val="22"/>
              <w:szCs w:val="22"/>
              <w:lang w:val="es-VE"/>
            </w:rPr>
            <w:t>8</w:t>
          </w:r>
        </w:p>
        <w:p w14:paraId="75003D14" w14:textId="59F57DE4" w:rsidR="00FB6CD7" w:rsidRPr="008B7503" w:rsidRDefault="00FB6CD7" w:rsidP="00FB6CD7">
          <w:pPr>
            <w:pStyle w:val="TDC2"/>
            <w:ind w:left="216"/>
            <w:rPr>
              <w:sz w:val="22"/>
              <w:szCs w:val="22"/>
              <w:lang w:val="es-VE"/>
            </w:rPr>
          </w:pPr>
          <w:r w:rsidRPr="008B7503">
            <w:rPr>
              <w:sz w:val="22"/>
              <w:szCs w:val="22"/>
              <w:lang w:val="es-VE"/>
            </w:rPr>
            <w:t xml:space="preserve">       Caso de Uso 1: Gestionar Aspirante </w:t>
          </w:r>
          <w:r w:rsidRPr="008B7503">
            <w:rPr>
              <w:sz w:val="22"/>
              <w:szCs w:val="22"/>
              <w:lang w:val="es-VE"/>
            </w:rPr>
            <w:ptab w:relativeTo="margin" w:alignment="right" w:leader="dot"/>
          </w:r>
          <w:r w:rsidR="008B7503">
            <w:rPr>
              <w:sz w:val="22"/>
              <w:szCs w:val="22"/>
              <w:lang w:val="es-VE"/>
            </w:rPr>
            <w:t>8</w:t>
          </w:r>
        </w:p>
        <w:p w14:paraId="25342865" w14:textId="193F7AC2" w:rsidR="00FB6CD7" w:rsidRPr="008B7503" w:rsidRDefault="00FB6CD7" w:rsidP="00FB6CD7">
          <w:pPr>
            <w:pStyle w:val="TDC2"/>
            <w:ind w:left="216"/>
            <w:rPr>
              <w:sz w:val="22"/>
              <w:szCs w:val="22"/>
              <w:lang w:val="es-VE"/>
            </w:rPr>
          </w:pPr>
          <w:r w:rsidRPr="008B7503">
            <w:rPr>
              <w:sz w:val="22"/>
              <w:szCs w:val="22"/>
              <w:lang w:val="es-VE"/>
            </w:rPr>
            <w:t xml:space="preserve">       Caso de Uso 2: Gestionar Empresa </w:t>
          </w:r>
          <w:r w:rsidRPr="008B7503">
            <w:rPr>
              <w:sz w:val="22"/>
              <w:szCs w:val="22"/>
              <w:lang w:val="es-VE"/>
            </w:rPr>
            <w:ptab w:relativeTo="margin" w:alignment="right" w:leader="dot"/>
          </w:r>
          <w:r w:rsidR="008B7503">
            <w:rPr>
              <w:sz w:val="22"/>
              <w:szCs w:val="22"/>
              <w:lang w:val="es-VE"/>
            </w:rPr>
            <w:t>9</w:t>
          </w:r>
        </w:p>
        <w:p w14:paraId="5AC8F7EE" w14:textId="6B70F60E" w:rsidR="00FB6CD7" w:rsidRPr="008B7503" w:rsidRDefault="00FB6CD7" w:rsidP="00FB6CD7">
          <w:pPr>
            <w:pStyle w:val="TDC2"/>
            <w:ind w:left="216"/>
            <w:rPr>
              <w:sz w:val="22"/>
              <w:szCs w:val="22"/>
              <w:lang w:val="es-VE"/>
            </w:rPr>
          </w:pPr>
          <w:r w:rsidRPr="008B7503">
            <w:rPr>
              <w:sz w:val="22"/>
              <w:szCs w:val="22"/>
              <w:lang w:val="es-VE"/>
            </w:rPr>
            <w:t xml:space="preserve">       Caso de Uso 3: Iniciar Sesión</w:t>
          </w:r>
          <w:r w:rsidRPr="008B7503">
            <w:rPr>
              <w:sz w:val="22"/>
              <w:szCs w:val="22"/>
              <w:lang w:val="es-VE"/>
            </w:rPr>
            <w:ptab w:relativeTo="margin" w:alignment="right" w:leader="dot"/>
          </w:r>
          <w:r w:rsidR="008B7503">
            <w:rPr>
              <w:sz w:val="22"/>
              <w:szCs w:val="22"/>
              <w:lang w:val="es-VE"/>
            </w:rPr>
            <w:t>10</w:t>
          </w:r>
        </w:p>
        <w:p w14:paraId="6ADC419F" w14:textId="3B2D6E91" w:rsidR="00FB6CD7" w:rsidRPr="008B7503" w:rsidRDefault="00FB6CD7" w:rsidP="00FB6CD7">
          <w:pPr>
            <w:pStyle w:val="TDC2"/>
            <w:ind w:left="216"/>
            <w:rPr>
              <w:sz w:val="22"/>
              <w:szCs w:val="22"/>
              <w:lang w:val="es-VE"/>
            </w:rPr>
          </w:pPr>
          <w:r w:rsidRPr="008B7503">
            <w:rPr>
              <w:sz w:val="22"/>
              <w:szCs w:val="22"/>
              <w:lang w:val="es-VE"/>
            </w:rPr>
            <w:t xml:space="preserve">       Caso de Uso 4: Registrarse</w:t>
          </w:r>
          <w:r w:rsidRPr="008B7503">
            <w:rPr>
              <w:sz w:val="22"/>
              <w:szCs w:val="22"/>
              <w:lang w:val="es-VE"/>
            </w:rPr>
            <w:ptab w:relativeTo="margin" w:alignment="right" w:leader="dot"/>
          </w:r>
          <w:r w:rsidR="007D0C86">
            <w:rPr>
              <w:sz w:val="22"/>
              <w:szCs w:val="22"/>
              <w:lang w:val="es-VE"/>
            </w:rPr>
            <w:t>12</w:t>
          </w:r>
        </w:p>
        <w:p w14:paraId="2CA63643" w14:textId="2758908D" w:rsidR="00FB6CD7" w:rsidRPr="008B7503" w:rsidRDefault="00FB6CD7" w:rsidP="00FB6CD7">
          <w:pPr>
            <w:pStyle w:val="TDC2"/>
            <w:ind w:left="216"/>
            <w:rPr>
              <w:sz w:val="22"/>
              <w:szCs w:val="22"/>
              <w:lang w:val="es-VE"/>
            </w:rPr>
          </w:pPr>
          <w:r w:rsidRPr="008B7503">
            <w:rPr>
              <w:sz w:val="22"/>
              <w:szCs w:val="22"/>
              <w:lang w:val="es-VE"/>
            </w:rPr>
            <w:t xml:space="preserve">       Caso de Uso 5: Modificar Perfil de Aspirante</w:t>
          </w:r>
          <w:r w:rsidRPr="008B7503">
            <w:rPr>
              <w:sz w:val="22"/>
              <w:szCs w:val="22"/>
              <w:lang w:val="es-VE"/>
            </w:rPr>
            <w:ptab w:relativeTo="margin" w:alignment="right" w:leader="dot"/>
          </w:r>
          <w:r w:rsidR="007D0C86">
            <w:rPr>
              <w:sz w:val="22"/>
              <w:szCs w:val="22"/>
              <w:lang w:val="es-VE"/>
            </w:rPr>
            <w:t>13</w:t>
          </w:r>
        </w:p>
        <w:p w14:paraId="7F7C75E3" w14:textId="50ED8D9F" w:rsidR="00FB6CD7" w:rsidRPr="008B7503" w:rsidRDefault="00FB6CD7" w:rsidP="00FB6CD7">
          <w:pPr>
            <w:pStyle w:val="TDC2"/>
            <w:ind w:left="216"/>
            <w:rPr>
              <w:sz w:val="22"/>
              <w:szCs w:val="22"/>
              <w:lang w:val="es-VE"/>
            </w:rPr>
          </w:pPr>
          <w:r w:rsidRPr="008B7503">
            <w:rPr>
              <w:sz w:val="22"/>
              <w:szCs w:val="22"/>
              <w:lang w:val="es-VE"/>
            </w:rPr>
            <w:t xml:space="preserve">       Caso de Uso 6: Modificar Perfil de Empresa</w:t>
          </w:r>
          <w:r w:rsidRPr="008B7503">
            <w:rPr>
              <w:sz w:val="22"/>
              <w:szCs w:val="22"/>
              <w:lang w:val="es-VE"/>
            </w:rPr>
            <w:ptab w:relativeTo="margin" w:alignment="right" w:leader="dot"/>
          </w:r>
          <w:r w:rsidR="007D0C86">
            <w:rPr>
              <w:sz w:val="22"/>
              <w:szCs w:val="22"/>
              <w:lang w:val="es-VE"/>
            </w:rPr>
            <w:t>14</w:t>
          </w:r>
        </w:p>
        <w:p w14:paraId="705C14FC" w14:textId="00293EAE" w:rsidR="00FB6CD7" w:rsidRPr="008B7503" w:rsidRDefault="00FB6CD7" w:rsidP="00FB6CD7">
          <w:pPr>
            <w:pStyle w:val="TDC2"/>
            <w:ind w:left="216"/>
            <w:rPr>
              <w:sz w:val="22"/>
              <w:szCs w:val="22"/>
              <w:lang w:val="es-VE"/>
            </w:rPr>
          </w:pPr>
          <w:r w:rsidRPr="008B7503">
            <w:rPr>
              <w:sz w:val="22"/>
              <w:szCs w:val="22"/>
              <w:lang w:val="es-VE"/>
            </w:rPr>
            <w:t xml:space="preserve">       Caso de Uso 7: Modificar Formulario de </w:t>
          </w:r>
          <w:r w:rsidR="008B7503" w:rsidRPr="008B7503">
            <w:rPr>
              <w:sz w:val="22"/>
              <w:szCs w:val="22"/>
              <w:lang w:val="es-VE"/>
            </w:rPr>
            <w:t>Búsqueda</w:t>
          </w:r>
          <w:r w:rsidRPr="008B7503">
            <w:rPr>
              <w:sz w:val="22"/>
              <w:szCs w:val="22"/>
              <w:lang w:val="es-VE"/>
            </w:rPr>
            <w:t xml:space="preserve"> de Empleo</w:t>
          </w:r>
          <w:r w:rsidRPr="008B7503">
            <w:rPr>
              <w:sz w:val="22"/>
              <w:szCs w:val="22"/>
              <w:lang w:val="es-VE"/>
            </w:rPr>
            <w:ptab w:relativeTo="margin" w:alignment="right" w:leader="dot"/>
          </w:r>
          <w:r w:rsidR="007D0C86">
            <w:rPr>
              <w:sz w:val="22"/>
              <w:szCs w:val="22"/>
              <w:lang w:val="es-VE"/>
            </w:rPr>
            <w:t>15</w:t>
          </w:r>
        </w:p>
        <w:p w14:paraId="179DF385" w14:textId="601220DB" w:rsidR="00FB6CD7" w:rsidRPr="008B7503" w:rsidRDefault="00FB6CD7" w:rsidP="00FB6CD7">
          <w:pPr>
            <w:pStyle w:val="TDC2"/>
            <w:ind w:left="216"/>
            <w:rPr>
              <w:sz w:val="22"/>
              <w:szCs w:val="22"/>
              <w:lang w:val="es-VE"/>
            </w:rPr>
          </w:pPr>
          <w:r w:rsidRPr="008B7503">
            <w:rPr>
              <w:sz w:val="22"/>
              <w:szCs w:val="22"/>
              <w:lang w:val="es-VE"/>
            </w:rPr>
            <w:t xml:space="preserve">       Caso de Uso 8: Modificar Formulario de </w:t>
          </w:r>
          <w:r w:rsidR="008B7503" w:rsidRPr="008B7503">
            <w:rPr>
              <w:sz w:val="22"/>
              <w:szCs w:val="22"/>
              <w:lang w:val="es-VE"/>
            </w:rPr>
            <w:t>Búsqueda</w:t>
          </w:r>
          <w:r w:rsidRPr="008B7503">
            <w:rPr>
              <w:sz w:val="22"/>
              <w:szCs w:val="22"/>
              <w:lang w:val="es-VE"/>
            </w:rPr>
            <w:t xml:space="preserve"> de Aspirantes</w:t>
          </w:r>
          <w:r w:rsidRPr="008B7503">
            <w:rPr>
              <w:sz w:val="22"/>
              <w:szCs w:val="22"/>
              <w:lang w:val="es-VE"/>
            </w:rPr>
            <w:ptab w:relativeTo="margin" w:alignment="right" w:leader="dot"/>
          </w:r>
          <w:r w:rsidR="007D0C86">
            <w:rPr>
              <w:sz w:val="22"/>
              <w:szCs w:val="22"/>
              <w:lang w:val="es-VE"/>
            </w:rPr>
            <w:t>16</w:t>
          </w:r>
        </w:p>
        <w:p w14:paraId="6D140573" w14:textId="4C3554F2" w:rsidR="00FB6CD7" w:rsidRPr="008B7503" w:rsidRDefault="00FB6CD7" w:rsidP="00FB6CD7">
          <w:pPr>
            <w:pStyle w:val="TDC2"/>
            <w:ind w:left="216"/>
            <w:rPr>
              <w:sz w:val="22"/>
              <w:szCs w:val="22"/>
              <w:lang w:val="es-VE"/>
            </w:rPr>
          </w:pPr>
          <w:r w:rsidRPr="008B7503">
            <w:rPr>
              <w:sz w:val="22"/>
              <w:szCs w:val="22"/>
              <w:lang w:val="es-VE"/>
            </w:rPr>
            <w:t xml:space="preserve">       Caso de Uso 9: Eliminar Perfil</w:t>
          </w:r>
          <w:r w:rsidRPr="008B7503">
            <w:rPr>
              <w:sz w:val="22"/>
              <w:szCs w:val="22"/>
              <w:lang w:val="es-VE"/>
            </w:rPr>
            <w:ptab w:relativeTo="margin" w:alignment="right" w:leader="dot"/>
          </w:r>
          <w:r w:rsidR="007D0C86">
            <w:rPr>
              <w:sz w:val="22"/>
              <w:szCs w:val="22"/>
              <w:lang w:val="es-VE"/>
            </w:rPr>
            <w:t>17</w:t>
          </w:r>
        </w:p>
        <w:p w14:paraId="57CF8630" w14:textId="2378CF3D" w:rsidR="00FB6CD7" w:rsidRPr="008B7503" w:rsidRDefault="00FB6CD7" w:rsidP="00FB6CD7">
          <w:pPr>
            <w:pStyle w:val="TDC2"/>
            <w:ind w:left="216"/>
            <w:rPr>
              <w:sz w:val="22"/>
              <w:szCs w:val="22"/>
              <w:lang w:val="es-VE"/>
            </w:rPr>
          </w:pPr>
          <w:r w:rsidRPr="008B7503">
            <w:rPr>
              <w:sz w:val="22"/>
              <w:szCs w:val="22"/>
              <w:lang w:val="es-VE"/>
            </w:rPr>
            <w:t xml:space="preserve">       Caso de Uso 10: Eliminar Formulario</w:t>
          </w:r>
          <w:r w:rsidRPr="008B7503">
            <w:rPr>
              <w:sz w:val="22"/>
              <w:szCs w:val="22"/>
              <w:lang w:val="es-VE"/>
            </w:rPr>
            <w:ptab w:relativeTo="margin" w:alignment="right" w:leader="dot"/>
          </w:r>
          <w:r w:rsidR="007D0C86">
            <w:rPr>
              <w:sz w:val="22"/>
              <w:szCs w:val="22"/>
              <w:lang w:val="es-VE"/>
            </w:rPr>
            <w:t>19</w:t>
          </w:r>
        </w:p>
        <w:p w14:paraId="16B85DF2" w14:textId="182A6817" w:rsidR="00FB6CD7" w:rsidRPr="008B7503" w:rsidRDefault="00FB6CD7" w:rsidP="00FB6CD7">
          <w:pPr>
            <w:pStyle w:val="TDC2"/>
            <w:ind w:left="216"/>
            <w:rPr>
              <w:sz w:val="22"/>
              <w:szCs w:val="22"/>
              <w:lang w:val="es-VE"/>
            </w:rPr>
          </w:pPr>
          <w:r w:rsidRPr="008B7503">
            <w:rPr>
              <w:sz w:val="22"/>
              <w:szCs w:val="22"/>
              <w:lang w:val="es-VE"/>
            </w:rPr>
            <w:t xml:space="preserve">       Caso de Uso 11: Ver Emparejamientos con Aspirantes</w:t>
          </w:r>
          <w:r w:rsidRPr="008B7503">
            <w:rPr>
              <w:sz w:val="22"/>
              <w:szCs w:val="22"/>
              <w:lang w:val="es-VE"/>
            </w:rPr>
            <w:ptab w:relativeTo="margin" w:alignment="right" w:leader="dot"/>
          </w:r>
          <w:r w:rsidR="007D0C86">
            <w:rPr>
              <w:sz w:val="22"/>
              <w:szCs w:val="22"/>
              <w:lang w:val="es-VE"/>
            </w:rPr>
            <w:t>20</w:t>
          </w:r>
        </w:p>
        <w:p w14:paraId="072969B5" w14:textId="34B834E2" w:rsidR="00FB6CD7" w:rsidRPr="008B7503" w:rsidRDefault="00FB6CD7" w:rsidP="008B7503">
          <w:pPr>
            <w:pStyle w:val="TDC2"/>
            <w:ind w:left="216"/>
            <w:rPr>
              <w:sz w:val="22"/>
              <w:szCs w:val="22"/>
              <w:lang w:val="es-VE"/>
            </w:rPr>
          </w:pPr>
          <w:r w:rsidRPr="008B7503">
            <w:rPr>
              <w:sz w:val="22"/>
              <w:szCs w:val="22"/>
              <w:lang w:val="es-VE"/>
            </w:rPr>
            <w:t xml:space="preserve">       Caso de Uso 12: Ver Emparejamientos con Empresas</w:t>
          </w:r>
          <w:r w:rsidRPr="008B7503">
            <w:rPr>
              <w:sz w:val="22"/>
              <w:szCs w:val="22"/>
              <w:lang w:val="es-VE"/>
            </w:rPr>
            <w:ptab w:relativeTo="margin" w:alignment="right" w:leader="dot"/>
          </w:r>
          <w:r w:rsidR="007D0C86">
            <w:rPr>
              <w:sz w:val="22"/>
              <w:szCs w:val="22"/>
              <w:lang w:val="es-VE"/>
            </w:rPr>
            <w:t>22</w:t>
          </w:r>
        </w:p>
        <w:p w14:paraId="36133873" w14:textId="539251A5" w:rsidR="008B7503" w:rsidRDefault="008B7503" w:rsidP="008B7503">
          <w:pPr>
            <w:pStyle w:val="TDC1"/>
            <w:rPr>
              <w:b/>
              <w:bCs/>
              <w:sz w:val="22"/>
              <w:szCs w:val="22"/>
              <w:lang w:val="es-VE"/>
            </w:rPr>
          </w:pPr>
          <w:r>
            <w:rPr>
              <w:b/>
              <w:bCs/>
              <w:sz w:val="22"/>
              <w:szCs w:val="22"/>
              <w:lang w:val="es-VE"/>
            </w:rPr>
            <w:t>Especificaciones Funcionales</w:t>
          </w:r>
          <w:r w:rsidRPr="008B7503">
            <w:rPr>
              <w:sz w:val="22"/>
              <w:szCs w:val="22"/>
              <w:lang w:val="es-VE"/>
            </w:rPr>
            <w:ptab w:relativeTo="margin" w:alignment="right" w:leader="dot"/>
          </w:r>
          <w:r w:rsidR="007D0C86">
            <w:rPr>
              <w:b/>
              <w:bCs/>
              <w:sz w:val="22"/>
              <w:szCs w:val="22"/>
              <w:lang w:val="es-VE"/>
            </w:rPr>
            <w:t>24</w:t>
          </w:r>
        </w:p>
        <w:p w14:paraId="45CB0FF9" w14:textId="21CF65FC" w:rsidR="008B7503" w:rsidRDefault="008B7503" w:rsidP="008B7503">
          <w:pPr>
            <w:pStyle w:val="TDC2"/>
            <w:ind w:left="216"/>
            <w:rPr>
              <w:sz w:val="22"/>
              <w:szCs w:val="22"/>
              <w:lang w:val="es-VE"/>
            </w:rPr>
          </w:pPr>
          <w:r>
            <w:rPr>
              <w:sz w:val="22"/>
              <w:szCs w:val="22"/>
              <w:lang w:val="es-VE"/>
            </w:rPr>
            <w:t>Requerimiento 1: Modificar Perfil de Aspirante</w:t>
          </w:r>
          <w:r w:rsidRPr="008B7503">
            <w:rPr>
              <w:sz w:val="22"/>
              <w:szCs w:val="22"/>
              <w:lang w:val="es-VE"/>
            </w:rPr>
            <w:ptab w:relativeTo="margin" w:alignment="right" w:leader="dot"/>
          </w:r>
          <w:r w:rsidR="007D0C86">
            <w:rPr>
              <w:sz w:val="22"/>
              <w:szCs w:val="22"/>
              <w:lang w:val="es-VE"/>
            </w:rPr>
            <w:t>24</w:t>
          </w:r>
        </w:p>
        <w:p w14:paraId="74224DCD" w14:textId="5C18A534" w:rsidR="008B7503" w:rsidRPr="008B7503" w:rsidRDefault="008B7503" w:rsidP="008B7503">
          <w:pPr>
            <w:pStyle w:val="TDC2"/>
            <w:ind w:left="216"/>
            <w:rPr>
              <w:sz w:val="22"/>
              <w:szCs w:val="22"/>
              <w:lang w:val="es-VE"/>
            </w:rPr>
          </w:pPr>
          <w:r>
            <w:rPr>
              <w:sz w:val="22"/>
              <w:szCs w:val="22"/>
              <w:lang w:val="es-VE"/>
            </w:rPr>
            <w:t>Requerimiento 2: Modificar Perfil de Empresa</w:t>
          </w:r>
          <w:r w:rsidRPr="008B7503">
            <w:rPr>
              <w:sz w:val="22"/>
              <w:szCs w:val="22"/>
              <w:lang w:val="es-VE"/>
            </w:rPr>
            <w:ptab w:relativeTo="margin" w:alignment="right" w:leader="dot"/>
          </w:r>
          <w:r w:rsidR="007D0C86">
            <w:rPr>
              <w:sz w:val="22"/>
              <w:szCs w:val="22"/>
              <w:lang w:val="es-VE"/>
            </w:rPr>
            <w:t>25</w:t>
          </w:r>
        </w:p>
        <w:p w14:paraId="5A0FFD76" w14:textId="61AD7EE8" w:rsidR="008B7503" w:rsidRPr="008B7503" w:rsidRDefault="008B7503" w:rsidP="008B7503">
          <w:pPr>
            <w:pStyle w:val="TDC2"/>
            <w:ind w:left="216"/>
            <w:rPr>
              <w:sz w:val="22"/>
              <w:szCs w:val="22"/>
              <w:lang w:val="es-VE"/>
            </w:rPr>
          </w:pPr>
          <w:r>
            <w:rPr>
              <w:sz w:val="22"/>
              <w:szCs w:val="22"/>
              <w:lang w:val="es-VE"/>
            </w:rPr>
            <w:t>Requerimiento 3: Iniciar Sesión</w:t>
          </w:r>
          <w:r w:rsidRPr="008B7503">
            <w:rPr>
              <w:sz w:val="22"/>
              <w:szCs w:val="22"/>
              <w:lang w:val="es-VE"/>
            </w:rPr>
            <w:ptab w:relativeTo="margin" w:alignment="right" w:leader="dot"/>
          </w:r>
          <w:r w:rsidR="007D0C86">
            <w:rPr>
              <w:sz w:val="22"/>
              <w:szCs w:val="22"/>
              <w:lang w:val="es-VE"/>
            </w:rPr>
            <w:t>26</w:t>
          </w:r>
        </w:p>
        <w:p w14:paraId="68E5C1C5" w14:textId="2493E492" w:rsidR="008B7503" w:rsidRPr="008B7503" w:rsidRDefault="008B7503" w:rsidP="008B7503">
          <w:pPr>
            <w:pStyle w:val="TDC2"/>
            <w:ind w:left="216"/>
            <w:rPr>
              <w:sz w:val="22"/>
              <w:szCs w:val="22"/>
              <w:lang w:val="es-VE"/>
            </w:rPr>
          </w:pPr>
          <w:r>
            <w:rPr>
              <w:sz w:val="22"/>
              <w:szCs w:val="22"/>
              <w:lang w:val="es-VE"/>
            </w:rPr>
            <w:t>Requerimiento 4: Registro de Aspirante</w:t>
          </w:r>
          <w:r w:rsidRPr="008B7503">
            <w:rPr>
              <w:sz w:val="22"/>
              <w:szCs w:val="22"/>
              <w:lang w:val="es-VE"/>
            </w:rPr>
            <w:ptab w:relativeTo="margin" w:alignment="right" w:leader="dot"/>
          </w:r>
          <w:r w:rsidR="007D0C86">
            <w:rPr>
              <w:sz w:val="22"/>
              <w:szCs w:val="22"/>
              <w:lang w:val="es-VE"/>
            </w:rPr>
            <w:t>27</w:t>
          </w:r>
        </w:p>
        <w:p w14:paraId="29886566" w14:textId="012C9D35" w:rsidR="008B7503" w:rsidRPr="008B7503" w:rsidRDefault="008B7503" w:rsidP="008B7503">
          <w:pPr>
            <w:pStyle w:val="TDC2"/>
            <w:ind w:left="216"/>
            <w:rPr>
              <w:sz w:val="22"/>
              <w:szCs w:val="22"/>
              <w:lang w:val="es-VE"/>
            </w:rPr>
          </w:pPr>
          <w:r>
            <w:rPr>
              <w:sz w:val="22"/>
              <w:szCs w:val="22"/>
              <w:lang w:val="es-VE"/>
            </w:rPr>
            <w:t>Requerimiento 5: Registro de Empresa</w:t>
          </w:r>
          <w:r w:rsidRPr="008B7503">
            <w:rPr>
              <w:sz w:val="22"/>
              <w:szCs w:val="22"/>
              <w:lang w:val="es-VE"/>
            </w:rPr>
            <w:ptab w:relativeTo="margin" w:alignment="right" w:leader="dot"/>
          </w:r>
          <w:r w:rsidR="007D0C86">
            <w:rPr>
              <w:sz w:val="22"/>
              <w:szCs w:val="22"/>
              <w:lang w:val="es-VE"/>
            </w:rPr>
            <w:t>29</w:t>
          </w:r>
        </w:p>
        <w:p w14:paraId="107E3E11" w14:textId="13019184" w:rsidR="008B7503" w:rsidRPr="008B7503" w:rsidRDefault="008B7503" w:rsidP="008B7503">
          <w:pPr>
            <w:pStyle w:val="TDC2"/>
            <w:ind w:left="216"/>
            <w:rPr>
              <w:sz w:val="22"/>
              <w:szCs w:val="22"/>
              <w:lang w:val="es-VE"/>
            </w:rPr>
          </w:pPr>
          <w:r>
            <w:rPr>
              <w:sz w:val="22"/>
              <w:szCs w:val="22"/>
              <w:lang w:val="es-VE"/>
            </w:rPr>
            <w:t>Requerimiento 6: Modificar Formulario de Búsqueda de Empleo</w:t>
          </w:r>
          <w:r w:rsidRPr="008B7503">
            <w:rPr>
              <w:sz w:val="22"/>
              <w:szCs w:val="22"/>
              <w:lang w:val="es-VE"/>
            </w:rPr>
            <w:ptab w:relativeTo="margin" w:alignment="right" w:leader="dot"/>
          </w:r>
          <w:r w:rsidR="007D0C86">
            <w:rPr>
              <w:sz w:val="22"/>
              <w:szCs w:val="22"/>
              <w:lang w:val="es-VE"/>
            </w:rPr>
            <w:t>30</w:t>
          </w:r>
        </w:p>
        <w:p w14:paraId="633978DB" w14:textId="6C7B078A" w:rsidR="008B7503" w:rsidRPr="008B7503" w:rsidRDefault="008B7503" w:rsidP="008B7503">
          <w:pPr>
            <w:pStyle w:val="TDC2"/>
            <w:ind w:left="216"/>
            <w:rPr>
              <w:sz w:val="22"/>
              <w:szCs w:val="22"/>
              <w:lang w:val="es-VE"/>
            </w:rPr>
          </w:pPr>
          <w:r>
            <w:rPr>
              <w:sz w:val="22"/>
              <w:szCs w:val="22"/>
              <w:lang w:val="es-VE"/>
            </w:rPr>
            <w:t>Requerimiento 7: Modificar Formulario de Búsqueda de Aspirantes</w:t>
          </w:r>
          <w:r w:rsidRPr="008B7503">
            <w:rPr>
              <w:sz w:val="22"/>
              <w:szCs w:val="22"/>
              <w:lang w:val="es-VE"/>
            </w:rPr>
            <w:ptab w:relativeTo="margin" w:alignment="right" w:leader="dot"/>
          </w:r>
          <w:r w:rsidR="007D0C86">
            <w:rPr>
              <w:sz w:val="22"/>
              <w:szCs w:val="22"/>
              <w:lang w:val="es-VE"/>
            </w:rPr>
            <w:t>31</w:t>
          </w:r>
        </w:p>
        <w:p w14:paraId="7734DD36" w14:textId="67FAB136" w:rsidR="008B7503" w:rsidRDefault="008B7503" w:rsidP="008B7503">
          <w:pPr>
            <w:pStyle w:val="TDC2"/>
            <w:ind w:left="216"/>
            <w:rPr>
              <w:sz w:val="22"/>
              <w:szCs w:val="22"/>
              <w:lang w:val="es-VE"/>
            </w:rPr>
          </w:pPr>
          <w:r>
            <w:rPr>
              <w:sz w:val="22"/>
              <w:szCs w:val="22"/>
              <w:lang w:val="es-VE"/>
            </w:rPr>
            <w:t>Requerimiento 8: Eliminar Perfil</w:t>
          </w:r>
          <w:r w:rsidRPr="008B7503">
            <w:rPr>
              <w:sz w:val="22"/>
              <w:szCs w:val="22"/>
              <w:lang w:val="es-VE"/>
            </w:rPr>
            <w:ptab w:relativeTo="margin" w:alignment="right" w:leader="dot"/>
          </w:r>
          <w:r w:rsidR="007D0C86">
            <w:rPr>
              <w:sz w:val="22"/>
              <w:szCs w:val="22"/>
              <w:lang w:val="es-VE"/>
            </w:rPr>
            <w:t>32</w:t>
          </w:r>
        </w:p>
        <w:p w14:paraId="6F041EEF" w14:textId="707B23D8" w:rsidR="008B7503" w:rsidRPr="008B7503" w:rsidRDefault="008B7503" w:rsidP="008B7503">
          <w:pPr>
            <w:pStyle w:val="TDC2"/>
            <w:ind w:left="216"/>
            <w:rPr>
              <w:sz w:val="22"/>
              <w:szCs w:val="22"/>
              <w:lang w:val="es-VE"/>
            </w:rPr>
          </w:pPr>
          <w:r>
            <w:rPr>
              <w:sz w:val="22"/>
              <w:szCs w:val="22"/>
              <w:lang w:val="es-VE"/>
            </w:rPr>
            <w:t>Requerimiento 9: Eliminar Formulario de Búsqueda</w:t>
          </w:r>
          <w:r w:rsidRPr="008B7503">
            <w:rPr>
              <w:sz w:val="22"/>
              <w:szCs w:val="22"/>
              <w:lang w:val="es-VE"/>
            </w:rPr>
            <w:ptab w:relativeTo="margin" w:alignment="right" w:leader="dot"/>
          </w:r>
          <w:r w:rsidR="007D0C86">
            <w:rPr>
              <w:sz w:val="22"/>
              <w:szCs w:val="22"/>
              <w:lang w:val="es-VE"/>
            </w:rPr>
            <w:t>33</w:t>
          </w:r>
        </w:p>
        <w:p w14:paraId="584F7F89" w14:textId="16CA80D6" w:rsidR="008B7503" w:rsidRDefault="008B7503" w:rsidP="008B7503">
          <w:pPr>
            <w:pStyle w:val="TDC2"/>
            <w:ind w:left="216"/>
            <w:rPr>
              <w:sz w:val="22"/>
              <w:szCs w:val="22"/>
              <w:lang w:val="es-VE"/>
            </w:rPr>
          </w:pPr>
          <w:r>
            <w:rPr>
              <w:sz w:val="22"/>
              <w:szCs w:val="22"/>
              <w:lang w:val="es-VE"/>
            </w:rPr>
            <w:t>Requerimiento 10: Ver Emparejamientos con Aspirantes</w:t>
          </w:r>
          <w:r w:rsidRPr="008B7503">
            <w:rPr>
              <w:sz w:val="22"/>
              <w:szCs w:val="22"/>
              <w:lang w:val="es-VE"/>
            </w:rPr>
            <w:ptab w:relativeTo="margin" w:alignment="right" w:leader="dot"/>
          </w:r>
          <w:r w:rsidR="007D0C86">
            <w:rPr>
              <w:sz w:val="22"/>
              <w:szCs w:val="22"/>
              <w:lang w:val="es-VE"/>
            </w:rPr>
            <w:t>34</w:t>
          </w:r>
        </w:p>
        <w:p w14:paraId="7B33F641" w14:textId="74377DD2" w:rsidR="008B7503" w:rsidRPr="008B7503" w:rsidRDefault="008B7503" w:rsidP="008B7503">
          <w:pPr>
            <w:pStyle w:val="TDC2"/>
            <w:ind w:left="216"/>
            <w:rPr>
              <w:sz w:val="22"/>
              <w:szCs w:val="22"/>
              <w:lang w:val="es-VE"/>
            </w:rPr>
          </w:pPr>
          <w:r>
            <w:rPr>
              <w:sz w:val="22"/>
              <w:szCs w:val="22"/>
              <w:lang w:val="es-VE"/>
            </w:rPr>
            <w:t>Requerimiento 11: Ver Emparejamientos con Empresas</w:t>
          </w:r>
          <w:r w:rsidRPr="008B7503">
            <w:rPr>
              <w:sz w:val="22"/>
              <w:szCs w:val="22"/>
              <w:lang w:val="es-VE"/>
            </w:rPr>
            <w:ptab w:relativeTo="margin" w:alignment="right" w:leader="dot"/>
          </w:r>
          <w:r w:rsidR="007D0C86">
            <w:rPr>
              <w:sz w:val="22"/>
              <w:szCs w:val="22"/>
              <w:lang w:val="es-VE"/>
            </w:rPr>
            <w:t>35</w:t>
          </w:r>
        </w:p>
        <w:p w14:paraId="137B251C" w14:textId="5196D8C5" w:rsidR="008B7503" w:rsidRDefault="008B7503" w:rsidP="008B7503">
          <w:pPr>
            <w:pStyle w:val="TDC1"/>
            <w:rPr>
              <w:b/>
              <w:bCs/>
              <w:sz w:val="22"/>
              <w:szCs w:val="22"/>
              <w:lang w:val="es-VE"/>
            </w:rPr>
          </w:pPr>
          <w:r>
            <w:rPr>
              <w:b/>
              <w:bCs/>
              <w:sz w:val="22"/>
              <w:szCs w:val="22"/>
              <w:lang w:val="es-VE"/>
            </w:rPr>
            <w:t>Requerimientos Suplementarios</w:t>
          </w:r>
          <w:r w:rsidRPr="008B7503">
            <w:rPr>
              <w:sz w:val="22"/>
              <w:szCs w:val="22"/>
              <w:lang w:val="es-VE"/>
            </w:rPr>
            <w:ptab w:relativeTo="margin" w:alignment="right" w:leader="dot"/>
          </w:r>
          <w:r w:rsidR="007D0C86">
            <w:rPr>
              <w:b/>
              <w:bCs/>
              <w:sz w:val="22"/>
              <w:szCs w:val="22"/>
              <w:lang w:val="es-VE"/>
            </w:rPr>
            <w:t>37</w:t>
          </w:r>
        </w:p>
        <w:p w14:paraId="61396634" w14:textId="2CFE93B3" w:rsidR="008B7503" w:rsidRDefault="008B7503" w:rsidP="008B7503">
          <w:pPr>
            <w:pStyle w:val="TDC2"/>
            <w:ind w:left="216"/>
            <w:rPr>
              <w:sz w:val="22"/>
              <w:szCs w:val="22"/>
              <w:lang w:val="es-VE"/>
            </w:rPr>
          </w:pPr>
          <w:r>
            <w:rPr>
              <w:sz w:val="22"/>
              <w:szCs w:val="22"/>
              <w:lang w:val="es-VE"/>
            </w:rPr>
            <w:t>Usabilidad</w:t>
          </w:r>
          <w:r w:rsidRPr="008B7503">
            <w:rPr>
              <w:sz w:val="22"/>
              <w:szCs w:val="22"/>
              <w:lang w:val="es-VE"/>
            </w:rPr>
            <w:ptab w:relativeTo="margin" w:alignment="right" w:leader="dot"/>
          </w:r>
          <w:r w:rsidR="007D0C86">
            <w:rPr>
              <w:sz w:val="22"/>
              <w:szCs w:val="22"/>
              <w:lang w:val="es-VE"/>
            </w:rPr>
            <w:t>37</w:t>
          </w:r>
        </w:p>
        <w:p w14:paraId="0ACEDCD6" w14:textId="7BC82DE9" w:rsidR="008B7503" w:rsidRPr="008B7503" w:rsidRDefault="008B7503" w:rsidP="008B7503">
          <w:pPr>
            <w:pStyle w:val="TDC2"/>
            <w:ind w:left="216"/>
            <w:rPr>
              <w:sz w:val="22"/>
              <w:szCs w:val="22"/>
              <w:lang w:val="es-VE"/>
            </w:rPr>
          </w:pPr>
          <w:r>
            <w:rPr>
              <w:sz w:val="22"/>
              <w:szCs w:val="22"/>
              <w:lang w:val="es-VE"/>
            </w:rPr>
            <w:t>Interoperabilidad</w:t>
          </w:r>
          <w:r w:rsidRPr="008B7503">
            <w:rPr>
              <w:sz w:val="22"/>
              <w:szCs w:val="22"/>
              <w:lang w:val="es-VE"/>
            </w:rPr>
            <w:ptab w:relativeTo="margin" w:alignment="right" w:leader="dot"/>
          </w:r>
          <w:r w:rsidR="007D0C86">
            <w:rPr>
              <w:sz w:val="22"/>
              <w:szCs w:val="22"/>
              <w:lang w:val="es-VE"/>
            </w:rPr>
            <w:t>37</w:t>
          </w:r>
        </w:p>
        <w:p w14:paraId="6E3184DA" w14:textId="23D172C1" w:rsidR="008B7503" w:rsidRPr="008B7503" w:rsidRDefault="008B7503" w:rsidP="008B7503">
          <w:pPr>
            <w:pStyle w:val="TDC2"/>
            <w:ind w:left="216"/>
            <w:rPr>
              <w:sz w:val="22"/>
              <w:szCs w:val="22"/>
              <w:lang w:val="es-VE"/>
            </w:rPr>
          </w:pPr>
          <w:r>
            <w:rPr>
              <w:sz w:val="22"/>
              <w:szCs w:val="22"/>
              <w:lang w:val="es-VE"/>
            </w:rPr>
            <w:t>Eficiencia</w:t>
          </w:r>
          <w:r w:rsidRPr="008B7503">
            <w:rPr>
              <w:sz w:val="22"/>
              <w:szCs w:val="22"/>
              <w:lang w:val="es-VE"/>
            </w:rPr>
            <w:ptab w:relativeTo="margin" w:alignment="right" w:leader="dot"/>
          </w:r>
          <w:r w:rsidR="007D0C86">
            <w:rPr>
              <w:sz w:val="22"/>
              <w:szCs w:val="22"/>
              <w:lang w:val="es-VE"/>
            </w:rPr>
            <w:t>37</w:t>
          </w:r>
        </w:p>
        <w:p w14:paraId="207FEA6A" w14:textId="64656C86" w:rsidR="008B7503" w:rsidRPr="008B7503" w:rsidRDefault="008B7503" w:rsidP="008B7503">
          <w:pPr>
            <w:pStyle w:val="TDC2"/>
            <w:ind w:left="216"/>
            <w:rPr>
              <w:sz w:val="22"/>
              <w:szCs w:val="22"/>
              <w:lang w:val="es-VE"/>
            </w:rPr>
          </w:pPr>
          <w:r>
            <w:rPr>
              <w:sz w:val="22"/>
              <w:szCs w:val="22"/>
              <w:lang w:val="es-VE"/>
            </w:rPr>
            <w:t>Seguridad</w:t>
          </w:r>
          <w:r w:rsidRPr="008B7503">
            <w:rPr>
              <w:sz w:val="22"/>
              <w:szCs w:val="22"/>
              <w:lang w:val="es-VE"/>
            </w:rPr>
            <w:ptab w:relativeTo="margin" w:alignment="right" w:leader="dot"/>
          </w:r>
          <w:r w:rsidR="007D0C86">
            <w:rPr>
              <w:sz w:val="22"/>
              <w:szCs w:val="22"/>
              <w:lang w:val="es-VE"/>
            </w:rPr>
            <w:t>37</w:t>
          </w:r>
        </w:p>
        <w:p w14:paraId="6650B248" w14:textId="6415869F" w:rsidR="008B7503" w:rsidRDefault="008B7503" w:rsidP="008B7503">
          <w:pPr>
            <w:pStyle w:val="TDC2"/>
            <w:ind w:left="216"/>
            <w:rPr>
              <w:sz w:val="22"/>
              <w:szCs w:val="22"/>
              <w:lang w:val="es-VE"/>
            </w:rPr>
          </w:pPr>
          <w:r>
            <w:rPr>
              <w:sz w:val="22"/>
              <w:szCs w:val="22"/>
              <w:lang w:val="es-VE"/>
            </w:rPr>
            <w:t>Restricciones de Sistema</w:t>
          </w:r>
          <w:r w:rsidRPr="008B7503">
            <w:rPr>
              <w:sz w:val="22"/>
              <w:szCs w:val="22"/>
              <w:lang w:val="es-VE"/>
            </w:rPr>
            <w:ptab w:relativeTo="margin" w:alignment="right" w:leader="dot"/>
          </w:r>
          <w:r w:rsidR="007D0C86">
            <w:rPr>
              <w:sz w:val="22"/>
              <w:szCs w:val="22"/>
              <w:lang w:val="es-VE"/>
            </w:rPr>
            <w:t>37</w:t>
          </w:r>
        </w:p>
        <w:p w14:paraId="4F52EBEB" w14:textId="7A187D50" w:rsidR="008B7503" w:rsidRPr="008B7503" w:rsidRDefault="008B7503" w:rsidP="008B7503">
          <w:pPr>
            <w:pStyle w:val="TDC2"/>
            <w:ind w:left="216"/>
            <w:rPr>
              <w:sz w:val="22"/>
              <w:szCs w:val="22"/>
              <w:lang w:val="es-VE"/>
            </w:rPr>
          </w:pPr>
          <w:r>
            <w:rPr>
              <w:sz w:val="22"/>
              <w:szCs w:val="22"/>
              <w:lang w:val="es-VE"/>
            </w:rPr>
            <w:t>Requerimientos de Licenciamiento</w:t>
          </w:r>
          <w:r w:rsidRPr="008B7503">
            <w:rPr>
              <w:sz w:val="22"/>
              <w:szCs w:val="22"/>
              <w:lang w:val="es-VE"/>
            </w:rPr>
            <w:ptab w:relativeTo="margin" w:alignment="right" w:leader="dot"/>
          </w:r>
          <w:r w:rsidR="007D0C86">
            <w:rPr>
              <w:sz w:val="22"/>
              <w:szCs w:val="22"/>
              <w:lang w:val="es-VE"/>
            </w:rPr>
            <w:t>37</w:t>
          </w:r>
        </w:p>
        <w:p w14:paraId="45545523" w14:textId="77777777" w:rsidR="008B7503" w:rsidRPr="008B7503" w:rsidRDefault="008B7503" w:rsidP="008B7503">
          <w:pPr>
            <w:rPr>
              <w:lang w:val="es-VE"/>
            </w:rPr>
          </w:pPr>
        </w:p>
        <w:p w14:paraId="0A68600C" w14:textId="77777777" w:rsidR="008B7503" w:rsidRPr="008B7503" w:rsidRDefault="008B7503" w:rsidP="008B7503">
          <w:pPr>
            <w:rPr>
              <w:lang w:val="es-VE"/>
            </w:rPr>
          </w:pPr>
        </w:p>
        <w:p w14:paraId="634A910C" w14:textId="752DDAE8" w:rsidR="00FB6CD7" w:rsidRPr="00FB6CD7" w:rsidRDefault="00F67F68" w:rsidP="00FB6CD7">
          <w:pPr>
            <w:rPr>
              <w:lang w:val="es-VE"/>
            </w:rPr>
          </w:pPr>
        </w:p>
      </w:sdtContent>
    </w:sdt>
    <w:p w14:paraId="185D9745" w14:textId="77777777" w:rsidR="00FB6CD7" w:rsidRPr="00FB6CD7" w:rsidRDefault="00FB6CD7" w:rsidP="006F41F7">
      <w:pPr>
        <w:pStyle w:val="Ttulo"/>
        <w:rPr>
          <w:lang w:val="es-VE"/>
        </w:rPr>
      </w:pPr>
    </w:p>
    <w:p w14:paraId="00B773D0" w14:textId="6A354323" w:rsidR="005F3E66" w:rsidRPr="00FB6CD7" w:rsidRDefault="005F3E66" w:rsidP="006F41F7">
      <w:pPr>
        <w:pStyle w:val="Ttulo"/>
        <w:rPr>
          <w:lang w:val="es-VE"/>
        </w:rPr>
      </w:pPr>
      <w:r w:rsidRPr="00FB6CD7">
        <w:rPr>
          <w:lang w:val="es-VE"/>
        </w:rPr>
        <w:br w:type="page"/>
      </w:r>
      <w:r w:rsidR="00085C17" w:rsidRPr="00FB6CD7">
        <w:rPr>
          <w:lang w:val="es-VE"/>
        </w:rPr>
        <w:lastRenderedPageBreak/>
        <w:fldChar w:fldCharType="begin"/>
      </w:r>
      <w:r w:rsidR="00085C17" w:rsidRPr="00FB6CD7">
        <w:rPr>
          <w:lang w:val="es-VE"/>
        </w:rPr>
        <w:instrText xml:space="preserve"> TITLE  \* MERGEFORMAT </w:instrText>
      </w:r>
      <w:r w:rsidR="00085C17" w:rsidRPr="00FB6CD7">
        <w:rPr>
          <w:lang w:val="es-VE"/>
        </w:rPr>
        <w:fldChar w:fldCharType="separate"/>
      </w:r>
      <w:r w:rsidRPr="00FB6CD7">
        <w:rPr>
          <w:lang w:val="es-VE"/>
        </w:rPr>
        <w:t>Especificación de Requerimientos de Software</w:t>
      </w:r>
      <w:r w:rsidR="00085C17" w:rsidRPr="00FB6CD7">
        <w:rPr>
          <w:lang w:val="es-VE"/>
        </w:rPr>
        <w:fldChar w:fldCharType="end"/>
      </w:r>
    </w:p>
    <w:p w14:paraId="18E29375" w14:textId="68CCBC0A" w:rsidR="005F3E66" w:rsidRPr="00FB6CD7" w:rsidRDefault="00085C17" w:rsidP="006F41F7">
      <w:pPr>
        <w:pStyle w:val="Ttulo"/>
        <w:rPr>
          <w:lang w:val="es-VE"/>
        </w:rPr>
      </w:pPr>
      <w:r w:rsidRPr="00FB6CD7">
        <w:rPr>
          <w:lang w:val="es-VE"/>
        </w:rPr>
        <w:fldChar w:fldCharType="begin"/>
      </w:r>
      <w:r w:rsidRPr="00FB6CD7">
        <w:rPr>
          <w:lang w:val="es-VE"/>
        </w:rPr>
        <w:instrText xml:space="preserve"> SUBJECT  \* Mergeformat </w:instrText>
      </w:r>
      <w:r w:rsidRPr="00FB6CD7">
        <w:rPr>
          <w:lang w:val="es-VE"/>
        </w:rPr>
        <w:fldChar w:fldCharType="separate"/>
      </w:r>
      <w:r w:rsidR="005F3E66" w:rsidRPr="00FB6CD7">
        <w:rPr>
          <w:lang w:val="es-VE"/>
        </w:rPr>
        <w:t>&lt;</w:t>
      </w:r>
      <w:r w:rsidR="007D0C86">
        <w:rPr>
          <w:lang w:val="es-VE"/>
        </w:rPr>
        <w:t>Trabajoso</w:t>
      </w:r>
      <w:r w:rsidR="005F3E66" w:rsidRPr="00FB6CD7">
        <w:rPr>
          <w:lang w:val="es-VE"/>
        </w:rPr>
        <w:t>&gt;</w:t>
      </w:r>
      <w:r w:rsidRPr="00FB6CD7">
        <w:rPr>
          <w:lang w:val="es-VE"/>
        </w:rPr>
        <w:fldChar w:fldCharType="end"/>
      </w:r>
      <w:bookmarkStart w:id="4" w:name="_Toc423410237"/>
      <w:bookmarkStart w:id="5" w:name="_Toc425054503"/>
      <w:r w:rsidR="005F3E66" w:rsidRPr="00FB6CD7">
        <w:rPr>
          <w:lang w:val="es-VE"/>
        </w:rPr>
        <w:t xml:space="preserve"> </w:t>
      </w:r>
      <w:bookmarkEnd w:id="4"/>
      <w:bookmarkEnd w:id="5"/>
    </w:p>
    <w:p w14:paraId="473FBF61" w14:textId="77777777" w:rsidR="005F3E66" w:rsidRPr="00FB6CD7" w:rsidRDefault="005F3E66" w:rsidP="006F41F7">
      <w:pPr>
        <w:pStyle w:val="InfoBlue"/>
        <w:rPr>
          <w:lang w:val="es-VE"/>
        </w:rPr>
      </w:pPr>
    </w:p>
    <w:p w14:paraId="739DC357" w14:textId="2E52995E" w:rsidR="005F3E66" w:rsidRPr="00FB6CD7" w:rsidRDefault="005F3E66" w:rsidP="006F41F7">
      <w:pPr>
        <w:rPr>
          <w:lang w:val="es-VE"/>
        </w:rPr>
      </w:pPr>
      <w:r w:rsidRPr="00FB6CD7">
        <w:rPr>
          <w:lang w:val="es-VE"/>
        </w:rPr>
        <w:t xml:space="preserve">Este artefacto detalla los requerimientos de software para </w:t>
      </w:r>
      <w:r w:rsidRPr="00FB6CD7">
        <w:rPr>
          <w:rStyle w:val="hps"/>
          <w:lang w:val="es-VE"/>
        </w:rPr>
        <w:t xml:space="preserve">el Sistema </w:t>
      </w:r>
      <w:r w:rsidR="00085C17" w:rsidRPr="00FB6CD7">
        <w:fldChar w:fldCharType="begin"/>
      </w:r>
      <w:r w:rsidR="00085C17" w:rsidRPr="00FB6CD7">
        <w:rPr>
          <w:lang w:val="es-VE"/>
        </w:rPr>
        <w:instrText xml:space="preserve"> SUBJECT  \* MERGEFORMAT </w:instrText>
      </w:r>
      <w:r w:rsidR="00085C17" w:rsidRPr="00FB6CD7">
        <w:fldChar w:fldCharType="separate"/>
      </w:r>
      <w:r w:rsidR="00A51744" w:rsidRPr="00FB6CD7">
        <w:rPr>
          <w:rStyle w:val="hps"/>
          <w:lang w:val="es-VE"/>
        </w:rPr>
        <w:t>&lt;Trabajoso</w:t>
      </w:r>
      <w:r w:rsidRPr="00FB6CD7">
        <w:rPr>
          <w:rStyle w:val="hps"/>
          <w:lang w:val="es-VE"/>
        </w:rPr>
        <w:t>&gt;</w:t>
      </w:r>
      <w:r w:rsidR="00085C17" w:rsidRPr="00FB6CD7">
        <w:rPr>
          <w:rStyle w:val="hps"/>
          <w:lang w:val="es-VE"/>
        </w:rPr>
        <w:fldChar w:fldCharType="end"/>
      </w:r>
      <w:r w:rsidRPr="00FB6CD7">
        <w:rPr>
          <w:lang w:val="es-VE"/>
        </w:rPr>
        <w:t xml:space="preserve">, según tres grandes aspectos claves para su desarrollo: el Modelo </w:t>
      </w:r>
      <w:r w:rsidR="00A51744" w:rsidRPr="00FB6CD7">
        <w:rPr>
          <w:lang w:val="es-VE"/>
        </w:rPr>
        <w:t>de los</w:t>
      </w:r>
      <w:r w:rsidRPr="00FB6CD7">
        <w:rPr>
          <w:lang w:val="es-VE"/>
        </w:rPr>
        <w:t xml:space="preserve"> Casos de Uso, incluyendo tanto el diagrama como las narrativas, </w:t>
      </w:r>
      <w:r w:rsidR="007918C1" w:rsidRPr="00FB6CD7">
        <w:rPr>
          <w:lang w:val="es-VE"/>
        </w:rPr>
        <w:t xml:space="preserve">las Especificaciones Funcionales, </w:t>
      </w:r>
      <w:r w:rsidRPr="00FB6CD7">
        <w:rPr>
          <w:lang w:val="es-VE"/>
        </w:rPr>
        <w:t xml:space="preserve">y las Especificaciones Suplementarias. Toda esta información establece </w:t>
      </w:r>
      <w:r w:rsidR="008B7503" w:rsidRPr="00FB6CD7">
        <w:rPr>
          <w:lang w:val="es-VE"/>
        </w:rPr>
        <w:t>los lineamientos</w:t>
      </w:r>
      <w:r w:rsidRPr="00FB6CD7">
        <w:rPr>
          <w:lang w:val="es-VE"/>
        </w:rPr>
        <w:t xml:space="preserve"> y las restricciones que debe considerar el equipo de desarrollo del proyecto para el desarrollo del sistema.</w:t>
      </w:r>
    </w:p>
    <w:p w14:paraId="065BD3B3" w14:textId="77777777" w:rsidR="005F3E66" w:rsidRPr="00FB6CD7" w:rsidRDefault="005F3E66" w:rsidP="006F41F7">
      <w:pPr>
        <w:rPr>
          <w:lang w:val="es-VE"/>
        </w:rPr>
      </w:pPr>
    </w:p>
    <w:p w14:paraId="0BD52D82" w14:textId="77777777" w:rsidR="005F3E66" w:rsidRPr="00FB6CD7" w:rsidRDefault="005F3E66" w:rsidP="006F41F7">
      <w:pPr>
        <w:pStyle w:val="Ttulo1"/>
        <w:keepNext w:val="0"/>
        <w:rPr>
          <w:lang w:val="es-VE"/>
        </w:rPr>
      </w:pPr>
      <w:bookmarkStart w:id="6" w:name="_Toc251766388"/>
      <w:bookmarkStart w:id="7" w:name="OLE_LINK1"/>
      <w:r w:rsidRPr="00FB6CD7">
        <w:rPr>
          <w:lang w:val="es-VE"/>
        </w:rPr>
        <w:t>Características del Sistema</w:t>
      </w:r>
      <w:bookmarkEnd w:id="6"/>
    </w:p>
    <w:bookmarkEnd w:id="7"/>
    <w:p w14:paraId="0C3F7F8A" w14:textId="2055B4D5" w:rsidR="005F3E66" w:rsidRPr="00FB6CD7" w:rsidRDefault="005F3E66" w:rsidP="006F41F7">
      <w:pPr>
        <w:pStyle w:val="InfoBlue"/>
        <w:rPr>
          <w:lang w:val="es-VE"/>
        </w:rPr>
      </w:pPr>
    </w:p>
    <w:tbl>
      <w:tblPr>
        <w:tblW w:w="5000"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81"/>
        <w:gridCol w:w="988"/>
        <w:gridCol w:w="1191"/>
        <w:gridCol w:w="2409"/>
        <w:gridCol w:w="1419"/>
        <w:gridCol w:w="2088"/>
      </w:tblGrid>
      <w:tr w:rsidR="00A51744" w:rsidRPr="00FB6CD7" w14:paraId="231773B9" w14:textId="77777777" w:rsidTr="00C0542B">
        <w:tc>
          <w:tcPr>
            <w:tcW w:w="773" w:type="pct"/>
            <w:vMerge w:val="restart"/>
            <w:vAlign w:val="center"/>
          </w:tcPr>
          <w:p w14:paraId="4B6B4BAE" w14:textId="77777777" w:rsidR="00A51744" w:rsidRPr="00FB6CD7" w:rsidRDefault="00A51744" w:rsidP="00C0542B">
            <w:pPr>
              <w:jc w:val="center"/>
              <w:rPr>
                <w:b/>
                <w:bCs/>
                <w:lang w:val="es-VE"/>
              </w:rPr>
            </w:pPr>
            <w:bookmarkStart w:id="8" w:name="OLE_LINK2"/>
            <w:r w:rsidRPr="00FB6CD7">
              <w:rPr>
                <w:b/>
                <w:bCs/>
                <w:lang w:val="es-VE"/>
              </w:rPr>
              <w:t>Necesidad</w:t>
            </w:r>
          </w:p>
        </w:tc>
        <w:tc>
          <w:tcPr>
            <w:tcW w:w="4227" w:type="pct"/>
            <w:gridSpan w:val="5"/>
          </w:tcPr>
          <w:p w14:paraId="6E433364" w14:textId="77777777" w:rsidR="00A51744" w:rsidRPr="00FB6CD7" w:rsidRDefault="00A51744" w:rsidP="00C0542B">
            <w:pPr>
              <w:jc w:val="center"/>
              <w:rPr>
                <w:sz w:val="16"/>
                <w:szCs w:val="16"/>
                <w:lang w:val="es-VE"/>
              </w:rPr>
            </w:pPr>
            <w:r w:rsidRPr="00FB6CD7">
              <w:rPr>
                <w:b/>
                <w:bCs/>
                <w:lang w:val="es-VE"/>
              </w:rPr>
              <w:t>Característica</w:t>
            </w:r>
          </w:p>
        </w:tc>
      </w:tr>
      <w:tr w:rsidR="00A51744" w:rsidRPr="00142753" w14:paraId="4D63A5A4" w14:textId="77777777" w:rsidTr="00C0542B">
        <w:tc>
          <w:tcPr>
            <w:tcW w:w="773" w:type="pct"/>
            <w:vMerge/>
            <w:vAlign w:val="center"/>
          </w:tcPr>
          <w:p w14:paraId="55BF455D" w14:textId="77777777" w:rsidR="00A51744" w:rsidRPr="00FB6CD7" w:rsidRDefault="00A51744" w:rsidP="00C0542B">
            <w:pPr>
              <w:jc w:val="center"/>
              <w:rPr>
                <w:b/>
                <w:bCs/>
                <w:lang w:val="es-VE"/>
              </w:rPr>
            </w:pPr>
          </w:p>
        </w:tc>
        <w:tc>
          <w:tcPr>
            <w:tcW w:w="516" w:type="pct"/>
            <w:vAlign w:val="center"/>
          </w:tcPr>
          <w:p w14:paraId="25D4F3BA" w14:textId="77777777" w:rsidR="00A51744" w:rsidRPr="00FB6CD7" w:rsidRDefault="00A51744" w:rsidP="00C0542B">
            <w:pPr>
              <w:jc w:val="center"/>
              <w:rPr>
                <w:b/>
                <w:bCs/>
                <w:lang w:val="es-VE"/>
              </w:rPr>
            </w:pPr>
            <w:r w:rsidRPr="00FB6CD7">
              <w:rPr>
                <w:b/>
                <w:bCs/>
                <w:lang w:val="es-VE"/>
              </w:rPr>
              <w:t>ID</w:t>
            </w:r>
          </w:p>
        </w:tc>
        <w:tc>
          <w:tcPr>
            <w:tcW w:w="622" w:type="pct"/>
            <w:vAlign w:val="center"/>
          </w:tcPr>
          <w:p w14:paraId="7596F278" w14:textId="77777777" w:rsidR="00A51744" w:rsidRPr="00FB6CD7" w:rsidRDefault="00A51744" w:rsidP="00C0542B">
            <w:pPr>
              <w:jc w:val="center"/>
              <w:rPr>
                <w:b/>
                <w:bCs/>
                <w:lang w:val="es-VE"/>
              </w:rPr>
            </w:pPr>
            <w:r w:rsidRPr="00FB6CD7">
              <w:rPr>
                <w:b/>
                <w:bCs/>
                <w:lang w:val="es-VE"/>
              </w:rPr>
              <w:t>Nombre</w:t>
            </w:r>
          </w:p>
        </w:tc>
        <w:tc>
          <w:tcPr>
            <w:tcW w:w="1258" w:type="pct"/>
            <w:vAlign w:val="center"/>
          </w:tcPr>
          <w:p w14:paraId="3AE0E5DF" w14:textId="77777777" w:rsidR="00A51744" w:rsidRPr="00FB6CD7" w:rsidRDefault="00A51744" w:rsidP="00C0542B">
            <w:pPr>
              <w:jc w:val="center"/>
              <w:rPr>
                <w:b/>
                <w:bCs/>
                <w:lang w:val="es-VE"/>
              </w:rPr>
            </w:pPr>
            <w:r w:rsidRPr="00FB6CD7">
              <w:rPr>
                <w:b/>
                <w:bCs/>
                <w:lang w:val="es-VE"/>
              </w:rPr>
              <w:t>Descripción</w:t>
            </w:r>
          </w:p>
        </w:tc>
        <w:tc>
          <w:tcPr>
            <w:tcW w:w="741" w:type="pct"/>
            <w:vAlign w:val="center"/>
          </w:tcPr>
          <w:p w14:paraId="60DF74A6" w14:textId="77777777" w:rsidR="00A51744" w:rsidRPr="00FB6CD7" w:rsidRDefault="00A51744" w:rsidP="00C0542B">
            <w:pPr>
              <w:jc w:val="center"/>
              <w:rPr>
                <w:b/>
                <w:bCs/>
                <w:sz w:val="16"/>
                <w:szCs w:val="16"/>
                <w:lang w:val="es-VE"/>
              </w:rPr>
            </w:pPr>
            <w:r w:rsidRPr="00FB6CD7">
              <w:rPr>
                <w:b/>
                <w:bCs/>
                <w:sz w:val="16"/>
                <w:szCs w:val="16"/>
                <w:lang w:val="es-VE"/>
              </w:rPr>
              <w:t>Prioridad</w:t>
            </w:r>
          </w:p>
          <w:p w14:paraId="778AFFEF" w14:textId="77777777" w:rsidR="00A51744" w:rsidRPr="00FB6CD7" w:rsidRDefault="00A51744" w:rsidP="00C0542B">
            <w:pPr>
              <w:jc w:val="center"/>
              <w:rPr>
                <w:sz w:val="16"/>
                <w:szCs w:val="16"/>
                <w:lang w:val="es-VE"/>
              </w:rPr>
            </w:pPr>
            <w:r w:rsidRPr="00FB6CD7">
              <w:rPr>
                <w:sz w:val="16"/>
                <w:szCs w:val="16"/>
                <w:lang w:val="es-VE"/>
              </w:rPr>
              <w:t>(vista desde el negocio)</w:t>
            </w:r>
          </w:p>
        </w:tc>
        <w:tc>
          <w:tcPr>
            <w:tcW w:w="1090" w:type="pct"/>
            <w:vAlign w:val="center"/>
          </w:tcPr>
          <w:p w14:paraId="2A8968CA" w14:textId="77777777" w:rsidR="00A51744" w:rsidRPr="00FB6CD7" w:rsidRDefault="00A51744" w:rsidP="00C0542B">
            <w:pPr>
              <w:jc w:val="center"/>
              <w:rPr>
                <w:b/>
                <w:bCs/>
                <w:sz w:val="16"/>
                <w:szCs w:val="16"/>
                <w:lang w:val="es-VE"/>
              </w:rPr>
            </w:pPr>
            <w:r w:rsidRPr="00FB6CD7">
              <w:rPr>
                <w:b/>
                <w:bCs/>
                <w:sz w:val="16"/>
                <w:szCs w:val="16"/>
                <w:lang w:val="es-VE"/>
              </w:rPr>
              <w:t>Precedencia</w:t>
            </w:r>
          </w:p>
          <w:p w14:paraId="7485D5B0" w14:textId="77777777" w:rsidR="00A51744" w:rsidRPr="00FB6CD7" w:rsidRDefault="00A51744" w:rsidP="00C0542B">
            <w:pPr>
              <w:jc w:val="center"/>
              <w:rPr>
                <w:sz w:val="16"/>
                <w:szCs w:val="16"/>
                <w:lang w:val="es-VE"/>
              </w:rPr>
            </w:pPr>
            <w:r w:rsidRPr="00FB6CD7">
              <w:rPr>
                <w:sz w:val="16"/>
                <w:szCs w:val="16"/>
                <w:lang w:val="es-VE"/>
              </w:rPr>
              <w:t>(influenciada por el sesgo arquitectónico)</w:t>
            </w:r>
          </w:p>
        </w:tc>
      </w:tr>
      <w:tr w:rsidR="00A51744" w:rsidRPr="00FB6CD7" w14:paraId="4F42C2BF" w14:textId="77777777" w:rsidTr="00C0542B">
        <w:trPr>
          <w:trHeight w:val="1735"/>
        </w:trPr>
        <w:tc>
          <w:tcPr>
            <w:tcW w:w="773" w:type="pct"/>
            <w:vMerge w:val="restart"/>
            <w:vAlign w:val="center"/>
          </w:tcPr>
          <w:p w14:paraId="02D66337" w14:textId="77777777" w:rsidR="00A51744" w:rsidRPr="00FB6CD7" w:rsidRDefault="00A51744" w:rsidP="00C0542B">
            <w:pPr>
              <w:pStyle w:val="InfoBlue"/>
              <w:rPr>
                <w:lang w:val="es-VE"/>
              </w:rPr>
            </w:pPr>
            <w:r w:rsidRPr="00FB6CD7">
              <w:rPr>
                <w:i w:val="0"/>
                <w:iCs w:val="0"/>
                <w:color w:val="000000" w:themeColor="text1"/>
                <w:lang w:val="es-VE"/>
              </w:rPr>
              <w:t>Se requiere la creación de una plataforma rápida, segura, efectiva y amigable que permita la conexión entre aspirantes y empleadores.</w:t>
            </w:r>
          </w:p>
        </w:tc>
        <w:tc>
          <w:tcPr>
            <w:tcW w:w="516" w:type="pct"/>
          </w:tcPr>
          <w:p w14:paraId="75A8F843" w14:textId="77777777" w:rsidR="00A51744" w:rsidRPr="00FB6CD7" w:rsidRDefault="00A51744" w:rsidP="00C0542B">
            <w:pPr>
              <w:pStyle w:val="InfoBlue"/>
              <w:rPr>
                <w:i w:val="0"/>
                <w:iCs w:val="0"/>
                <w:color w:val="000000" w:themeColor="text1"/>
                <w:lang w:val="es-VE"/>
              </w:rPr>
            </w:pPr>
          </w:p>
          <w:p w14:paraId="6E4926E3" w14:textId="77777777" w:rsidR="00A51744" w:rsidRPr="00FB6CD7" w:rsidRDefault="00A51744" w:rsidP="00C0542B">
            <w:pPr>
              <w:pStyle w:val="Textodecuerpo"/>
              <w:ind w:left="0"/>
              <w:jc w:val="center"/>
              <w:rPr>
                <w:lang w:val="es-VE"/>
              </w:rPr>
            </w:pPr>
            <w:r w:rsidRPr="00FB6CD7">
              <w:rPr>
                <w:lang w:val="es-VE"/>
              </w:rPr>
              <w:t>1</w:t>
            </w:r>
          </w:p>
        </w:tc>
        <w:tc>
          <w:tcPr>
            <w:tcW w:w="622" w:type="pct"/>
            <w:vAlign w:val="center"/>
          </w:tcPr>
          <w:p w14:paraId="0765CFAC" w14:textId="77777777" w:rsidR="00A51744" w:rsidRPr="00FB6CD7" w:rsidRDefault="00A51744" w:rsidP="00C0542B">
            <w:pPr>
              <w:pStyle w:val="InfoBlue"/>
              <w:rPr>
                <w:i w:val="0"/>
                <w:iCs w:val="0"/>
                <w:color w:val="000000" w:themeColor="text1"/>
                <w:lang w:val="es-VE"/>
              </w:rPr>
            </w:pPr>
            <w:r w:rsidRPr="00FB6CD7">
              <w:rPr>
                <w:i w:val="0"/>
                <w:iCs w:val="0"/>
                <w:color w:val="000000" w:themeColor="text1"/>
                <w:lang w:val="es-VE"/>
              </w:rPr>
              <w:t>Gestión del perfil para Empresas</w:t>
            </w:r>
          </w:p>
        </w:tc>
        <w:tc>
          <w:tcPr>
            <w:tcW w:w="1258" w:type="pct"/>
            <w:vAlign w:val="center"/>
          </w:tcPr>
          <w:p w14:paraId="67DCC10A" w14:textId="77777777" w:rsidR="00A51744" w:rsidRPr="00FB6CD7" w:rsidRDefault="00A51744" w:rsidP="00C0542B">
            <w:pPr>
              <w:pStyle w:val="InfoBlue"/>
              <w:rPr>
                <w:i w:val="0"/>
                <w:iCs w:val="0"/>
                <w:lang w:val="es-VE"/>
              </w:rPr>
            </w:pPr>
            <w:r w:rsidRPr="00FB6CD7">
              <w:rPr>
                <w:i w:val="0"/>
                <w:iCs w:val="0"/>
                <w:color w:val="000000" w:themeColor="text1"/>
                <w:lang w:val="es-VE"/>
              </w:rPr>
              <w:t>Se desea que el usuario llene una serie de requisitos específicos para el perfil de empresa ya sea nombre de la empresa, cargo disponible, etc.</w:t>
            </w:r>
          </w:p>
        </w:tc>
        <w:tc>
          <w:tcPr>
            <w:tcW w:w="741" w:type="pct"/>
            <w:vAlign w:val="center"/>
          </w:tcPr>
          <w:p w14:paraId="1AE68862" w14:textId="77777777" w:rsidR="00A51744" w:rsidRPr="00FB6CD7" w:rsidRDefault="00A51744" w:rsidP="00C0542B">
            <w:pPr>
              <w:pStyle w:val="InfoBlue"/>
              <w:jc w:val="center"/>
              <w:rPr>
                <w:i w:val="0"/>
                <w:iCs w:val="0"/>
                <w:lang w:val="es-VE"/>
              </w:rPr>
            </w:pPr>
            <w:r w:rsidRPr="00FB6CD7">
              <w:rPr>
                <w:i w:val="0"/>
                <w:iCs w:val="0"/>
                <w:color w:val="000000" w:themeColor="text1"/>
                <w:lang w:val="es-VE"/>
              </w:rPr>
              <w:t>Alta</w:t>
            </w:r>
          </w:p>
        </w:tc>
        <w:tc>
          <w:tcPr>
            <w:tcW w:w="1090" w:type="pct"/>
            <w:vAlign w:val="center"/>
          </w:tcPr>
          <w:p w14:paraId="190AD2B9" w14:textId="77777777" w:rsidR="00A51744" w:rsidRPr="00FB6CD7" w:rsidRDefault="00A51744" w:rsidP="00C0542B">
            <w:pPr>
              <w:pStyle w:val="InfoBlue"/>
              <w:jc w:val="center"/>
              <w:rPr>
                <w:i w:val="0"/>
                <w:iCs w:val="0"/>
                <w:color w:val="000000" w:themeColor="text1"/>
                <w:lang w:val="es-VE"/>
              </w:rPr>
            </w:pPr>
            <w:r w:rsidRPr="00FB6CD7">
              <w:rPr>
                <w:i w:val="0"/>
                <w:iCs w:val="0"/>
                <w:color w:val="000000" w:themeColor="text1"/>
                <w:lang w:val="es-VE"/>
              </w:rPr>
              <w:t>Ninguna</w:t>
            </w:r>
          </w:p>
        </w:tc>
      </w:tr>
      <w:tr w:rsidR="00A51744" w:rsidRPr="00FB6CD7" w14:paraId="05AD3FD4" w14:textId="77777777" w:rsidTr="00C0542B">
        <w:trPr>
          <w:trHeight w:val="50"/>
        </w:trPr>
        <w:tc>
          <w:tcPr>
            <w:tcW w:w="773" w:type="pct"/>
            <w:vMerge/>
            <w:vAlign w:val="center"/>
          </w:tcPr>
          <w:p w14:paraId="4F35F46D" w14:textId="77777777" w:rsidR="00A51744" w:rsidRPr="00FB6CD7" w:rsidRDefault="00A51744" w:rsidP="00C0542B">
            <w:pPr>
              <w:pStyle w:val="Textodecuerpo"/>
              <w:keepLines w:val="0"/>
              <w:spacing w:after="0"/>
              <w:ind w:left="0"/>
              <w:rPr>
                <w:lang w:val="es-VE"/>
              </w:rPr>
            </w:pPr>
          </w:p>
        </w:tc>
        <w:tc>
          <w:tcPr>
            <w:tcW w:w="516" w:type="pct"/>
          </w:tcPr>
          <w:p w14:paraId="63EEC7AC" w14:textId="77777777" w:rsidR="00A51744" w:rsidRPr="00FB6CD7" w:rsidRDefault="00A51744" w:rsidP="00C0542B">
            <w:pPr>
              <w:pStyle w:val="Textodecuerpo"/>
              <w:keepLines w:val="0"/>
              <w:spacing w:after="0"/>
              <w:ind w:left="0"/>
              <w:rPr>
                <w:lang w:val="es-VE"/>
              </w:rPr>
            </w:pPr>
          </w:p>
          <w:p w14:paraId="5A6EF5AA" w14:textId="77777777" w:rsidR="00A51744" w:rsidRPr="00FB6CD7" w:rsidRDefault="00A51744" w:rsidP="00C0542B">
            <w:pPr>
              <w:pStyle w:val="Textodecuerpo"/>
              <w:keepLines w:val="0"/>
              <w:spacing w:after="0"/>
              <w:ind w:left="0"/>
              <w:jc w:val="center"/>
              <w:rPr>
                <w:lang w:val="es-VE"/>
              </w:rPr>
            </w:pPr>
            <w:r w:rsidRPr="00FB6CD7">
              <w:rPr>
                <w:lang w:val="es-VE"/>
              </w:rPr>
              <w:t>2</w:t>
            </w:r>
          </w:p>
        </w:tc>
        <w:tc>
          <w:tcPr>
            <w:tcW w:w="622" w:type="pct"/>
            <w:vAlign w:val="center"/>
          </w:tcPr>
          <w:p w14:paraId="6DD34EFA" w14:textId="77777777" w:rsidR="00A51744" w:rsidRPr="00FB6CD7" w:rsidRDefault="00A51744" w:rsidP="00C0542B">
            <w:pPr>
              <w:pStyle w:val="Textodecuerpo"/>
              <w:keepLines w:val="0"/>
              <w:spacing w:after="0"/>
              <w:ind w:left="0"/>
              <w:rPr>
                <w:lang w:val="es-VE"/>
              </w:rPr>
            </w:pPr>
            <w:r w:rsidRPr="00FB6CD7">
              <w:rPr>
                <w:lang w:val="es-VE"/>
              </w:rPr>
              <w:t>Gestión del perfil para Aspirantes</w:t>
            </w:r>
          </w:p>
        </w:tc>
        <w:tc>
          <w:tcPr>
            <w:tcW w:w="1258" w:type="pct"/>
            <w:vAlign w:val="center"/>
          </w:tcPr>
          <w:p w14:paraId="5E89ACF4" w14:textId="77777777" w:rsidR="00A51744" w:rsidRPr="00FB6CD7" w:rsidRDefault="00A51744" w:rsidP="00C0542B">
            <w:pPr>
              <w:pStyle w:val="Textodecuerpo"/>
              <w:keepLines w:val="0"/>
              <w:spacing w:after="0"/>
              <w:ind w:left="0"/>
              <w:rPr>
                <w:iCs/>
                <w:lang w:val="es-VE"/>
              </w:rPr>
            </w:pPr>
            <w:r w:rsidRPr="00FB6CD7">
              <w:rPr>
                <w:iCs/>
                <w:lang w:val="es-VE"/>
              </w:rPr>
              <w:t>Se desea que el usuario llene una serie de requisitos específicos para el perfil de aspirante ya sea nombre, apellido, edad, profesión etc.</w:t>
            </w:r>
          </w:p>
        </w:tc>
        <w:tc>
          <w:tcPr>
            <w:tcW w:w="741" w:type="pct"/>
            <w:vAlign w:val="center"/>
          </w:tcPr>
          <w:p w14:paraId="62BCE847" w14:textId="77777777" w:rsidR="00A51744" w:rsidRPr="00FB6CD7" w:rsidRDefault="00A51744" w:rsidP="00C0542B">
            <w:pPr>
              <w:pStyle w:val="Textodecuerpo"/>
              <w:keepLines w:val="0"/>
              <w:spacing w:after="0"/>
              <w:ind w:left="0"/>
              <w:jc w:val="center"/>
              <w:rPr>
                <w:lang w:val="es-VE"/>
              </w:rPr>
            </w:pPr>
            <w:r w:rsidRPr="00FB6CD7">
              <w:rPr>
                <w:lang w:val="es-VE"/>
              </w:rPr>
              <w:t>Alta</w:t>
            </w:r>
          </w:p>
        </w:tc>
        <w:tc>
          <w:tcPr>
            <w:tcW w:w="1090" w:type="pct"/>
            <w:vAlign w:val="center"/>
          </w:tcPr>
          <w:p w14:paraId="0427CB41" w14:textId="77777777" w:rsidR="00A51744" w:rsidRPr="00FB6CD7" w:rsidRDefault="00A51744" w:rsidP="00C0542B">
            <w:pPr>
              <w:pStyle w:val="Textodecuerpo"/>
              <w:keepLines w:val="0"/>
              <w:spacing w:after="0"/>
              <w:ind w:left="0"/>
              <w:jc w:val="center"/>
              <w:rPr>
                <w:lang w:val="es-VE"/>
              </w:rPr>
            </w:pPr>
            <w:r w:rsidRPr="00FB6CD7">
              <w:rPr>
                <w:lang w:val="es-VE"/>
              </w:rPr>
              <w:t>Ninguna</w:t>
            </w:r>
          </w:p>
        </w:tc>
      </w:tr>
      <w:tr w:rsidR="00A51744" w:rsidRPr="00142753" w14:paraId="2AFE9B2C" w14:textId="77777777" w:rsidTr="00C0542B">
        <w:tc>
          <w:tcPr>
            <w:tcW w:w="773" w:type="pct"/>
            <w:vMerge/>
            <w:vAlign w:val="center"/>
          </w:tcPr>
          <w:p w14:paraId="627658DE" w14:textId="77777777" w:rsidR="00A51744" w:rsidRPr="00FB6CD7" w:rsidRDefault="00A51744" w:rsidP="00C0542B">
            <w:pPr>
              <w:pStyle w:val="Textodecuerpo"/>
              <w:keepLines w:val="0"/>
              <w:spacing w:after="0"/>
              <w:ind w:left="0"/>
              <w:rPr>
                <w:lang w:val="es-VE"/>
              </w:rPr>
            </w:pPr>
          </w:p>
        </w:tc>
        <w:tc>
          <w:tcPr>
            <w:tcW w:w="516" w:type="pct"/>
          </w:tcPr>
          <w:p w14:paraId="713C26F8" w14:textId="77777777" w:rsidR="00A51744" w:rsidRPr="00FB6CD7" w:rsidRDefault="00A51744" w:rsidP="00C0542B">
            <w:pPr>
              <w:pStyle w:val="Textodecuerpo"/>
              <w:keepLines w:val="0"/>
              <w:spacing w:after="0"/>
              <w:ind w:left="0"/>
              <w:rPr>
                <w:color w:val="000000" w:themeColor="text1"/>
                <w:lang w:val="es-VE"/>
              </w:rPr>
            </w:pPr>
          </w:p>
          <w:p w14:paraId="2BAFEEA2" w14:textId="77777777" w:rsidR="00A51744" w:rsidRPr="00FB6CD7" w:rsidRDefault="00A51744" w:rsidP="00C0542B">
            <w:pPr>
              <w:pStyle w:val="Textodecuerpo"/>
              <w:keepLines w:val="0"/>
              <w:spacing w:after="0"/>
              <w:ind w:left="0"/>
              <w:rPr>
                <w:color w:val="000000" w:themeColor="text1"/>
                <w:lang w:val="es-VE"/>
              </w:rPr>
            </w:pPr>
            <w:r w:rsidRPr="00FB6CD7">
              <w:rPr>
                <w:color w:val="000000" w:themeColor="text1"/>
                <w:lang w:val="es-VE"/>
              </w:rPr>
              <w:t xml:space="preserve">       3</w:t>
            </w:r>
          </w:p>
        </w:tc>
        <w:tc>
          <w:tcPr>
            <w:tcW w:w="622" w:type="pct"/>
            <w:vAlign w:val="center"/>
          </w:tcPr>
          <w:p w14:paraId="17627E1E" w14:textId="77777777" w:rsidR="00A51744" w:rsidRPr="00FB6CD7" w:rsidRDefault="00A51744" w:rsidP="00C0542B">
            <w:pPr>
              <w:pStyle w:val="Textodecuerpo"/>
              <w:keepLines w:val="0"/>
              <w:spacing w:after="0"/>
              <w:ind w:left="0"/>
              <w:rPr>
                <w:color w:val="000000" w:themeColor="text1"/>
                <w:lang w:val="es-VE"/>
              </w:rPr>
            </w:pPr>
            <w:r w:rsidRPr="00FB6CD7">
              <w:rPr>
                <w:color w:val="000000" w:themeColor="text1"/>
                <w:lang w:val="es-VE"/>
              </w:rPr>
              <w:t>Gestión de Usuarios</w:t>
            </w:r>
          </w:p>
        </w:tc>
        <w:tc>
          <w:tcPr>
            <w:tcW w:w="1258" w:type="pct"/>
            <w:vAlign w:val="center"/>
          </w:tcPr>
          <w:p w14:paraId="388D0064" w14:textId="77777777" w:rsidR="00A51744" w:rsidRPr="00FB6CD7" w:rsidRDefault="00A51744" w:rsidP="00C0542B">
            <w:pPr>
              <w:pStyle w:val="Textodecuerpo"/>
              <w:keepLines w:val="0"/>
              <w:spacing w:after="0"/>
              <w:ind w:left="0"/>
              <w:rPr>
                <w:color w:val="000000" w:themeColor="text1"/>
                <w:lang w:val="es-VE"/>
              </w:rPr>
            </w:pPr>
            <w:r w:rsidRPr="00FB6CD7">
              <w:rPr>
                <w:color w:val="000000" w:themeColor="text1"/>
                <w:lang w:val="es-VE"/>
              </w:rPr>
              <w:t>Se le proporcionará a los aspirantes y empresas la capacidad de acceder a sus perfiles a través de sus usuarios y su contraseña.</w:t>
            </w:r>
          </w:p>
        </w:tc>
        <w:tc>
          <w:tcPr>
            <w:tcW w:w="741" w:type="pct"/>
            <w:vAlign w:val="center"/>
          </w:tcPr>
          <w:p w14:paraId="1454DEB6"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Alta</w:t>
            </w:r>
          </w:p>
        </w:tc>
        <w:tc>
          <w:tcPr>
            <w:tcW w:w="1090" w:type="pct"/>
            <w:vAlign w:val="center"/>
          </w:tcPr>
          <w:p w14:paraId="16F0B28D"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Creación del perfil para empresas y aspirantes</w:t>
            </w:r>
          </w:p>
        </w:tc>
      </w:tr>
      <w:tr w:rsidR="00A51744" w:rsidRPr="00142753" w14:paraId="05E5769A" w14:textId="77777777" w:rsidTr="00C0542B">
        <w:tc>
          <w:tcPr>
            <w:tcW w:w="773" w:type="pct"/>
            <w:vMerge/>
            <w:vAlign w:val="center"/>
          </w:tcPr>
          <w:p w14:paraId="0493B98F" w14:textId="77777777" w:rsidR="00A51744" w:rsidRPr="00FB6CD7" w:rsidRDefault="00A51744" w:rsidP="00C0542B">
            <w:pPr>
              <w:pStyle w:val="Textodecuerpo"/>
              <w:keepLines w:val="0"/>
              <w:spacing w:after="0"/>
              <w:ind w:left="0"/>
              <w:rPr>
                <w:lang w:val="es-VE"/>
              </w:rPr>
            </w:pPr>
          </w:p>
        </w:tc>
        <w:tc>
          <w:tcPr>
            <w:tcW w:w="516" w:type="pct"/>
          </w:tcPr>
          <w:p w14:paraId="32425CDF" w14:textId="77777777" w:rsidR="00A51744" w:rsidRPr="00FB6CD7" w:rsidRDefault="00A51744" w:rsidP="00C0542B">
            <w:pPr>
              <w:pStyle w:val="Textodecuerpo"/>
              <w:keepLines w:val="0"/>
              <w:spacing w:after="0"/>
              <w:ind w:left="0"/>
              <w:jc w:val="center"/>
              <w:rPr>
                <w:color w:val="000000" w:themeColor="text1"/>
                <w:lang w:val="es-VE"/>
              </w:rPr>
            </w:pPr>
          </w:p>
          <w:p w14:paraId="36F19A26" w14:textId="77777777" w:rsidR="00A51744" w:rsidRPr="00FB6CD7" w:rsidRDefault="00A51744" w:rsidP="00C0542B">
            <w:pPr>
              <w:pStyle w:val="Textodecuerpo"/>
              <w:keepLines w:val="0"/>
              <w:spacing w:after="0"/>
              <w:ind w:left="0"/>
              <w:jc w:val="center"/>
              <w:rPr>
                <w:color w:val="000000" w:themeColor="text1"/>
                <w:lang w:val="es-VE"/>
              </w:rPr>
            </w:pPr>
          </w:p>
          <w:p w14:paraId="6DB3740D" w14:textId="77777777" w:rsidR="00A51744" w:rsidRPr="00FB6CD7" w:rsidRDefault="00A51744" w:rsidP="00C0542B">
            <w:pPr>
              <w:pStyle w:val="Textodecuerpo"/>
              <w:keepLines w:val="0"/>
              <w:spacing w:after="0"/>
              <w:ind w:left="0"/>
              <w:jc w:val="center"/>
              <w:rPr>
                <w:color w:val="000000" w:themeColor="text1"/>
                <w:lang w:val="es-VE"/>
              </w:rPr>
            </w:pPr>
          </w:p>
          <w:p w14:paraId="1878052B" w14:textId="77777777" w:rsidR="00A51744" w:rsidRPr="00FB6CD7" w:rsidRDefault="00A51744" w:rsidP="00C0542B">
            <w:pPr>
              <w:pStyle w:val="Textodecuerpo"/>
              <w:keepLines w:val="0"/>
              <w:spacing w:after="0"/>
              <w:ind w:left="0"/>
              <w:jc w:val="center"/>
              <w:rPr>
                <w:color w:val="000000" w:themeColor="text1"/>
                <w:lang w:val="es-VE"/>
              </w:rPr>
            </w:pPr>
          </w:p>
          <w:p w14:paraId="4F6B1292"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4</w:t>
            </w:r>
          </w:p>
        </w:tc>
        <w:tc>
          <w:tcPr>
            <w:tcW w:w="622" w:type="pct"/>
            <w:vAlign w:val="center"/>
          </w:tcPr>
          <w:p w14:paraId="59B43D9C"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Gestión del Empareja-miento de Empleos</w:t>
            </w:r>
          </w:p>
        </w:tc>
        <w:tc>
          <w:tcPr>
            <w:tcW w:w="1258" w:type="pct"/>
            <w:vAlign w:val="center"/>
          </w:tcPr>
          <w:p w14:paraId="72AC69F4" w14:textId="77777777" w:rsidR="00A51744" w:rsidRPr="00FB6CD7" w:rsidRDefault="00A51744" w:rsidP="00C0542B">
            <w:pPr>
              <w:pStyle w:val="Textodecuerpo"/>
              <w:keepLines w:val="0"/>
              <w:spacing w:after="0"/>
              <w:ind w:left="0"/>
              <w:rPr>
                <w:iCs/>
                <w:color w:val="000000" w:themeColor="text1"/>
                <w:lang w:val="es-VE"/>
              </w:rPr>
            </w:pPr>
            <w:r w:rsidRPr="00FB6CD7">
              <w:rPr>
                <w:iCs/>
                <w:lang w:val="es-VE"/>
              </w:rPr>
              <w:t xml:space="preserve">Se desea emparejar empresas con aspirantes, dependiendo de los requisitos que haya expuesto la empresa se le asignará los aspirantes que cumplan estos requisitos. En el momento que se empareje el aspirante con la empresa que esté interesada, se proporcionara la información de la empresa al aspirante y la información del aspirante a </w:t>
            </w:r>
            <w:r w:rsidRPr="00FB6CD7">
              <w:rPr>
                <w:iCs/>
                <w:lang w:val="es-VE"/>
              </w:rPr>
              <w:lastRenderedPageBreak/>
              <w:t>la empresa.</w:t>
            </w:r>
          </w:p>
        </w:tc>
        <w:tc>
          <w:tcPr>
            <w:tcW w:w="741" w:type="pct"/>
            <w:vAlign w:val="center"/>
          </w:tcPr>
          <w:p w14:paraId="5B699F23"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lastRenderedPageBreak/>
              <w:t>Alta</w:t>
            </w:r>
          </w:p>
        </w:tc>
        <w:tc>
          <w:tcPr>
            <w:tcW w:w="1090" w:type="pct"/>
            <w:vAlign w:val="center"/>
          </w:tcPr>
          <w:p w14:paraId="7E0AF853"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Creación del perfil para empresas y aspirantes, y la gestión de usuarios.</w:t>
            </w:r>
          </w:p>
        </w:tc>
      </w:tr>
      <w:tr w:rsidR="00A51744" w:rsidRPr="00142753" w14:paraId="3CDAC03C" w14:textId="77777777" w:rsidTr="00C0542B">
        <w:tc>
          <w:tcPr>
            <w:tcW w:w="773" w:type="pct"/>
            <w:vMerge/>
            <w:vAlign w:val="center"/>
          </w:tcPr>
          <w:p w14:paraId="4F039B88" w14:textId="77777777" w:rsidR="00A51744" w:rsidRPr="00FB6CD7" w:rsidRDefault="00A51744" w:rsidP="00C0542B">
            <w:pPr>
              <w:pStyle w:val="Textodecuerpo"/>
              <w:keepLines w:val="0"/>
              <w:spacing w:after="0"/>
              <w:ind w:left="0"/>
              <w:rPr>
                <w:lang w:val="es-VE"/>
              </w:rPr>
            </w:pPr>
          </w:p>
        </w:tc>
        <w:tc>
          <w:tcPr>
            <w:tcW w:w="516" w:type="pct"/>
          </w:tcPr>
          <w:p w14:paraId="587282FA" w14:textId="77777777" w:rsidR="00A51744" w:rsidRPr="00FB6CD7" w:rsidRDefault="00A51744" w:rsidP="00C0542B">
            <w:pPr>
              <w:pStyle w:val="Textodecuerpo"/>
              <w:keepLines w:val="0"/>
              <w:spacing w:after="0"/>
              <w:ind w:left="0"/>
              <w:jc w:val="center"/>
              <w:rPr>
                <w:color w:val="000000" w:themeColor="text1"/>
                <w:lang w:val="es-VE"/>
              </w:rPr>
            </w:pPr>
          </w:p>
          <w:p w14:paraId="3C17911B" w14:textId="77777777" w:rsidR="00A51744" w:rsidRPr="00FB6CD7" w:rsidRDefault="00A51744" w:rsidP="00C0542B">
            <w:pPr>
              <w:pStyle w:val="Textodecuerpo"/>
              <w:keepLines w:val="0"/>
              <w:spacing w:after="0"/>
              <w:ind w:left="0"/>
              <w:jc w:val="center"/>
              <w:rPr>
                <w:color w:val="000000" w:themeColor="text1"/>
                <w:lang w:val="es-VE"/>
              </w:rPr>
            </w:pPr>
          </w:p>
          <w:p w14:paraId="6F267BF1"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5</w:t>
            </w:r>
          </w:p>
        </w:tc>
        <w:tc>
          <w:tcPr>
            <w:tcW w:w="622" w:type="pct"/>
            <w:vAlign w:val="center"/>
          </w:tcPr>
          <w:p w14:paraId="326DC32A"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Geolocali-zación</w:t>
            </w:r>
          </w:p>
        </w:tc>
        <w:tc>
          <w:tcPr>
            <w:tcW w:w="1258" w:type="pct"/>
            <w:vAlign w:val="center"/>
          </w:tcPr>
          <w:p w14:paraId="37E4EA6A" w14:textId="279E8948" w:rsidR="00A51744" w:rsidRPr="00FB6CD7" w:rsidRDefault="00A51744" w:rsidP="00C0542B">
            <w:pPr>
              <w:pStyle w:val="Textodecuerpo"/>
              <w:keepLines w:val="0"/>
              <w:spacing w:after="0"/>
              <w:ind w:left="0"/>
              <w:rPr>
                <w:iCs/>
                <w:color w:val="000000" w:themeColor="text1"/>
                <w:lang w:val="es-VE"/>
              </w:rPr>
            </w:pPr>
            <w:r w:rsidRPr="00FB6CD7">
              <w:rPr>
                <w:iCs/>
                <w:lang w:val="es-VE"/>
              </w:rPr>
              <w:t>Se le proporcionara al aspirante emparejado con la empresa, la posibilidad de ubicar a la empresa a través de la herramienta de geolocalización “Google Maps”.</w:t>
            </w:r>
          </w:p>
        </w:tc>
        <w:tc>
          <w:tcPr>
            <w:tcW w:w="741" w:type="pct"/>
            <w:vAlign w:val="center"/>
          </w:tcPr>
          <w:p w14:paraId="6401BB46"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Media</w:t>
            </w:r>
          </w:p>
        </w:tc>
        <w:tc>
          <w:tcPr>
            <w:tcW w:w="1090" w:type="pct"/>
            <w:vAlign w:val="center"/>
          </w:tcPr>
          <w:p w14:paraId="317A534F" w14:textId="77777777" w:rsidR="00A51744" w:rsidRPr="00FB6CD7" w:rsidRDefault="00A51744" w:rsidP="00C0542B">
            <w:pPr>
              <w:pStyle w:val="Textodecuerpo"/>
              <w:keepLines w:val="0"/>
              <w:spacing w:after="0"/>
              <w:ind w:left="0"/>
              <w:jc w:val="center"/>
              <w:rPr>
                <w:color w:val="000000" w:themeColor="text1"/>
                <w:lang w:val="es-VE"/>
              </w:rPr>
            </w:pPr>
            <w:r w:rsidRPr="00FB6CD7">
              <w:rPr>
                <w:color w:val="000000" w:themeColor="text1"/>
                <w:lang w:val="es-VE"/>
              </w:rPr>
              <w:t>Gestión del emparejamiento de empleos.</w:t>
            </w:r>
          </w:p>
        </w:tc>
      </w:tr>
      <w:bookmarkEnd w:id="8"/>
    </w:tbl>
    <w:p w14:paraId="4501D77A" w14:textId="7FDAFA97" w:rsidR="005F3E66" w:rsidRPr="00FB6CD7" w:rsidRDefault="005F3E66" w:rsidP="006F41F7">
      <w:pPr>
        <w:pStyle w:val="InfoBlue"/>
        <w:rPr>
          <w:lang w:val="es-VE"/>
        </w:rPr>
      </w:pPr>
    </w:p>
    <w:p w14:paraId="0ECC6DAB" w14:textId="5397E182" w:rsidR="00A51744" w:rsidRPr="00FB6CD7" w:rsidRDefault="00A51744" w:rsidP="00A51744">
      <w:pPr>
        <w:pStyle w:val="Textodecuerpo"/>
        <w:rPr>
          <w:lang w:val="es-VE"/>
        </w:rPr>
      </w:pPr>
    </w:p>
    <w:p w14:paraId="04B30E66" w14:textId="623183FF" w:rsidR="00A51744" w:rsidRPr="00FB6CD7" w:rsidRDefault="00A51744" w:rsidP="00A51744">
      <w:pPr>
        <w:pStyle w:val="Textodecuerpo"/>
        <w:rPr>
          <w:lang w:val="es-VE"/>
        </w:rPr>
      </w:pPr>
    </w:p>
    <w:p w14:paraId="20A1AC93" w14:textId="66001ED8" w:rsidR="00A51744" w:rsidRPr="00FB6CD7" w:rsidRDefault="00A51744" w:rsidP="00A51744">
      <w:pPr>
        <w:pStyle w:val="Textodecuerpo"/>
        <w:rPr>
          <w:lang w:val="es-VE"/>
        </w:rPr>
      </w:pPr>
    </w:p>
    <w:p w14:paraId="2DAC3457" w14:textId="2AF8A6C2" w:rsidR="00A51744" w:rsidRPr="00FB6CD7" w:rsidRDefault="00A51744" w:rsidP="00A51744">
      <w:pPr>
        <w:pStyle w:val="Textodecuerpo"/>
        <w:rPr>
          <w:lang w:val="es-VE"/>
        </w:rPr>
      </w:pPr>
    </w:p>
    <w:p w14:paraId="20222CAE" w14:textId="38E9A248" w:rsidR="00A51744" w:rsidRPr="00FB6CD7" w:rsidRDefault="00A51744" w:rsidP="00A51744">
      <w:pPr>
        <w:pStyle w:val="Textodecuerpo"/>
        <w:rPr>
          <w:lang w:val="es-VE"/>
        </w:rPr>
      </w:pPr>
    </w:p>
    <w:p w14:paraId="760364AB" w14:textId="5119051F" w:rsidR="00A51744" w:rsidRPr="00FB6CD7" w:rsidRDefault="00A51744" w:rsidP="00A51744">
      <w:pPr>
        <w:pStyle w:val="Textodecuerpo"/>
        <w:rPr>
          <w:lang w:val="es-VE"/>
        </w:rPr>
      </w:pPr>
    </w:p>
    <w:p w14:paraId="47E64A1B" w14:textId="61D60BE3" w:rsidR="00A51744" w:rsidRPr="00FB6CD7" w:rsidRDefault="00A51744" w:rsidP="00A51744">
      <w:pPr>
        <w:pStyle w:val="Textodecuerpo"/>
        <w:rPr>
          <w:lang w:val="es-VE"/>
        </w:rPr>
      </w:pPr>
    </w:p>
    <w:p w14:paraId="6B92DC67" w14:textId="14AC7B82" w:rsidR="00A51744" w:rsidRPr="00FB6CD7" w:rsidRDefault="00A51744" w:rsidP="00A51744">
      <w:pPr>
        <w:pStyle w:val="Textodecuerpo"/>
        <w:rPr>
          <w:lang w:val="es-VE"/>
        </w:rPr>
      </w:pPr>
    </w:p>
    <w:p w14:paraId="380AF89A" w14:textId="36F8A8E9" w:rsidR="00A51744" w:rsidRPr="00FB6CD7" w:rsidRDefault="00A51744" w:rsidP="00A51744">
      <w:pPr>
        <w:pStyle w:val="Textodecuerpo"/>
        <w:rPr>
          <w:lang w:val="es-VE"/>
        </w:rPr>
      </w:pPr>
    </w:p>
    <w:p w14:paraId="7C74C031" w14:textId="418C7883" w:rsidR="00A51744" w:rsidRPr="00FB6CD7" w:rsidRDefault="00A51744" w:rsidP="00A51744">
      <w:pPr>
        <w:pStyle w:val="Textodecuerpo"/>
        <w:rPr>
          <w:lang w:val="es-VE"/>
        </w:rPr>
      </w:pPr>
    </w:p>
    <w:p w14:paraId="44F7FF33" w14:textId="2F60F614" w:rsidR="00A51744" w:rsidRPr="00FB6CD7" w:rsidRDefault="00A51744" w:rsidP="00A51744">
      <w:pPr>
        <w:pStyle w:val="Textodecuerpo"/>
        <w:rPr>
          <w:lang w:val="es-VE"/>
        </w:rPr>
      </w:pPr>
    </w:p>
    <w:p w14:paraId="35CD27D2" w14:textId="44AD7DC3" w:rsidR="00A51744" w:rsidRPr="00FB6CD7" w:rsidRDefault="00A51744" w:rsidP="00A51744">
      <w:pPr>
        <w:pStyle w:val="Textodecuerpo"/>
        <w:rPr>
          <w:lang w:val="es-VE"/>
        </w:rPr>
      </w:pPr>
    </w:p>
    <w:p w14:paraId="4EBE8977" w14:textId="27C93B62" w:rsidR="00A51744" w:rsidRPr="00FB6CD7" w:rsidRDefault="00A51744" w:rsidP="00A51744">
      <w:pPr>
        <w:pStyle w:val="Textodecuerpo"/>
        <w:rPr>
          <w:lang w:val="es-VE"/>
        </w:rPr>
      </w:pPr>
    </w:p>
    <w:p w14:paraId="6DF7F584" w14:textId="46A305C5" w:rsidR="00A51744" w:rsidRPr="00FB6CD7" w:rsidRDefault="00A51744" w:rsidP="00A51744">
      <w:pPr>
        <w:pStyle w:val="Textodecuerpo"/>
        <w:rPr>
          <w:lang w:val="es-VE"/>
        </w:rPr>
      </w:pPr>
    </w:p>
    <w:p w14:paraId="77213473" w14:textId="0F755896" w:rsidR="00A51744" w:rsidRPr="00FB6CD7" w:rsidRDefault="00A51744" w:rsidP="00A51744">
      <w:pPr>
        <w:pStyle w:val="Textodecuerpo"/>
        <w:rPr>
          <w:lang w:val="es-VE"/>
        </w:rPr>
      </w:pPr>
    </w:p>
    <w:p w14:paraId="23D41988" w14:textId="0EE7B7CA" w:rsidR="00A51744" w:rsidRPr="00FB6CD7" w:rsidRDefault="00A51744" w:rsidP="00A51744">
      <w:pPr>
        <w:pStyle w:val="Textodecuerpo"/>
        <w:rPr>
          <w:lang w:val="es-VE"/>
        </w:rPr>
      </w:pPr>
    </w:p>
    <w:p w14:paraId="6A826EE9" w14:textId="49E4B184" w:rsidR="00A51744" w:rsidRPr="00FB6CD7" w:rsidRDefault="00A51744" w:rsidP="00A51744">
      <w:pPr>
        <w:pStyle w:val="Textodecuerpo"/>
        <w:rPr>
          <w:lang w:val="es-VE"/>
        </w:rPr>
      </w:pPr>
    </w:p>
    <w:p w14:paraId="657AE2F4" w14:textId="2859FD88" w:rsidR="00A51744" w:rsidRPr="00FB6CD7" w:rsidRDefault="00A51744" w:rsidP="00A51744">
      <w:pPr>
        <w:pStyle w:val="Textodecuerpo"/>
        <w:rPr>
          <w:lang w:val="es-VE"/>
        </w:rPr>
      </w:pPr>
    </w:p>
    <w:p w14:paraId="1F600321" w14:textId="3189AF36" w:rsidR="00A51744" w:rsidRPr="00FB6CD7" w:rsidRDefault="00A51744" w:rsidP="00A51744">
      <w:pPr>
        <w:pStyle w:val="Textodecuerpo"/>
        <w:rPr>
          <w:lang w:val="es-VE"/>
        </w:rPr>
      </w:pPr>
    </w:p>
    <w:p w14:paraId="0A13660A" w14:textId="35720790" w:rsidR="00A51744" w:rsidRPr="00FB6CD7" w:rsidRDefault="00A51744" w:rsidP="00A51744">
      <w:pPr>
        <w:pStyle w:val="Textodecuerpo"/>
        <w:rPr>
          <w:lang w:val="es-VE"/>
        </w:rPr>
      </w:pPr>
    </w:p>
    <w:p w14:paraId="7298F567" w14:textId="200DE74D" w:rsidR="00A51744" w:rsidRPr="00FB6CD7" w:rsidRDefault="00A51744" w:rsidP="00A51744">
      <w:pPr>
        <w:pStyle w:val="Textodecuerpo"/>
        <w:rPr>
          <w:lang w:val="es-VE"/>
        </w:rPr>
      </w:pPr>
    </w:p>
    <w:p w14:paraId="506F37F5" w14:textId="2570B7D2" w:rsidR="00A51744" w:rsidRPr="00FB6CD7" w:rsidRDefault="00A51744" w:rsidP="00A51744">
      <w:pPr>
        <w:pStyle w:val="Textodecuerpo"/>
        <w:rPr>
          <w:lang w:val="es-VE"/>
        </w:rPr>
      </w:pPr>
    </w:p>
    <w:p w14:paraId="7048BEF7" w14:textId="16B9AECC" w:rsidR="00A51744" w:rsidRPr="00FB6CD7" w:rsidRDefault="00A51744" w:rsidP="00A51744">
      <w:pPr>
        <w:pStyle w:val="Textodecuerpo"/>
        <w:rPr>
          <w:lang w:val="es-VE"/>
        </w:rPr>
      </w:pPr>
    </w:p>
    <w:p w14:paraId="6C7376CA" w14:textId="3E8F884B" w:rsidR="00A51744" w:rsidRPr="00FB6CD7" w:rsidRDefault="00A51744" w:rsidP="00A51744">
      <w:pPr>
        <w:pStyle w:val="Textodecuerpo"/>
        <w:rPr>
          <w:lang w:val="es-VE"/>
        </w:rPr>
      </w:pPr>
    </w:p>
    <w:p w14:paraId="236C8A54" w14:textId="006DE573" w:rsidR="00A51744" w:rsidRPr="00FB6CD7" w:rsidRDefault="00A51744" w:rsidP="00A51744">
      <w:pPr>
        <w:pStyle w:val="Textodecuerpo"/>
        <w:rPr>
          <w:lang w:val="es-VE"/>
        </w:rPr>
      </w:pPr>
    </w:p>
    <w:p w14:paraId="13081B03" w14:textId="4AF6F2DD" w:rsidR="00A51744" w:rsidRPr="00FB6CD7" w:rsidRDefault="00A51744" w:rsidP="00A51744">
      <w:pPr>
        <w:pStyle w:val="Textodecuerpo"/>
        <w:rPr>
          <w:lang w:val="es-VE"/>
        </w:rPr>
      </w:pPr>
    </w:p>
    <w:p w14:paraId="7ECFD53C" w14:textId="62058317" w:rsidR="00A51744" w:rsidRPr="00FB6CD7" w:rsidRDefault="00A51744" w:rsidP="00A51744">
      <w:pPr>
        <w:pStyle w:val="Textodecuerpo"/>
        <w:rPr>
          <w:lang w:val="es-VE"/>
        </w:rPr>
      </w:pPr>
    </w:p>
    <w:p w14:paraId="02DFBB91" w14:textId="5DD51F95" w:rsidR="00A51744" w:rsidRPr="00FB6CD7" w:rsidRDefault="00A51744" w:rsidP="00C0542B">
      <w:pPr>
        <w:widowControl/>
        <w:spacing w:line="240" w:lineRule="auto"/>
        <w:jc w:val="left"/>
        <w:rPr>
          <w:lang w:val="es-VE"/>
        </w:rPr>
      </w:pPr>
      <w:r w:rsidRPr="00FB6CD7">
        <w:rPr>
          <w:lang w:val="es-VE"/>
        </w:rPr>
        <w:br w:type="page"/>
      </w:r>
    </w:p>
    <w:p w14:paraId="571BC908" w14:textId="77777777" w:rsidR="00C0542B" w:rsidRPr="00FB6CD7" w:rsidRDefault="00C0542B" w:rsidP="00D37431">
      <w:pPr>
        <w:pStyle w:val="Ttulo1"/>
        <w:keepNext w:val="0"/>
        <w:rPr>
          <w:lang w:val="es-VE"/>
        </w:rPr>
        <w:sectPr w:rsidR="00C0542B" w:rsidRPr="00FB6CD7" w:rsidSect="006F41F7">
          <w:headerReference w:type="default" r:id="rId12"/>
          <w:footerReference w:type="default" r:id="rId13"/>
          <w:endnotePr>
            <w:numFmt w:val="decimal"/>
          </w:endnotePr>
          <w:pgSz w:w="12240" w:h="15840"/>
          <w:pgMar w:top="1417" w:right="1440" w:bottom="1417" w:left="1440" w:header="720" w:footer="720" w:gutter="0"/>
          <w:cols w:space="720"/>
        </w:sectPr>
      </w:pPr>
      <w:bookmarkStart w:id="11" w:name="_Toc251766389"/>
    </w:p>
    <w:p w14:paraId="72B441BA" w14:textId="54297FE1" w:rsidR="005F3E66" w:rsidRPr="00FB6CD7" w:rsidRDefault="005F3E66" w:rsidP="00D37431">
      <w:pPr>
        <w:pStyle w:val="Ttulo1"/>
        <w:keepNext w:val="0"/>
        <w:rPr>
          <w:lang w:val="es-VE"/>
        </w:rPr>
      </w:pPr>
      <w:r w:rsidRPr="00FB6CD7">
        <w:rPr>
          <w:lang w:val="es-VE"/>
        </w:rPr>
        <w:lastRenderedPageBreak/>
        <w:t>Modelo de Casos de Uso</w:t>
      </w:r>
      <w:bookmarkEnd w:id="11"/>
    </w:p>
    <w:p w14:paraId="2BDE1279" w14:textId="77777777" w:rsidR="005F3E66" w:rsidRPr="00FB6CD7" w:rsidRDefault="005F3E66" w:rsidP="00D37431">
      <w:pPr>
        <w:rPr>
          <w:lang w:val="es-VE"/>
        </w:rPr>
      </w:pPr>
    </w:p>
    <w:p w14:paraId="017771A5" w14:textId="06B4A660" w:rsidR="005F3E66" w:rsidRPr="00FB6CD7" w:rsidRDefault="00C0542B" w:rsidP="00D37431">
      <w:pPr>
        <w:pStyle w:val="Ttulo2"/>
        <w:keepNext w:val="0"/>
        <w:rPr>
          <w:lang w:val="es-VE"/>
        </w:rPr>
      </w:pPr>
      <w:bookmarkStart w:id="12" w:name="_Toc251766390"/>
      <w:r w:rsidRPr="00FB6CD7">
        <w:rPr>
          <w:noProof/>
          <w:lang w:val="es-ES" w:eastAsia="es-ES"/>
        </w:rPr>
        <w:drawing>
          <wp:anchor distT="0" distB="0" distL="114300" distR="114300" simplePos="0" relativeHeight="251661824" behindDoc="0" locked="0" layoutInCell="1" allowOverlap="1" wp14:anchorId="005BB2D1" wp14:editId="430918BA">
            <wp:simplePos x="0" y="0"/>
            <wp:positionH relativeFrom="column">
              <wp:posOffset>-568325</wp:posOffset>
            </wp:positionH>
            <wp:positionV relativeFrom="paragraph">
              <wp:posOffset>264160</wp:posOffset>
            </wp:positionV>
            <wp:extent cx="8763000" cy="52076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281" cy="5207802"/>
                    </a:xfrm>
                    <a:prstGeom prst="rect">
                      <a:avLst/>
                    </a:prstGeom>
                    <a:noFill/>
                    <a:ln>
                      <a:noFill/>
                    </a:ln>
                  </pic:spPr>
                </pic:pic>
              </a:graphicData>
            </a:graphic>
            <wp14:sizeRelH relativeFrom="page">
              <wp14:pctWidth>0</wp14:pctWidth>
            </wp14:sizeRelH>
            <wp14:sizeRelV relativeFrom="page">
              <wp14:pctHeight>0</wp14:pctHeight>
            </wp14:sizeRelV>
          </wp:anchor>
        </w:drawing>
      </w:r>
      <w:r w:rsidR="005F3E66" w:rsidRPr="00FB6CD7">
        <w:rPr>
          <w:lang w:val="es-VE"/>
        </w:rPr>
        <w:t xml:space="preserve">Diagrama de Casos de </w:t>
      </w:r>
      <w:commentRangeStart w:id="13"/>
      <w:r w:rsidR="005F3E66" w:rsidRPr="00FB6CD7">
        <w:rPr>
          <w:lang w:val="es-VE"/>
        </w:rPr>
        <w:t>Uso</w:t>
      </w:r>
      <w:bookmarkEnd w:id="12"/>
      <w:commentRangeEnd w:id="13"/>
      <w:r w:rsidR="00F67F68">
        <w:rPr>
          <w:rStyle w:val="Refdecomentario"/>
          <w:rFonts w:ascii="New York" w:hAnsi="New York" w:cs="New York"/>
          <w:b w:val="0"/>
          <w:bCs w:val="0"/>
        </w:rPr>
        <w:commentReference w:id="13"/>
      </w:r>
    </w:p>
    <w:p w14:paraId="1DFDFD82" w14:textId="131E266C" w:rsidR="005F3E66" w:rsidRPr="00FB6CD7" w:rsidRDefault="005F3E66" w:rsidP="00D37431">
      <w:pPr>
        <w:rPr>
          <w:lang w:val="es-VE"/>
        </w:rPr>
      </w:pPr>
    </w:p>
    <w:p w14:paraId="6D520732" w14:textId="5161E0ED" w:rsidR="00A51744" w:rsidRPr="00FB6CD7" w:rsidRDefault="00A51744" w:rsidP="00D37431">
      <w:pPr>
        <w:rPr>
          <w:lang w:val="es-VE"/>
        </w:rPr>
      </w:pPr>
    </w:p>
    <w:p w14:paraId="16131818" w14:textId="124C7127" w:rsidR="00A51744" w:rsidRPr="00FB6CD7" w:rsidRDefault="00A51744" w:rsidP="00D37431">
      <w:pPr>
        <w:rPr>
          <w:lang w:val="es-VE"/>
        </w:rPr>
      </w:pPr>
    </w:p>
    <w:p w14:paraId="483A85D9" w14:textId="4E939EAC" w:rsidR="00A51744" w:rsidRPr="00FB6CD7" w:rsidRDefault="00A51744" w:rsidP="00D37431">
      <w:pPr>
        <w:rPr>
          <w:lang w:val="es-VE"/>
        </w:rPr>
      </w:pPr>
    </w:p>
    <w:p w14:paraId="2AA38382" w14:textId="5E0F557C" w:rsidR="00A51744" w:rsidRPr="00FB6CD7" w:rsidRDefault="00A51744" w:rsidP="00D37431">
      <w:pPr>
        <w:rPr>
          <w:lang w:val="es-VE"/>
        </w:rPr>
      </w:pPr>
    </w:p>
    <w:p w14:paraId="729CC6D3" w14:textId="7F161ECE" w:rsidR="00A51744" w:rsidRPr="00FB6CD7" w:rsidRDefault="00A51744" w:rsidP="00D37431">
      <w:pPr>
        <w:rPr>
          <w:lang w:val="es-VE"/>
        </w:rPr>
      </w:pPr>
    </w:p>
    <w:p w14:paraId="6669853A" w14:textId="7928E9D8" w:rsidR="00C0542B" w:rsidRPr="00FB6CD7" w:rsidRDefault="00C0542B">
      <w:pPr>
        <w:widowControl/>
        <w:spacing w:line="240" w:lineRule="auto"/>
        <w:jc w:val="left"/>
        <w:rPr>
          <w:lang w:val="es-VE"/>
        </w:rPr>
        <w:sectPr w:rsidR="00C0542B" w:rsidRPr="00FB6CD7" w:rsidSect="00C0542B">
          <w:endnotePr>
            <w:numFmt w:val="decimal"/>
          </w:endnotePr>
          <w:pgSz w:w="15840" w:h="12240" w:orient="landscape"/>
          <w:pgMar w:top="1440" w:right="1411" w:bottom="1440" w:left="1411" w:header="720" w:footer="720" w:gutter="0"/>
          <w:cols w:space="720"/>
        </w:sectPr>
      </w:pPr>
    </w:p>
    <w:p w14:paraId="0C6F8EFF" w14:textId="5FFC2021" w:rsidR="00A51744" w:rsidRPr="00FB6CD7" w:rsidRDefault="00A51744">
      <w:pPr>
        <w:widowControl/>
        <w:spacing w:line="240" w:lineRule="auto"/>
        <w:jc w:val="left"/>
        <w:rPr>
          <w:lang w:val="es-VE"/>
        </w:rPr>
      </w:pPr>
    </w:p>
    <w:p w14:paraId="5E086EA7" w14:textId="77777777" w:rsidR="00A51744" w:rsidRPr="00FB6CD7" w:rsidRDefault="00A51744" w:rsidP="00D37431">
      <w:pPr>
        <w:rPr>
          <w:lang w:val="es-VE"/>
        </w:rPr>
      </w:pPr>
    </w:p>
    <w:p w14:paraId="33F31C33" w14:textId="77777777" w:rsidR="005F3E66" w:rsidRPr="00FB6CD7" w:rsidRDefault="005F3E66" w:rsidP="00D37431">
      <w:pPr>
        <w:pStyle w:val="Ttulo2"/>
        <w:keepNext w:val="0"/>
        <w:rPr>
          <w:lang w:val="es-VE"/>
        </w:rPr>
      </w:pPr>
      <w:bookmarkStart w:id="14" w:name="_Toc251766391"/>
      <w:r w:rsidRPr="00FB6CD7">
        <w:rPr>
          <w:lang w:val="es-VE"/>
        </w:rPr>
        <w:t>Resumen de Casos de Uso y Actores</w:t>
      </w:r>
      <w:bookmarkEnd w:id="14"/>
    </w:p>
    <w:p w14:paraId="108D9E4E" w14:textId="2AE56B8F" w:rsidR="005F3E66" w:rsidRPr="00FB6CD7" w:rsidRDefault="005F3E66" w:rsidP="00D37431">
      <w:pPr>
        <w:pStyle w:val="InfoBlue"/>
        <w:rPr>
          <w:lang w:val="es-V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13"/>
        <w:gridCol w:w="4366"/>
        <w:gridCol w:w="3221"/>
      </w:tblGrid>
      <w:tr w:rsidR="00C0542B" w:rsidRPr="00FB6CD7" w14:paraId="6A8D1FFC" w14:textId="77777777" w:rsidTr="00C0542B">
        <w:trPr>
          <w:jc w:val="center"/>
        </w:trPr>
        <w:tc>
          <w:tcPr>
            <w:tcW w:w="1007" w:type="pct"/>
          </w:tcPr>
          <w:p w14:paraId="5DFFBA8A" w14:textId="77777777" w:rsidR="00C0542B" w:rsidRPr="00FB6CD7" w:rsidRDefault="00C0542B" w:rsidP="00C0542B">
            <w:pPr>
              <w:jc w:val="center"/>
              <w:rPr>
                <w:b/>
                <w:bCs/>
                <w:lang w:val="es-VE"/>
              </w:rPr>
            </w:pPr>
            <w:r w:rsidRPr="00FB6CD7">
              <w:rPr>
                <w:b/>
                <w:bCs/>
                <w:lang w:val="es-VE"/>
              </w:rPr>
              <w:t>ID del Caso de uso</w:t>
            </w:r>
          </w:p>
        </w:tc>
        <w:tc>
          <w:tcPr>
            <w:tcW w:w="2298" w:type="pct"/>
          </w:tcPr>
          <w:p w14:paraId="36A41780" w14:textId="77777777" w:rsidR="00C0542B" w:rsidRPr="00FB6CD7" w:rsidRDefault="00C0542B" w:rsidP="00C0542B">
            <w:pPr>
              <w:jc w:val="center"/>
              <w:rPr>
                <w:b/>
                <w:bCs/>
                <w:lang w:val="es-VE"/>
              </w:rPr>
            </w:pPr>
            <w:r w:rsidRPr="00FB6CD7">
              <w:rPr>
                <w:b/>
                <w:bCs/>
                <w:lang w:val="es-VE"/>
              </w:rPr>
              <w:t>Nombre del Caso de Uso</w:t>
            </w:r>
          </w:p>
        </w:tc>
        <w:tc>
          <w:tcPr>
            <w:tcW w:w="1695" w:type="pct"/>
          </w:tcPr>
          <w:p w14:paraId="50265B65" w14:textId="77777777" w:rsidR="00C0542B" w:rsidRPr="00FB6CD7" w:rsidRDefault="00C0542B" w:rsidP="00C0542B">
            <w:pPr>
              <w:jc w:val="center"/>
              <w:rPr>
                <w:b/>
                <w:bCs/>
                <w:lang w:val="es-VE"/>
              </w:rPr>
            </w:pPr>
            <w:r w:rsidRPr="00FB6CD7">
              <w:rPr>
                <w:b/>
                <w:bCs/>
                <w:lang w:val="es-VE"/>
              </w:rPr>
              <w:t>Actor(es)</w:t>
            </w:r>
          </w:p>
        </w:tc>
      </w:tr>
      <w:tr w:rsidR="00C0542B" w:rsidRPr="00FB6CD7" w14:paraId="63A41C8A" w14:textId="77777777" w:rsidTr="00C0542B">
        <w:trPr>
          <w:trHeight w:val="159"/>
          <w:jc w:val="center"/>
        </w:trPr>
        <w:tc>
          <w:tcPr>
            <w:tcW w:w="1007" w:type="pct"/>
          </w:tcPr>
          <w:p w14:paraId="4310EEC6" w14:textId="77777777" w:rsidR="00C0542B" w:rsidRPr="00FB6CD7" w:rsidRDefault="00C0542B" w:rsidP="00C0542B">
            <w:pPr>
              <w:pStyle w:val="Textodecuerpo"/>
              <w:ind w:left="0"/>
              <w:jc w:val="center"/>
              <w:rPr>
                <w:lang w:val="es-VE"/>
              </w:rPr>
            </w:pPr>
            <w:r w:rsidRPr="00FB6CD7">
              <w:rPr>
                <w:lang w:val="es-VE"/>
              </w:rPr>
              <w:t>1</w:t>
            </w:r>
          </w:p>
        </w:tc>
        <w:tc>
          <w:tcPr>
            <w:tcW w:w="2298" w:type="pct"/>
          </w:tcPr>
          <w:p w14:paraId="7BA4EECE"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Gestionar Aspirante</w:t>
            </w:r>
          </w:p>
        </w:tc>
        <w:tc>
          <w:tcPr>
            <w:tcW w:w="1695" w:type="pct"/>
          </w:tcPr>
          <w:p w14:paraId="016A3C9E"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w:t>
            </w:r>
          </w:p>
        </w:tc>
      </w:tr>
      <w:tr w:rsidR="00C0542B" w:rsidRPr="00FB6CD7" w14:paraId="5688F467" w14:textId="77777777" w:rsidTr="00C0542B">
        <w:trPr>
          <w:trHeight w:val="159"/>
          <w:jc w:val="center"/>
        </w:trPr>
        <w:tc>
          <w:tcPr>
            <w:tcW w:w="1007" w:type="pct"/>
          </w:tcPr>
          <w:p w14:paraId="29E7BB3E" w14:textId="77777777" w:rsidR="00C0542B" w:rsidRPr="00FB6CD7" w:rsidRDefault="00C0542B" w:rsidP="00C0542B">
            <w:pPr>
              <w:pStyle w:val="Textodecuerpo"/>
              <w:ind w:left="0"/>
              <w:jc w:val="center"/>
              <w:rPr>
                <w:lang w:val="es-VE"/>
              </w:rPr>
            </w:pPr>
            <w:r w:rsidRPr="00FB6CD7">
              <w:rPr>
                <w:lang w:val="es-VE"/>
              </w:rPr>
              <w:t>2</w:t>
            </w:r>
          </w:p>
        </w:tc>
        <w:tc>
          <w:tcPr>
            <w:tcW w:w="2298" w:type="pct"/>
          </w:tcPr>
          <w:p w14:paraId="3A07080D"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Gestionar Empresa</w:t>
            </w:r>
          </w:p>
        </w:tc>
        <w:tc>
          <w:tcPr>
            <w:tcW w:w="1695" w:type="pct"/>
          </w:tcPr>
          <w:p w14:paraId="3ACC9BFC"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Empresa</w:t>
            </w:r>
          </w:p>
        </w:tc>
      </w:tr>
      <w:tr w:rsidR="00C0542B" w:rsidRPr="00FB6CD7" w14:paraId="28532502" w14:textId="77777777" w:rsidTr="00C0542B">
        <w:trPr>
          <w:trHeight w:val="159"/>
          <w:jc w:val="center"/>
        </w:trPr>
        <w:tc>
          <w:tcPr>
            <w:tcW w:w="1007" w:type="pct"/>
          </w:tcPr>
          <w:p w14:paraId="5F14F5CC" w14:textId="77777777" w:rsidR="00C0542B" w:rsidRPr="00FB6CD7" w:rsidRDefault="00C0542B" w:rsidP="00C0542B">
            <w:pPr>
              <w:pStyle w:val="Textodecuerpo"/>
              <w:ind w:left="0"/>
              <w:jc w:val="center"/>
              <w:rPr>
                <w:lang w:val="es-VE"/>
              </w:rPr>
            </w:pPr>
            <w:r w:rsidRPr="00FB6CD7">
              <w:rPr>
                <w:lang w:val="es-VE"/>
              </w:rPr>
              <w:t>3</w:t>
            </w:r>
          </w:p>
        </w:tc>
        <w:tc>
          <w:tcPr>
            <w:tcW w:w="2298" w:type="pct"/>
          </w:tcPr>
          <w:p w14:paraId="42267FE8"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Iniciar Sesión</w:t>
            </w:r>
          </w:p>
        </w:tc>
        <w:tc>
          <w:tcPr>
            <w:tcW w:w="1695" w:type="pct"/>
          </w:tcPr>
          <w:p w14:paraId="5A05B73A"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 Empresa</w:t>
            </w:r>
          </w:p>
        </w:tc>
      </w:tr>
      <w:tr w:rsidR="00C0542B" w:rsidRPr="00FB6CD7" w14:paraId="3BDA030E" w14:textId="77777777" w:rsidTr="00C0542B">
        <w:trPr>
          <w:trHeight w:val="159"/>
          <w:jc w:val="center"/>
        </w:trPr>
        <w:tc>
          <w:tcPr>
            <w:tcW w:w="1007" w:type="pct"/>
          </w:tcPr>
          <w:p w14:paraId="18BF77A6" w14:textId="77777777" w:rsidR="00C0542B" w:rsidRPr="00FB6CD7" w:rsidRDefault="00C0542B" w:rsidP="00C0542B">
            <w:pPr>
              <w:pStyle w:val="Textodecuerpo"/>
              <w:ind w:left="0"/>
              <w:jc w:val="center"/>
              <w:rPr>
                <w:lang w:val="es-VE"/>
              </w:rPr>
            </w:pPr>
            <w:r w:rsidRPr="00FB6CD7">
              <w:rPr>
                <w:lang w:val="es-VE"/>
              </w:rPr>
              <w:t>4</w:t>
            </w:r>
          </w:p>
        </w:tc>
        <w:tc>
          <w:tcPr>
            <w:tcW w:w="2298" w:type="pct"/>
          </w:tcPr>
          <w:p w14:paraId="045DDE72"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Registrarse</w:t>
            </w:r>
          </w:p>
        </w:tc>
        <w:tc>
          <w:tcPr>
            <w:tcW w:w="1695" w:type="pct"/>
          </w:tcPr>
          <w:p w14:paraId="202B654D"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 Empresa</w:t>
            </w:r>
          </w:p>
        </w:tc>
      </w:tr>
      <w:tr w:rsidR="00C0542B" w:rsidRPr="00FB6CD7" w14:paraId="1AD79A10" w14:textId="77777777" w:rsidTr="00C0542B">
        <w:trPr>
          <w:trHeight w:val="159"/>
          <w:jc w:val="center"/>
        </w:trPr>
        <w:tc>
          <w:tcPr>
            <w:tcW w:w="1007" w:type="pct"/>
          </w:tcPr>
          <w:p w14:paraId="35B3FFE3" w14:textId="77777777" w:rsidR="00C0542B" w:rsidRPr="00FB6CD7" w:rsidRDefault="00C0542B" w:rsidP="00C0542B">
            <w:pPr>
              <w:pStyle w:val="Textodecuerpo"/>
              <w:ind w:left="0"/>
              <w:jc w:val="center"/>
              <w:rPr>
                <w:lang w:val="es-VE"/>
              </w:rPr>
            </w:pPr>
            <w:r w:rsidRPr="00FB6CD7">
              <w:rPr>
                <w:lang w:val="es-VE"/>
              </w:rPr>
              <w:t>5</w:t>
            </w:r>
          </w:p>
        </w:tc>
        <w:tc>
          <w:tcPr>
            <w:tcW w:w="2298" w:type="pct"/>
          </w:tcPr>
          <w:p w14:paraId="556C6C19"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Modificar Perfil de Aspirante</w:t>
            </w:r>
          </w:p>
        </w:tc>
        <w:tc>
          <w:tcPr>
            <w:tcW w:w="1695" w:type="pct"/>
          </w:tcPr>
          <w:p w14:paraId="3B7BE39C"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w:t>
            </w:r>
          </w:p>
        </w:tc>
      </w:tr>
      <w:tr w:rsidR="00C0542B" w:rsidRPr="00FB6CD7" w14:paraId="72109D26" w14:textId="77777777" w:rsidTr="00C0542B">
        <w:trPr>
          <w:trHeight w:val="159"/>
          <w:jc w:val="center"/>
        </w:trPr>
        <w:tc>
          <w:tcPr>
            <w:tcW w:w="1007" w:type="pct"/>
          </w:tcPr>
          <w:p w14:paraId="5C3E08BD" w14:textId="77777777" w:rsidR="00C0542B" w:rsidRPr="00FB6CD7" w:rsidRDefault="00C0542B" w:rsidP="00C0542B">
            <w:pPr>
              <w:pStyle w:val="Textodecuerpo"/>
              <w:ind w:left="0"/>
              <w:jc w:val="center"/>
              <w:rPr>
                <w:lang w:val="es-VE"/>
              </w:rPr>
            </w:pPr>
            <w:r w:rsidRPr="00FB6CD7">
              <w:rPr>
                <w:lang w:val="es-VE"/>
              </w:rPr>
              <w:t>6</w:t>
            </w:r>
          </w:p>
        </w:tc>
        <w:tc>
          <w:tcPr>
            <w:tcW w:w="2298" w:type="pct"/>
          </w:tcPr>
          <w:p w14:paraId="52E22BF3"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Modificar Perfil de Empresa</w:t>
            </w:r>
          </w:p>
        </w:tc>
        <w:tc>
          <w:tcPr>
            <w:tcW w:w="1695" w:type="pct"/>
          </w:tcPr>
          <w:p w14:paraId="49BCFBB1"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Empresa</w:t>
            </w:r>
          </w:p>
        </w:tc>
      </w:tr>
      <w:tr w:rsidR="00C0542B" w:rsidRPr="00FB6CD7" w14:paraId="05B479FD" w14:textId="77777777" w:rsidTr="00C0542B">
        <w:trPr>
          <w:trHeight w:val="159"/>
          <w:jc w:val="center"/>
        </w:trPr>
        <w:tc>
          <w:tcPr>
            <w:tcW w:w="1007" w:type="pct"/>
          </w:tcPr>
          <w:p w14:paraId="0269B192" w14:textId="77777777" w:rsidR="00C0542B" w:rsidRPr="00FB6CD7" w:rsidRDefault="00C0542B" w:rsidP="00C0542B">
            <w:pPr>
              <w:pStyle w:val="Textodecuerpo"/>
              <w:ind w:left="0"/>
              <w:jc w:val="center"/>
              <w:rPr>
                <w:lang w:val="es-VE"/>
              </w:rPr>
            </w:pPr>
            <w:r w:rsidRPr="00FB6CD7">
              <w:rPr>
                <w:lang w:val="es-VE"/>
              </w:rPr>
              <w:t>7</w:t>
            </w:r>
          </w:p>
        </w:tc>
        <w:tc>
          <w:tcPr>
            <w:tcW w:w="2298" w:type="pct"/>
          </w:tcPr>
          <w:p w14:paraId="2BCDDDC5"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Modificar Formulario de Búsqueda de Empleo</w:t>
            </w:r>
          </w:p>
        </w:tc>
        <w:tc>
          <w:tcPr>
            <w:tcW w:w="1695" w:type="pct"/>
          </w:tcPr>
          <w:p w14:paraId="13C19D19"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w:t>
            </w:r>
          </w:p>
        </w:tc>
      </w:tr>
      <w:tr w:rsidR="00C0542B" w:rsidRPr="00FB6CD7" w14:paraId="7C920CC4" w14:textId="77777777" w:rsidTr="00C0542B">
        <w:trPr>
          <w:trHeight w:val="159"/>
          <w:jc w:val="center"/>
        </w:trPr>
        <w:tc>
          <w:tcPr>
            <w:tcW w:w="1007" w:type="pct"/>
          </w:tcPr>
          <w:p w14:paraId="77B89155" w14:textId="77777777" w:rsidR="00C0542B" w:rsidRPr="00FB6CD7" w:rsidRDefault="00C0542B" w:rsidP="00C0542B">
            <w:pPr>
              <w:pStyle w:val="Textodecuerpo"/>
              <w:ind w:left="0"/>
              <w:jc w:val="center"/>
              <w:rPr>
                <w:lang w:val="es-VE"/>
              </w:rPr>
            </w:pPr>
            <w:r w:rsidRPr="00FB6CD7">
              <w:rPr>
                <w:lang w:val="es-VE"/>
              </w:rPr>
              <w:t>8</w:t>
            </w:r>
          </w:p>
        </w:tc>
        <w:tc>
          <w:tcPr>
            <w:tcW w:w="2298" w:type="pct"/>
          </w:tcPr>
          <w:p w14:paraId="7EAC7372"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Modificar Formulario de Búsqueda de Aspirantes</w:t>
            </w:r>
          </w:p>
        </w:tc>
        <w:tc>
          <w:tcPr>
            <w:tcW w:w="1695" w:type="pct"/>
          </w:tcPr>
          <w:p w14:paraId="38D5C923"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Empresa</w:t>
            </w:r>
          </w:p>
        </w:tc>
      </w:tr>
      <w:tr w:rsidR="00C0542B" w:rsidRPr="00FB6CD7" w14:paraId="7612F2C0" w14:textId="77777777" w:rsidTr="00C0542B">
        <w:trPr>
          <w:trHeight w:val="159"/>
          <w:jc w:val="center"/>
        </w:trPr>
        <w:tc>
          <w:tcPr>
            <w:tcW w:w="1007" w:type="pct"/>
          </w:tcPr>
          <w:p w14:paraId="0A00BF3B" w14:textId="77777777" w:rsidR="00C0542B" w:rsidRPr="00FB6CD7" w:rsidRDefault="00C0542B" w:rsidP="00C0542B">
            <w:pPr>
              <w:pStyle w:val="Textodecuerpo"/>
              <w:ind w:left="0"/>
              <w:jc w:val="center"/>
              <w:rPr>
                <w:lang w:val="es-VE"/>
              </w:rPr>
            </w:pPr>
            <w:r w:rsidRPr="00FB6CD7">
              <w:rPr>
                <w:lang w:val="es-VE"/>
              </w:rPr>
              <w:t>9</w:t>
            </w:r>
          </w:p>
        </w:tc>
        <w:tc>
          <w:tcPr>
            <w:tcW w:w="2298" w:type="pct"/>
          </w:tcPr>
          <w:p w14:paraId="59B4F002"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Eliminar Perfil</w:t>
            </w:r>
          </w:p>
        </w:tc>
        <w:tc>
          <w:tcPr>
            <w:tcW w:w="1695" w:type="pct"/>
          </w:tcPr>
          <w:p w14:paraId="0D6851B3"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 Empresa</w:t>
            </w:r>
          </w:p>
        </w:tc>
      </w:tr>
      <w:tr w:rsidR="00C0542B" w:rsidRPr="00FB6CD7" w14:paraId="2C1D987A" w14:textId="77777777" w:rsidTr="00C0542B">
        <w:trPr>
          <w:trHeight w:val="159"/>
          <w:jc w:val="center"/>
        </w:trPr>
        <w:tc>
          <w:tcPr>
            <w:tcW w:w="1007" w:type="pct"/>
          </w:tcPr>
          <w:p w14:paraId="4FF7AED4" w14:textId="77777777" w:rsidR="00C0542B" w:rsidRPr="00FB6CD7" w:rsidRDefault="00C0542B" w:rsidP="00C0542B">
            <w:pPr>
              <w:pStyle w:val="Textodecuerpo"/>
              <w:ind w:left="0"/>
              <w:jc w:val="center"/>
              <w:rPr>
                <w:lang w:val="es-VE"/>
              </w:rPr>
            </w:pPr>
            <w:r w:rsidRPr="00FB6CD7">
              <w:rPr>
                <w:lang w:val="es-VE"/>
              </w:rPr>
              <w:t>10</w:t>
            </w:r>
          </w:p>
        </w:tc>
        <w:tc>
          <w:tcPr>
            <w:tcW w:w="2298" w:type="pct"/>
          </w:tcPr>
          <w:p w14:paraId="6BFAD740"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Eliminar Formulario</w:t>
            </w:r>
          </w:p>
        </w:tc>
        <w:tc>
          <w:tcPr>
            <w:tcW w:w="1695" w:type="pct"/>
          </w:tcPr>
          <w:p w14:paraId="1120A318" w14:textId="77777777"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Aspirante, Empresa</w:t>
            </w:r>
          </w:p>
        </w:tc>
      </w:tr>
      <w:tr w:rsidR="00C0542B" w:rsidRPr="00FB6CD7" w14:paraId="0DE47551" w14:textId="77777777" w:rsidTr="00C0542B">
        <w:trPr>
          <w:trHeight w:val="159"/>
          <w:jc w:val="center"/>
        </w:trPr>
        <w:tc>
          <w:tcPr>
            <w:tcW w:w="1007" w:type="pct"/>
          </w:tcPr>
          <w:p w14:paraId="066F421C" w14:textId="77777777" w:rsidR="00C0542B" w:rsidRPr="00FB6CD7" w:rsidRDefault="00C0542B" w:rsidP="00C0542B">
            <w:pPr>
              <w:pStyle w:val="Textodecuerpo"/>
              <w:ind w:left="0"/>
              <w:jc w:val="center"/>
              <w:rPr>
                <w:lang w:val="es-VE"/>
              </w:rPr>
            </w:pPr>
            <w:r w:rsidRPr="00FB6CD7">
              <w:rPr>
                <w:lang w:val="es-VE"/>
              </w:rPr>
              <w:t>11</w:t>
            </w:r>
          </w:p>
        </w:tc>
        <w:tc>
          <w:tcPr>
            <w:tcW w:w="2298" w:type="pct"/>
          </w:tcPr>
          <w:p w14:paraId="7547F214" w14:textId="1AC2B6C5"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 xml:space="preserve">Ver Emparejamientos con </w:t>
            </w:r>
            <w:r w:rsidR="009155D7" w:rsidRPr="00FB6CD7">
              <w:rPr>
                <w:i w:val="0"/>
                <w:iCs w:val="0"/>
                <w:color w:val="000000" w:themeColor="text1"/>
                <w:lang w:val="es-VE"/>
              </w:rPr>
              <w:t>Aspirantes</w:t>
            </w:r>
          </w:p>
        </w:tc>
        <w:tc>
          <w:tcPr>
            <w:tcW w:w="1695" w:type="pct"/>
          </w:tcPr>
          <w:p w14:paraId="641ED529" w14:textId="07E2503A" w:rsidR="00C0542B" w:rsidRPr="00FB6CD7" w:rsidRDefault="009155D7" w:rsidP="00C0542B">
            <w:pPr>
              <w:pStyle w:val="InfoBlue"/>
              <w:rPr>
                <w:i w:val="0"/>
                <w:iCs w:val="0"/>
                <w:color w:val="000000" w:themeColor="text1"/>
                <w:lang w:val="es-VE"/>
              </w:rPr>
            </w:pPr>
            <w:r w:rsidRPr="00FB6CD7">
              <w:rPr>
                <w:i w:val="0"/>
                <w:iCs w:val="0"/>
                <w:color w:val="000000" w:themeColor="text1"/>
                <w:lang w:val="es-VE"/>
              </w:rPr>
              <w:t>Empresa</w:t>
            </w:r>
          </w:p>
        </w:tc>
      </w:tr>
      <w:tr w:rsidR="00C0542B" w:rsidRPr="00FB6CD7" w14:paraId="44BD6574" w14:textId="77777777" w:rsidTr="00C0542B">
        <w:trPr>
          <w:trHeight w:val="159"/>
          <w:jc w:val="center"/>
        </w:trPr>
        <w:tc>
          <w:tcPr>
            <w:tcW w:w="1007" w:type="pct"/>
          </w:tcPr>
          <w:p w14:paraId="10755BBA" w14:textId="77777777" w:rsidR="00C0542B" w:rsidRPr="00FB6CD7" w:rsidRDefault="00C0542B" w:rsidP="00C0542B">
            <w:pPr>
              <w:pStyle w:val="Textodecuerpo"/>
              <w:ind w:left="0"/>
              <w:jc w:val="center"/>
              <w:rPr>
                <w:lang w:val="es-VE"/>
              </w:rPr>
            </w:pPr>
            <w:r w:rsidRPr="00FB6CD7">
              <w:rPr>
                <w:lang w:val="es-VE"/>
              </w:rPr>
              <w:t>12</w:t>
            </w:r>
          </w:p>
        </w:tc>
        <w:tc>
          <w:tcPr>
            <w:tcW w:w="2298" w:type="pct"/>
          </w:tcPr>
          <w:p w14:paraId="014CA400" w14:textId="63D5502E" w:rsidR="00C0542B" w:rsidRPr="00FB6CD7" w:rsidRDefault="00C0542B" w:rsidP="00C0542B">
            <w:pPr>
              <w:pStyle w:val="InfoBlue"/>
              <w:rPr>
                <w:i w:val="0"/>
                <w:iCs w:val="0"/>
                <w:color w:val="000000" w:themeColor="text1"/>
                <w:lang w:val="es-VE"/>
              </w:rPr>
            </w:pPr>
            <w:r w:rsidRPr="00FB6CD7">
              <w:rPr>
                <w:i w:val="0"/>
                <w:iCs w:val="0"/>
                <w:color w:val="000000" w:themeColor="text1"/>
                <w:lang w:val="es-VE"/>
              </w:rPr>
              <w:t xml:space="preserve">Ver Emparejamientos con </w:t>
            </w:r>
            <w:r w:rsidR="009155D7" w:rsidRPr="00FB6CD7">
              <w:rPr>
                <w:i w:val="0"/>
                <w:iCs w:val="0"/>
                <w:color w:val="000000" w:themeColor="text1"/>
                <w:lang w:val="es-VE"/>
              </w:rPr>
              <w:t>Empresas</w:t>
            </w:r>
          </w:p>
        </w:tc>
        <w:tc>
          <w:tcPr>
            <w:tcW w:w="1695" w:type="pct"/>
          </w:tcPr>
          <w:p w14:paraId="743C34AA" w14:textId="43E83A19" w:rsidR="00C0542B" w:rsidRPr="00FB6CD7" w:rsidRDefault="009155D7" w:rsidP="00C0542B">
            <w:pPr>
              <w:pStyle w:val="InfoBlue"/>
              <w:rPr>
                <w:i w:val="0"/>
                <w:iCs w:val="0"/>
                <w:color w:val="000000" w:themeColor="text1"/>
                <w:lang w:val="es-VE"/>
              </w:rPr>
            </w:pPr>
            <w:r w:rsidRPr="00FB6CD7">
              <w:rPr>
                <w:i w:val="0"/>
                <w:iCs w:val="0"/>
                <w:color w:val="000000" w:themeColor="text1"/>
                <w:lang w:val="es-VE"/>
              </w:rPr>
              <w:t>Aspirante</w:t>
            </w:r>
          </w:p>
        </w:tc>
      </w:tr>
    </w:tbl>
    <w:p w14:paraId="06B0C1AD" w14:textId="640BDCF4" w:rsidR="005F3E66" w:rsidRPr="00FB6CD7" w:rsidRDefault="005F3E66" w:rsidP="00D37431">
      <w:pPr>
        <w:rPr>
          <w:lang w:val="es-VE"/>
        </w:rPr>
      </w:pPr>
    </w:p>
    <w:p w14:paraId="36285701" w14:textId="0AFE356D" w:rsidR="00C0542B" w:rsidRPr="00FB6CD7" w:rsidRDefault="00C0542B" w:rsidP="00D37431">
      <w:pPr>
        <w:rPr>
          <w:lang w:val="es-VE"/>
        </w:rPr>
      </w:pPr>
    </w:p>
    <w:p w14:paraId="555449B3" w14:textId="3BDCF4F5" w:rsidR="00C0542B" w:rsidRPr="00FB6CD7" w:rsidRDefault="00C0542B" w:rsidP="00D37431">
      <w:pPr>
        <w:rPr>
          <w:lang w:val="es-VE"/>
        </w:rPr>
      </w:pPr>
    </w:p>
    <w:p w14:paraId="26AE385E" w14:textId="79E7BD58" w:rsidR="00C0542B" w:rsidRPr="00FB6CD7" w:rsidRDefault="00C0542B" w:rsidP="00D37431">
      <w:pPr>
        <w:rPr>
          <w:lang w:val="es-VE"/>
        </w:rPr>
      </w:pPr>
    </w:p>
    <w:p w14:paraId="4A57E562" w14:textId="70F6BE4A" w:rsidR="00C0542B" w:rsidRPr="00FB6CD7" w:rsidRDefault="00C0542B" w:rsidP="00D37431">
      <w:pPr>
        <w:rPr>
          <w:lang w:val="es-VE"/>
        </w:rPr>
      </w:pPr>
    </w:p>
    <w:p w14:paraId="44EF112C" w14:textId="724E2CCA" w:rsidR="00C0542B" w:rsidRPr="00FB6CD7" w:rsidRDefault="00C0542B" w:rsidP="00D37431">
      <w:pPr>
        <w:rPr>
          <w:lang w:val="es-VE"/>
        </w:rPr>
      </w:pPr>
    </w:p>
    <w:p w14:paraId="3C1923FD" w14:textId="3DCAF370" w:rsidR="00C0542B" w:rsidRPr="00FB6CD7" w:rsidRDefault="00C0542B" w:rsidP="00D37431">
      <w:pPr>
        <w:rPr>
          <w:lang w:val="es-VE"/>
        </w:rPr>
      </w:pPr>
    </w:p>
    <w:p w14:paraId="2DE9E568" w14:textId="13100817" w:rsidR="00C0542B" w:rsidRPr="00FB6CD7" w:rsidRDefault="00C0542B" w:rsidP="00D37431">
      <w:pPr>
        <w:rPr>
          <w:lang w:val="es-VE"/>
        </w:rPr>
      </w:pPr>
    </w:p>
    <w:p w14:paraId="69130D14" w14:textId="07EEC6BD" w:rsidR="00C0542B" w:rsidRPr="00FB6CD7" w:rsidRDefault="00C0542B" w:rsidP="00D37431">
      <w:pPr>
        <w:rPr>
          <w:lang w:val="es-VE"/>
        </w:rPr>
      </w:pPr>
    </w:p>
    <w:p w14:paraId="6E4AE2E6" w14:textId="72A849A5" w:rsidR="00C0542B" w:rsidRPr="00FB6CD7" w:rsidRDefault="00C0542B" w:rsidP="00D37431">
      <w:pPr>
        <w:rPr>
          <w:lang w:val="es-VE"/>
        </w:rPr>
      </w:pPr>
    </w:p>
    <w:p w14:paraId="3D1E3567" w14:textId="321E0EDB" w:rsidR="00C0542B" w:rsidRPr="00FB6CD7" w:rsidRDefault="00C0542B" w:rsidP="00D37431">
      <w:pPr>
        <w:rPr>
          <w:lang w:val="es-VE"/>
        </w:rPr>
      </w:pPr>
    </w:p>
    <w:p w14:paraId="462CB137" w14:textId="12D306CC" w:rsidR="00C0542B" w:rsidRPr="00FB6CD7" w:rsidRDefault="00C0542B" w:rsidP="00D37431">
      <w:pPr>
        <w:rPr>
          <w:lang w:val="es-VE"/>
        </w:rPr>
      </w:pPr>
    </w:p>
    <w:p w14:paraId="44B88545" w14:textId="1F109D76" w:rsidR="00C0542B" w:rsidRPr="00FB6CD7" w:rsidRDefault="00C0542B" w:rsidP="00D37431">
      <w:pPr>
        <w:rPr>
          <w:lang w:val="es-VE"/>
        </w:rPr>
      </w:pPr>
    </w:p>
    <w:p w14:paraId="5B75711C" w14:textId="72D133EE" w:rsidR="00C0542B" w:rsidRPr="00FB6CD7" w:rsidRDefault="00C0542B" w:rsidP="00D37431">
      <w:pPr>
        <w:rPr>
          <w:lang w:val="es-VE"/>
        </w:rPr>
      </w:pPr>
    </w:p>
    <w:p w14:paraId="5EC220F4" w14:textId="6E6926B3" w:rsidR="00C0542B" w:rsidRPr="00FB6CD7" w:rsidRDefault="00C0542B" w:rsidP="00D37431">
      <w:pPr>
        <w:rPr>
          <w:lang w:val="es-VE"/>
        </w:rPr>
      </w:pPr>
    </w:p>
    <w:p w14:paraId="52FEA546" w14:textId="2B1CCE98" w:rsidR="00C0542B" w:rsidRPr="00FB6CD7" w:rsidRDefault="00C0542B" w:rsidP="00D37431">
      <w:pPr>
        <w:rPr>
          <w:lang w:val="es-VE"/>
        </w:rPr>
      </w:pPr>
    </w:p>
    <w:p w14:paraId="0B2E6AFF" w14:textId="1D77D640" w:rsidR="00C0542B" w:rsidRPr="00FB6CD7" w:rsidRDefault="00C0542B" w:rsidP="00D37431">
      <w:pPr>
        <w:rPr>
          <w:lang w:val="es-VE"/>
        </w:rPr>
      </w:pPr>
    </w:p>
    <w:p w14:paraId="1963188A" w14:textId="5521D204" w:rsidR="00C0542B" w:rsidRPr="00FB6CD7" w:rsidRDefault="00C0542B" w:rsidP="00D37431">
      <w:pPr>
        <w:rPr>
          <w:lang w:val="es-VE"/>
        </w:rPr>
      </w:pPr>
    </w:p>
    <w:p w14:paraId="0D82C77C" w14:textId="06F921B8" w:rsidR="00C0542B" w:rsidRPr="00FB6CD7" w:rsidRDefault="00C0542B" w:rsidP="00D37431">
      <w:pPr>
        <w:rPr>
          <w:lang w:val="es-VE"/>
        </w:rPr>
      </w:pPr>
    </w:p>
    <w:p w14:paraId="1E8F4FFC" w14:textId="5D888E9E" w:rsidR="00C0542B" w:rsidRPr="00FB6CD7" w:rsidRDefault="00C0542B" w:rsidP="00D37431">
      <w:pPr>
        <w:rPr>
          <w:lang w:val="es-VE"/>
        </w:rPr>
      </w:pPr>
    </w:p>
    <w:p w14:paraId="5AD42FBE" w14:textId="7711D7DF" w:rsidR="00C0542B" w:rsidRPr="00FB6CD7" w:rsidRDefault="00C0542B" w:rsidP="00D37431">
      <w:pPr>
        <w:rPr>
          <w:lang w:val="es-VE"/>
        </w:rPr>
      </w:pPr>
    </w:p>
    <w:p w14:paraId="029384A5" w14:textId="6E892946" w:rsidR="00C0542B" w:rsidRPr="00FB6CD7" w:rsidRDefault="00C0542B" w:rsidP="00D37431">
      <w:pPr>
        <w:rPr>
          <w:lang w:val="es-VE"/>
        </w:rPr>
      </w:pPr>
    </w:p>
    <w:p w14:paraId="1F015080" w14:textId="39EB5196" w:rsidR="00C0542B" w:rsidRPr="00FB6CD7" w:rsidRDefault="00C0542B" w:rsidP="00D37431">
      <w:pPr>
        <w:rPr>
          <w:lang w:val="es-VE"/>
        </w:rPr>
      </w:pPr>
    </w:p>
    <w:p w14:paraId="13A5BBDD" w14:textId="1BC08B76" w:rsidR="00C0542B" w:rsidRPr="00FB6CD7" w:rsidRDefault="00C0542B" w:rsidP="00D37431">
      <w:pPr>
        <w:rPr>
          <w:lang w:val="es-VE"/>
        </w:rPr>
      </w:pPr>
    </w:p>
    <w:p w14:paraId="44B2EE28" w14:textId="7D39F4FD" w:rsidR="00C0542B" w:rsidRPr="00FB6CD7" w:rsidRDefault="00C0542B" w:rsidP="00D37431">
      <w:pPr>
        <w:rPr>
          <w:lang w:val="es-VE"/>
        </w:rPr>
      </w:pPr>
    </w:p>
    <w:p w14:paraId="33788BA4" w14:textId="742C2741" w:rsidR="00C0542B" w:rsidRPr="00FB6CD7" w:rsidRDefault="00C0542B" w:rsidP="00D37431">
      <w:pPr>
        <w:rPr>
          <w:lang w:val="es-VE"/>
        </w:rPr>
      </w:pPr>
    </w:p>
    <w:p w14:paraId="5CEADC9A" w14:textId="77777777" w:rsidR="00C0542B" w:rsidRPr="00FB6CD7" w:rsidRDefault="00C0542B" w:rsidP="00D37431">
      <w:pPr>
        <w:rPr>
          <w:lang w:val="es-VE"/>
        </w:rPr>
      </w:pPr>
    </w:p>
    <w:p w14:paraId="4602C38B" w14:textId="143C300B" w:rsidR="005F3E66" w:rsidRPr="00FB6CD7" w:rsidRDefault="005F3E66" w:rsidP="00C0542B">
      <w:pPr>
        <w:pStyle w:val="Ttulo2"/>
        <w:keepNext w:val="0"/>
        <w:rPr>
          <w:lang w:val="es-VE"/>
        </w:rPr>
      </w:pPr>
      <w:bookmarkStart w:id="15" w:name="_Toc251766392"/>
      <w:r w:rsidRPr="00FB6CD7">
        <w:rPr>
          <w:lang w:val="es-VE"/>
        </w:rPr>
        <w:lastRenderedPageBreak/>
        <w:t>Especificaciones de Casos de Uso</w:t>
      </w:r>
      <w:bookmarkEnd w:id="15"/>
    </w:p>
    <w:p w14:paraId="2CCFF158" w14:textId="4854D0A6" w:rsidR="005F3E66" w:rsidRPr="00FB6CD7" w:rsidRDefault="005F3E66" w:rsidP="00C0542B">
      <w:pPr>
        <w:pStyle w:val="Ttulo3"/>
        <w:rPr>
          <w:b/>
          <w:bCs/>
          <w:lang w:val="es-VE"/>
        </w:rPr>
      </w:pPr>
      <w:bookmarkStart w:id="16" w:name="_Toc251766393"/>
      <w:r w:rsidRPr="00FB6CD7">
        <w:rPr>
          <w:b/>
          <w:bCs/>
          <w:lang w:val="es-VE"/>
        </w:rPr>
        <w:t xml:space="preserve">&lt; 1 – </w:t>
      </w:r>
      <w:r w:rsidR="00C0542B" w:rsidRPr="00FB6CD7">
        <w:rPr>
          <w:b/>
          <w:bCs/>
          <w:lang w:val="es-VE"/>
        </w:rPr>
        <w:t xml:space="preserve">Gestionar Aspirante </w:t>
      </w:r>
      <w:r w:rsidRPr="00FB6CD7">
        <w:rPr>
          <w:b/>
          <w:bCs/>
          <w:lang w:val="es-VE"/>
        </w:rPr>
        <w:t>&gt;</w:t>
      </w:r>
      <w:bookmarkEnd w:id="16"/>
    </w:p>
    <w:p w14:paraId="59D98312" w14:textId="77777777" w:rsidR="00C0542B" w:rsidRPr="00FB6CD7" w:rsidRDefault="00C0542B" w:rsidP="00C0542B">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Ricardo Salvatorelli)</w:t>
      </w:r>
    </w:p>
    <w:p w14:paraId="0886269B" w14:textId="77777777" w:rsidR="00C0542B" w:rsidRPr="00FB6CD7" w:rsidRDefault="00C0542B" w:rsidP="00C0542B">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C0542B" w:rsidRPr="00142753" w14:paraId="0F342D38" w14:textId="77777777" w:rsidTr="00C0542B">
        <w:tc>
          <w:tcPr>
            <w:tcW w:w="9430" w:type="dxa"/>
            <w:gridSpan w:val="2"/>
          </w:tcPr>
          <w:p w14:paraId="1D83AC5A" w14:textId="77777777" w:rsidR="00C0542B" w:rsidRPr="00FB6CD7" w:rsidRDefault="00C0542B" w:rsidP="00C0542B">
            <w:pPr>
              <w:rPr>
                <w:b/>
                <w:bCs/>
                <w:lang w:val="es-VE" w:eastAsia="es-ES"/>
              </w:rPr>
            </w:pPr>
            <w:r w:rsidRPr="00FB6CD7">
              <w:rPr>
                <w:b/>
                <w:bCs/>
                <w:lang w:val="es-VE"/>
              </w:rPr>
              <w:t>Descripción:</w:t>
            </w:r>
            <w:r w:rsidRPr="00FB6CD7">
              <w:rPr>
                <w:b/>
                <w:bCs/>
                <w:lang w:val="es-VE" w:eastAsia="es-ES"/>
              </w:rPr>
              <w:t xml:space="preserve"> </w:t>
            </w:r>
          </w:p>
          <w:p w14:paraId="5F77BA55" w14:textId="77777777" w:rsidR="00C0542B" w:rsidRPr="00FB6CD7" w:rsidRDefault="00C0542B" w:rsidP="00C0542B">
            <w:pPr>
              <w:pStyle w:val="Textodecuerpo"/>
              <w:ind w:left="0"/>
              <w:rPr>
                <w:lang w:val="es-VE" w:eastAsia="es-ES"/>
              </w:rPr>
            </w:pPr>
            <w:r w:rsidRPr="00FB6CD7">
              <w:rPr>
                <w:lang w:val="es-VE" w:eastAsia="es-ES"/>
              </w:rPr>
              <w:t xml:space="preserve">          El sistema debe proveer un panel de control o menú en el que le permita al aspirante realizar las funciones que provee el sistema.</w:t>
            </w:r>
          </w:p>
        </w:tc>
      </w:tr>
      <w:tr w:rsidR="00C0542B" w:rsidRPr="00142753" w14:paraId="46FE0F0E" w14:textId="77777777" w:rsidTr="00C0542B">
        <w:tc>
          <w:tcPr>
            <w:tcW w:w="9430" w:type="dxa"/>
            <w:gridSpan w:val="2"/>
          </w:tcPr>
          <w:p w14:paraId="5FB764C1" w14:textId="77777777" w:rsidR="00C0542B" w:rsidRPr="00FB6CD7" w:rsidRDefault="00C0542B" w:rsidP="00C0542B">
            <w:pPr>
              <w:rPr>
                <w:b/>
                <w:bCs/>
                <w:lang w:val="es-VE"/>
              </w:rPr>
            </w:pPr>
            <w:r w:rsidRPr="00FB6CD7">
              <w:rPr>
                <w:b/>
                <w:bCs/>
                <w:lang w:val="es-VE"/>
              </w:rPr>
              <w:t>Precondición:</w:t>
            </w:r>
          </w:p>
          <w:p w14:paraId="19A12EC9" w14:textId="77777777" w:rsidR="00C0542B" w:rsidRPr="00FB6CD7" w:rsidRDefault="00C0542B" w:rsidP="00C0542B">
            <w:pPr>
              <w:pStyle w:val="Textodecuerpo"/>
              <w:numPr>
                <w:ilvl w:val="0"/>
                <w:numId w:val="5"/>
              </w:numPr>
              <w:rPr>
                <w:lang w:val="es-VE" w:eastAsia="es-ES"/>
              </w:rPr>
            </w:pPr>
            <w:r w:rsidRPr="00FB6CD7">
              <w:rPr>
                <w:lang w:val="es-VE" w:eastAsia="es-ES"/>
              </w:rPr>
              <w:t>Se debe tener acceso a la base de datos de la aplicación.</w:t>
            </w:r>
          </w:p>
          <w:p w14:paraId="578C935C" w14:textId="77777777" w:rsidR="00C0542B" w:rsidRPr="00FB6CD7" w:rsidRDefault="00C0542B" w:rsidP="00C0542B">
            <w:pPr>
              <w:pStyle w:val="Textodecuerpo"/>
              <w:numPr>
                <w:ilvl w:val="0"/>
                <w:numId w:val="5"/>
              </w:numPr>
              <w:rPr>
                <w:lang w:val="es-VE" w:eastAsia="es-ES"/>
              </w:rPr>
            </w:pPr>
            <w:r w:rsidRPr="00FB6CD7">
              <w:rPr>
                <w:lang w:val="es-VE" w:eastAsia="es-ES"/>
              </w:rPr>
              <w:t>El aspirante debe haber iniciado sesión en el sistema.</w:t>
            </w:r>
          </w:p>
        </w:tc>
      </w:tr>
      <w:tr w:rsidR="00C0542B" w:rsidRPr="00FB6CD7" w14:paraId="1D74D3E3" w14:textId="77777777" w:rsidTr="00C0542B">
        <w:tc>
          <w:tcPr>
            <w:tcW w:w="9430" w:type="dxa"/>
            <w:gridSpan w:val="2"/>
          </w:tcPr>
          <w:p w14:paraId="1B9475BD" w14:textId="77777777" w:rsidR="00C0542B" w:rsidRPr="00FB6CD7" w:rsidRDefault="00C0542B" w:rsidP="00C0542B">
            <w:pPr>
              <w:rPr>
                <w:lang w:val="es-VE" w:eastAsia="es-ES"/>
              </w:rPr>
            </w:pPr>
            <w:bookmarkStart w:id="17" w:name="_Toc423410241"/>
            <w:bookmarkStart w:id="18" w:name="_Toc425054507"/>
          </w:p>
          <w:p w14:paraId="29758B7C" w14:textId="77777777" w:rsidR="00C0542B" w:rsidRPr="00FB6CD7" w:rsidRDefault="00C0542B" w:rsidP="00C0542B">
            <w:pPr>
              <w:rPr>
                <w:b/>
                <w:bCs/>
                <w:lang w:val="es-VE" w:eastAsia="es-ES"/>
              </w:rPr>
            </w:pPr>
            <w:r w:rsidRPr="00FB6CD7">
              <w:rPr>
                <w:b/>
                <w:bCs/>
                <w:lang w:val="es-VE" w:eastAsia="es-ES"/>
              </w:rPr>
              <w:t>Flujo Básico:</w:t>
            </w:r>
            <w:bookmarkEnd w:id="17"/>
            <w:bookmarkEnd w:id="18"/>
          </w:p>
        </w:tc>
      </w:tr>
      <w:tr w:rsidR="00C0542B" w:rsidRPr="00FB6CD7" w14:paraId="31FC33A0" w14:textId="77777777" w:rsidTr="00C0542B">
        <w:tc>
          <w:tcPr>
            <w:tcW w:w="4715" w:type="dxa"/>
            <w:tcBorders>
              <w:top w:val="single" w:sz="12" w:space="0" w:color="auto"/>
              <w:left w:val="single" w:sz="12" w:space="0" w:color="auto"/>
            </w:tcBorders>
          </w:tcPr>
          <w:p w14:paraId="25F17C04" w14:textId="77777777" w:rsidR="00C0542B" w:rsidRPr="00FB6CD7" w:rsidRDefault="00C0542B" w:rsidP="00C0542B">
            <w:pPr>
              <w:jc w:val="center"/>
              <w:rPr>
                <w:b/>
                <w:bCs/>
                <w:lang w:val="es-VE"/>
              </w:rPr>
            </w:pPr>
            <w:r w:rsidRPr="00FB6CD7">
              <w:rPr>
                <w:b/>
                <w:bCs/>
                <w:lang w:val="es-VE"/>
              </w:rPr>
              <w:t>ASPIRANTE</w:t>
            </w:r>
          </w:p>
          <w:p w14:paraId="3C2F630B" w14:textId="77777777" w:rsidR="00C0542B" w:rsidRPr="00FB6CD7" w:rsidRDefault="00C0542B" w:rsidP="00C0542B">
            <w:pPr>
              <w:pStyle w:val="Textodecuerpo"/>
              <w:keepLines w:val="0"/>
              <w:spacing w:after="0"/>
              <w:ind w:left="0"/>
              <w:rPr>
                <w:lang w:val="es-VE"/>
              </w:rPr>
            </w:pPr>
          </w:p>
        </w:tc>
        <w:tc>
          <w:tcPr>
            <w:tcW w:w="4715" w:type="dxa"/>
            <w:tcBorders>
              <w:top w:val="single" w:sz="12" w:space="0" w:color="auto"/>
              <w:right w:val="single" w:sz="12" w:space="0" w:color="auto"/>
            </w:tcBorders>
          </w:tcPr>
          <w:p w14:paraId="00F782AE" w14:textId="77777777" w:rsidR="00C0542B" w:rsidRPr="00FB6CD7" w:rsidRDefault="00C0542B" w:rsidP="00C0542B">
            <w:pPr>
              <w:jc w:val="center"/>
              <w:rPr>
                <w:b/>
                <w:bCs/>
                <w:lang w:val="es-VE"/>
              </w:rPr>
            </w:pPr>
            <w:r w:rsidRPr="00FB6CD7">
              <w:rPr>
                <w:b/>
                <w:bCs/>
                <w:lang w:val="es-VE"/>
              </w:rPr>
              <w:t>SISTEMA</w:t>
            </w:r>
          </w:p>
          <w:p w14:paraId="325CECFB" w14:textId="77777777" w:rsidR="00C0542B" w:rsidRPr="00FB6CD7" w:rsidRDefault="00C0542B" w:rsidP="00C0542B">
            <w:pPr>
              <w:pStyle w:val="InfoBlue"/>
              <w:rPr>
                <w:lang w:val="es-VE" w:eastAsia="es-ES"/>
              </w:rPr>
            </w:pPr>
          </w:p>
        </w:tc>
      </w:tr>
      <w:tr w:rsidR="00C0542B" w:rsidRPr="00142753" w14:paraId="6783EA8E" w14:textId="77777777" w:rsidTr="00C0542B">
        <w:tc>
          <w:tcPr>
            <w:tcW w:w="4715" w:type="dxa"/>
            <w:tcBorders>
              <w:left w:val="single" w:sz="12" w:space="0" w:color="auto"/>
            </w:tcBorders>
          </w:tcPr>
          <w:p w14:paraId="33554952" w14:textId="77777777" w:rsidR="00C0542B" w:rsidRPr="00FB6CD7" w:rsidRDefault="00C0542B" w:rsidP="00C0542B">
            <w:pPr>
              <w:rPr>
                <w:lang w:val="es-VE"/>
              </w:rPr>
            </w:pPr>
            <w:r w:rsidRPr="00FB6CD7">
              <w:rPr>
                <w:b/>
                <w:bCs/>
                <w:lang w:val="es-VE"/>
              </w:rPr>
              <w:t>1)</w:t>
            </w:r>
            <w:r w:rsidRPr="00FB6CD7">
              <w:rPr>
                <w:lang w:val="es-VE"/>
              </w:rPr>
              <w:t xml:space="preserve">   Este caso de uso se inicia como un caso extendido de “Iniciar Sesión”.</w:t>
            </w:r>
          </w:p>
        </w:tc>
        <w:tc>
          <w:tcPr>
            <w:tcW w:w="4715" w:type="dxa"/>
            <w:tcBorders>
              <w:right w:val="single" w:sz="12" w:space="0" w:color="auto"/>
            </w:tcBorders>
          </w:tcPr>
          <w:p w14:paraId="69EA95DB" w14:textId="77777777" w:rsidR="00C0542B" w:rsidRPr="00FB6CD7" w:rsidRDefault="00C0542B" w:rsidP="00C0542B">
            <w:pPr>
              <w:rPr>
                <w:lang w:val="es-VE"/>
              </w:rPr>
            </w:pPr>
          </w:p>
        </w:tc>
      </w:tr>
      <w:tr w:rsidR="00C0542B" w:rsidRPr="00142753" w14:paraId="4BDACE43" w14:textId="77777777" w:rsidTr="00C0542B">
        <w:tc>
          <w:tcPr>
            <w:tcW w:w="4715" w:type="dxa"/>
            <w:tcBorders>
              <w:left w:val="single" w:sz="12" w:space="0" w:color="auto"/>
            </w:tcBorders>
          </w:tcPr>
          <w:p w14:paraId="4ACA32A3" w14:textId="77777777" w:rsidR="00C0542B" w:rsidRPr="00FB6CD7" w:rsidRDefault="00C0542B" w:rsidP="00C0542B">
            <w:pPr>
              <w:rPr>
                <w:lang w:val="es-VE"/>
              </w:rPr>
            </w:pPr>
          </w:p>
        </w:tc>
        <w:tc>
          <w:tcPr>
            <w:tcW w:w="4715" w:type="dxa"/>
            <w:tcBorders>
              <w:right w:val="single" w:sz="12" w:space="0" w:color="auto"/>
            </w:tcBorders>
          </w:tcPr>
          <w:p w14:paraId="4A056404" w14:textId="727F351F" w:rsidR="00C0542B" w:rsidRPr="00FB6CD7" w:rsidRDefault="00C0542B" w:rsidP="00C0542B">
            <w:pPr>
              <w:rPr>
                <w:lang w:val="es-VE"/>
              </w:rPr>
            </w:pPr>
            <w:r w:rsidRPr="00FB6CD7">
              <w:rPr>
                <w:b/>
                <w:bCs/>
                <w:lang w:val="es-VE"/>
              </w:rPr>
              <w:t>2)</w:t>
            </w:r>
            <w:r w:rsidRPr="00FB6CD7">
              <w:rPr>
                <w:lang w:val="es-VE"/>
              </w:rPr>
              <w:t xml:space="preserve"> Muestra en pantalla la interfaz gráfica “</w:t>
            </w:r>
            <w:r w:rsidR="00142753" w:rsidRPr="00FB6CD7">
              <w:rPr>
                <w:lang w:val="es-VE"/>
              </w:rPr>
              <w:t>menú Aspirante</w:t>
            </w:r>
            <w:r w:rsidRPr="00FB6CD7">
              <w:rPr>
                <w:lang w:val="es-VE"/>
              </w:rPr>
              <w:t>”.</w:t>
            </w:r>
          </w:p>
        </w:tc>
      </w:tr>
      <w:tr w:rsidR="00C0542B" w:rsidRPr="00142753" w14:paraId="36AFDAEC" w14:textId="77777777" w:rsidTr="00C0542B">
        <w:tc>
          <w:tcPr>
            <w:tcW w:w="4715" w:type="dxa"/>
            <w:tcBorders>
              <w:left w:val="single" w:sz="12" w:space="0" w:color="auto"/>
            </w:tcBorders>
          </w:tcPr>
          <w:p w14:paraId="2427ADE5" w14:textId="77777777" w:rsidR="00C0542B" w:rsidRPr="00FB6CD7" w:rsidRDefault="00C0542B" w:rsidP="00C0542B">
            <w:pPr>
              <w:rPr>
                <w:lang w:val="es-VE"/>
              </w:rPr>
            </w:pPr>
          </w:p>
        </w:tc>
        <w:tc>
          <w:tcPr>
            <w:tcW w:w="4715" w:type="dxa"/>
            <w:tcBorders>
              <w:right w:val="single" w:sz="12" w:space="0" w:color="auto"/>
            </w:tcBorders>
          </w:tcPr>
          <w:p w14:paraId="2146DD98" w14:textId="77777777" w:rsidR="00C0542B" w:rsidRPr="00FB6CD7" w:rsidRDefault="00C0542B" w:rsidP="00C0542B">
            <w:pPr>
              <w:rPr>
                <w:lang w:val="es-VE"/>
              </w:rPr>
            </w:pPr>
            <w:r w:rsidRPr="00FB6CD7">
              <w:rPr>
                <w:b/>
                <w:bCs/>
                <w:lang w:val="es-VE"/>
              </w:rPr>
              <w:t xml:space="preserve">3)   </w:t>
            </w:r>
            <w:r w:rsidRPr="00FB6CD7">
              <w:rPr>
                <w:lang w:val="es-VE"/>
              </w:rPr>
              <w:t>Adquiere el nombre del aspirante y se coloca en la parte superior de la interfaz gráfica.</w:t>
            </w:r>
          </w:p>
        </w:tc>
      </w:tr>
      <w:tr w:rsidR="00C0542B" w:rsidRPr="00FB6CD7" w14:paraId="5A9E3CEF" w14:textId="77777777" w:rsidTr="00C0542B">
        <w:tc>
          <w:tcPr>
            <w:tcW w:w="4715" w:type="dxa"/>
            <w:tcBorders>
              <w:left w:val="single" w:sz="12" w:space="0" w:color="auto"/>
            </w:tcBorders>
          </w:tcPr>
          <w:p w14:paraId="136E6D3F" w14:textId="77777777" w:rsidR="00C0542B" w:rsidRPr="00FB6CD7" w:rsidRDefault="00C0542B" w:rsidP="00C0542B">
            <w:pPr>
              <w:rPr>
                <w:lang w:val="es-VE"/>
              </w:rPr>
            </w:pPr>
            <w:r w:rsidRPr="00FB6CD7">
              <w:rPr>
                <w:b/>
                <w:bCs/>
                <w:lang w:val="es-VE"/>
              </w:rPr>
              <w:t>4)</w:t>
            </w:r>
            <w:r w:rsidRPr="00FB6CD7">
              <w:rPr>
                <w:lang w:val="es-VE"/>
              </w:rPr>
              <w:t xml:space="preserve">   Selecciona una opción.</w:t>
            </w:r>
          </w:p>
        </w:tc>
        <w:tc>
          <w:tcPr>
            <w:tcW w:w="4715" w:type="dxa"/>
            <w:tcBorders>
              <w:right w:val="single" w:sz="12" w:space="0" w:color="auto"/>
            </w:tcBorders>
          </w:tcPr>
          <w:p w14:paraId="0E61D7BE" w14:textId="77777777" w:rsidR="00C0542B" w:rsidRPr="00FB6CD7" w:rsidRDefault="00C0542B" w:rsidP="00C0542B">
            <w:pPr>
              <w:rPr>
                <w:b/>
                <w:bCs/>
                <w:lang w:val="es-VE"/>
              </w:rPr>
            </w:pPr>
          </w:p>
        </w:tc>
      </w:tr>
      <w:tr w:rsidR="00C0542B" w:rsidRPr="00142753" w14:paraId="6EE001CC" w14:textId="77777777" w:rsidTr="00C0542B">
        <w:tc>
          <w:tcPr>
            <w:tcW w:w="4715" w:type="dxa"/>
            <w:tcBorders>
              <w:left w:val="single" w:sz="12" w:space="0" w:color="auto"/>
              <w:bottom w:val="single" w:sz="12" w:space="0" w:color="auto"/>
            </w:tcBorders>
          </w:tcPr>
          <w:p w14:paraId="03947D69"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729BDDCA" w14:textId="77777777" w:rsidR="00C0542B" w:rsidRPr="00FB6CD7" w:rsidRDefault="00C0542B" w:rsidP="00C0542B">
            <w:pPr>
              <w:rPr>
                <w:lang w:val="es-VE"/>
              </w:rPr>
            </w:pPr>
            <w:r w:rsidRPr="00FB6CD7">
              <w:rPr>
                <w:b/>
                <w:bCs/>
                <w:lang w:val="es-VE"/>
              </w:rPr>
              <w:t>5)</w:t>
            </w:r>
            <w:r w:rsidRPr="00FB6CD7">
              <w:rPr>
                <w:lang w:val="es-VE"/>
              </w:rPr>
              <w:t xml:space="preserve"> Si el aspirante selecciona:</w:t>
            </w:r>
          </w:p>
          <w:p w14:paraId="60987482" w14:textId="77777777" w:rsidR="00C0542B" w:rsidRPr="00FB6CD7" w:rsidRDefault="00C0542B" w:rsidP="00C0542B">
            <w:pPr>
              <w:ind w:left="568"/>
              <w:rPr>
                <w:lang w:val="es-VE"/>
              </w:rPr>
            </w:pPr>
            <w:r w:rsidRPr="00FB6CD7">
              <w:rPr>
                <w:b/>
                <w:bCs/>
                <w:lang w:val="es-VE"/>
              </w:rPr>
              <w:t>5.1)</w:t>
            </w:r>
            <w:r w:rsidRPr="00FB6CD7">
              <w:rPr>
                <w:lang w:val="es-VE"/>
              </w:rPr>
              <w:t xml:space="preserve"> Editar Perfil: Se ejecuta el caso de uso     extendido “Modificar Perfil de Aspirante”.</w:t>
            </w:r>
          </w:p>
          <w:p w14:paraId="53BA8F3E" w14:textId="77777777" w:rsidR="00C0542B" w:rsidRPr="00FB6CD7" w:rsidRDefault="00C0542B" w:rsidP="00C0542B">
            <w:pPr>
              <w:ind w:left="568"/>
              <w:rPr>
                <w:lang w:val="es-VE"/>
              </w:rPr>
            </w:pPr>
            <w:r w:rsidRPr="00FB6CD7">
              <w:rPr>
                <w:b/>
                <w:bCs/>
                <w:lang w:val="es-VE"/>
              </w:rPr>
              <w:t>5.2)</w:t>
            </w:r>
            <w:r w:rsidRPr="00FB6CD7">
              <w:rPr>
                <w:lang w:val="es-VE"/>
              </w:rPr>
              <w:t xml:space="preserve"> Editar Formulario de Búsqueda de Empleo: Se ejecuta el caso de uso extendido “Modificar Formulario de Búsqueda de Empleo”.</w:t>
            </w:r>
          </w:p>
          <w:p w14:paraId="37162C91" w14:textId="77777777" w:rsidR="00C0542B" w:rsidRPr="00FB6CD7" w:rsidRDefault="00C0542B" w:rsidP="00C0542B">
            <w:pPr>
              <w:ind w:left="568"/>
              <w:rPr>
                <w:lang w:val="es-VE"/>
              </w:rPr>
            </w:pPr>
            <w:r w:rsidRPr="00FB6CD7">
              <w:rPr>
                <w:b/>
                <w:bCs/>
                <w:lang w:val="es-VE"/>
              </w:rPr>
              <w:t xml:space="preserve">5.3) </w:t>
            </w:r>
            <w:r w:rsidRPr="00FB6CD7">
              <w:rPr>
                <w:lang w:val="es-VE"/>
              </w:rPr>
              <w:t>Ver Emparejamientos:</w:t>
            </w:r>
          </w:p>
          <w:p w14:paraId="68B897DB" w14:textId="77777777" w:rsidR="00C0542B" w:rsidRPr="00FB6CD7" w:rsidRDefault="00C0542B" w:rsidP="00C0542B">
            <w:pPr>
              <w:ind w:left="568"/>
              <w:rPr>
                <w:lang w:val="es-VE"/>
              </w:rPr>
            </w:pPr>
            <w:r w:rsidRPr="00FB6CD7">
              <w:rPr>
                <w:lang w:val="es-VE"/>
              </w:rPr>
              <w:t xml:space="preserve">Se ejecuta el caso de uso extendido “Ver Emparejamientos con Empresas”. </w:t>
            </w:r>
          </w:p>
          <w:p w14:paraId="0CA69CF4" w14:textId="77777777" w:rsidR="00C0542B" w:rsidRPr="00FB6CD7" w:rsidRDefault="00C0542B" w:rsidP="00C0542B">
            <w:pPr>
              <w:ind w:left="568"/>
              <w:rPr>
                <w:lang w:val="es-VE"/>
              </w:rPr>
            </w:pPr>
            <w:r w:rsidRPr="00FB6CD7">
              <w:rPr>
                <w:b/>
                <w:bCs/>
                <w:lang w:val="es-VE"/>
              </w:rPr>
              <w:t>5.4)</w:t>
            </w:r>
            <w:r w:rsidRPr="00FB6CD7">
              <w:rPr>
                <w:lang w:val="es-VE"/>
              </w:rPr>
              <w:t xml:space="preserve"> Salir del Sistema: Se cierra la sesión y se regresa a la página de inicio.</w:t>
            </w:r>
          </w:p>
        </w:tc>
      </w:tr>
      <w:tr w:rsidR="00C0542B" w:rsidRPr="00FB6CD7" w14:paraId="4F3E0BC8" w14:textId="77777777" w:rsidTr="00C0542B">
        <w:trPr>
          <w:trHeight w:val="494"/>
        </w:trPr>
        <w:tc>
          <w:tcPr>
            <w:tcW w:w="9430" w:type="dxa"/>
            <w:gridSpan w:val="2"/>
            <w:tcBorders>
              <w:top w:val="single" w:sz="12" w:space="0" w:color="auto"/>
            </w:tcBorders>
          </w:tcPr>
          <w:p w14:paraId="22B1E20D" w14:textId="77777777" w:rsidR="00C0542B" w:rsidRPr="00FB6CD7" w:rsidRDefault="00C0542B" w:rsidP="00C0542B">
            <w:pPr>
              <w:rPr>
                <w:lang w:val="es-VE"/>
              </w:rPr>
            </w:pPr>
          </w:p>
          <w:p w14:paraId="1D39D8C7" w14:textId="77777777" w:rsidR="00C0542B" w:rsidRPr="00FB6CD7" w:rsidRDefault="00C0542B" w:rsidP="00C0542B">
            <w:pPr>
              <w:rPr>
                <w:b/>
                <w:bCs/>
                <w:lang w:val="es-VE"/>
              </w:rPr>
            </w:pPr>
            <w:r w:rsidRPr="00FB6CD7">
              <w:rPr>
                <w:b/>
                <w:bCs/>
                <w:lang w:val="es-VE"/>
              </w:rPr>
              <w:t>Flujos Alternos:</w:t>
            </w:r>
          </w:p>
        </w:tc>
      </w:tr>
      <w:tr w:rsidR="00C0542B" w:rsidRPr="00FB6CD7" w14:paraId="23B56FE4" w14:textId="77777777" w:rsidTr="00C0542B">
        <w:trPr>
          <w:trHeight w:val="494"/>
        </w:trPr>
        <w:tc>
          <w:tcPr>
            <w:tcW w:w="4715" w:type="dxa"/>
            <w:tcBorders>
              <w:top w:val="single" w:sz="12" w:space="0" w:color="auto"/>
              <w:left w:val="single" w:sz="12" w:space="0" w:color="auto"/>
            </w:tcBorders>
          </w:tcPr>
          <w:p w14:paraId="1A56C80F" w14:textId="77777777" w:rsidR="00C0542B" w:rsidRPr="00FB6CD7" w:rsidRDefault="00C0542B" w:rsidP="00C0542B">
            <w:pPr>
              <w:jc w:val="center"/>
              <w:rPr>
                <w:b/>
                <w:bCs/>
                <w:lang w:val="es-VE"/>
              </w:rPr>
            </w:pPr>
            <w:r w:rsidRPr="00FB6CD7">
              <w:rPr>
                <w:b/>
                <w:bCs/>
                <w:lang w:val="es-VE"/>
              </w:rPr>
              <w:t>ASPIRANTE</w:t>
            </w:r>
          </w:p>
          <w:p w14:paraId="0E45971B" w14:textId="77777777" w:rsidR="00C0542B" w:rsidRPr="00FB6CD7" w:rsidRDefault="00C0542B" w:rsidP="00C0542B">
            <w:pPr>
              <w:pStyle w:val="InfoBlue"/>
              <w:rPr>
                <w:b/>
                <w:bCs/>
                <w:lang w:val="es-VE" w:eastAsia="es-ES"/>
              </w:rPr>
            </w:pPr>
          </w:p>
        </w:tc>
        <w:tc>
          <w:tcPr>
            <w:tcW w:w="4715" w:type="dxa"/>
            <w:tcBorders>
              <w:top w:val="single" w:sz="12" w:space="0" w:color="auto"/>
              <w:right w:val="single" w:sz="12" w:space="0" w:color="auto"/>
            </w:tcBorders>
          </w:tcPr>
          <w:p w14:paraId="1EC2AE5E" w14:textId="77777777" w:rsidR="00C0542B" w:rsidRPr="00FB6CD7" w:rsidRDefault="00C0542B" w:rsidP="00C0542B">
            <w:pPr>
              <w:jc w:val="center"/>
              <w:rPr>
                <w:b/>
                <w:bCs/>
                <w:lang w:val="es-VE"/>
              </w:rPr>
            </w:pPr>
            <w:r w:rsidRPr="00FB6CD7">
              <w:rPr>
                <w:b/>
                <w:bCs/>
                <w:lang w:val="es-VE"/>
              </w:rPr>
              <w:t>SISTEMA</w:t>
            </w:r>
          </w:p>
          <w:p w14:paraId="2DA81189" w14:textId="77777777" w:rsidR="00C0542B" w:rsidRPr="00FB6CD7" w:rsidRDefault="00C0542B" w:rsidP="00C0542B">
            <w:pPr>
              <w:pStyle w:val="InfoBlue"/>
              <w:rPr>
                <w:b/>
                <w:bCs/>
                <w:lang w:val="es-VE" w:eastAsia="es-ES"/>
              </w:rPr>
            </w:pPr>
          </w:p>
        </w:tc>
      </w:tr>
      <w:tr w:rsidR="00C0542B" w:rsidRPr="00FB6CD7" w14:paraId="727E7183" w14:textId="77777777" w:rsidTr="00C0542B">
        <w:trPr>
          <w:trHeight w:val="63"/>
        </w:trPr>
        <w:tc>
          <w:tcPr>
            <w:tcW w:w="4715" w:type="dxa"/>
            <w:tcBorders>
              <w:left w:val="single" w:sz="12" w:space="0" w:color="auto"/>
            </w:tcBorders>
          </w:tcPr>
          <w:p w14:paraId="02923D5F" w14:textId="77777777" w:rsidR="00C0542B" w:rsidRPr="00FB6CD7" w:rsidRDefault="00C0542B" w:rsidP="00C0542B">
            <w:pPr>
              <w:rPr>
                <w:lang w:val="es-VE"/>
              </w:rPr>
            </w:pPr>
            <w:r w:rsidRPr="00FB6CD7">
              <w:rPr>
                <w:b/>
                <w:bCs/>
                <w:lang w:val="es-VE"/>
              </w:rPr>
              <w:t>6.1)</w:t>
            </w:r>
            <w:r w:rsidRPr="00FB6CD7">
              <w:rPr>
                <w:lang w:val="es-VE"/>
              </w:rPr>
              <w:t xml:space="preserve"> Cierra la aplicación.</w:t>
            </w:r>
          </w:p>
        </w:tc>
        <w:tc>
          <w:tcPr>
            <w:tcW w:w="4715" w:type="dxa"/>
            <w:tcBorders>
              <w:right w:val="single" w:sz="12" w:space="0" w:color="auto"/>
            </w:tcBorders>
          </w:tcPr>
          <w:p w14:paraId="3F491A30" w14:textId="77777777" w:rsidR="00C0542B" w:rsidRPr="00FB6CD7" w:rsidRDefault="00C0542B" w:rsidP="00C0542B">
            <w:pPr>
              <w:rPr>
                <w:lang w:val="es-VE"/>
              </w:rPr>
            </w:pPr>
          </w:p>
        </w:tc>
      </w:tr>
      <w:tr w:rsidR="00C0542B" w:rsidRPr="00142753" w14:paraId="32ADF2AA" w14:textId="77777777" w:rsidTr="00C0542B">
        <w:trPr>
          <w:trHeight w:val="177"/>
        </w:trPr>
        <w:tc>
          <w:tcPr>
            <w:tcW w:w="4715" w:type="dxa"/>
            <w:tcBorders>
              <w:left w:val="single" w:sz="12" w:space="0" w:color="auto"/>
              <w:bottom w:val="single" w:sz="12" w:space="0" w:color="auto"/>
            </w:tcBorders>
          </w:tcPr>
          <w:p w14:paraId="77D5A9C5"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5ADEDC15" w14:textId="77777777" w:rsidR="00C0542B" w:rsidRPr="00FB6CD7" w:rsidRDefault="00C0542B" w:rsidP="00C0542B">
            <w:pPr>
              <w:rPr>
                <w:lang w:val="es-VE"/>
              </w:rPr>
            </w:pPr>
            <w:r w:rsidRPr="00FB6CD7">
              <w:rPr>
                <w:b/>
                <w:bCs/>
                <w:lang w:val="es-VE"/>
              </w:rPr>
              <w:t xml:space="preserve">6.2) </w:t>
            </w:r>
            <w:r w:rsidRPr="00FB6CD7">
              <w:rPr>
                <w:lang w:val="es-VE"/>
              </w:rPr>
              <w:t>Cierra la sesión del usuario.</w:t>
            </w:r>
          </w:p>
        </w:tc>
      </w:tr>
      <w:tr w:rsidR="00C0542B" w:rsidRPr="00142753" w14:paraId="240EA869" w14:textId="77777777" w:rsidTr="00C0542B">
        <w:trPr>
          <w:trHeight w:val="177"/>
        </w:trPr>
        <w:tc>
          <w:tcPr>
            <w:tcW w:w="4715" w:type="dxa"/>
            <w:tcBorders>
              <w:left w:val="single" w:sz="12" w:space="0" w:color="auto"/>
              <w:bottom w:val="single" w:sz="4" w:space="0" w:color="auto"/>
            </w:tcBorders>
          </w:tcPr>
          <w:p w14:paraId="56431FD9" w14:textId="77777777" w:rsidR="00C0542B" w:rsidRPr="00FB6CD7" w:rsidRDefault="00C0542B" w:rsidP="00C0542B">
            <w:pPr>
              <w:rPr>
                <w:lang w:val="es-VE"/>
              </w:rPr>
            </w:pPr>
          </w:p>
        </w:tc>
        <w:tc>
          <w:tcPr>
            <w:tcW w:w="4715" w:type="dxa"/>
            <w:tcBorders>
              <w:bottom w:val="single" w:sz="4" w:space="0" w:color="auto"/>
              <w:right w:val="single" w:sz="12" w:space="0" w:color="auto"/>
            </w:tcBorders>
          </w:tcPr>
          <w:p w14:paraId="6829BB98" w14:textId="77777777" w:rsidR="00C0542B" w:rsidRPr="00FB6CD7" w:rsidRDefault="00C0542B" w:rsidP="00C0542B">
            <w:pPr>
              <w:rPr>
                <w:b/>
                <w:bCs/>
                <w:lang w:val="es-VE"/>
              </w:rPr>
            </w:pPr>
            <w:r w:rsidRPr="00FB6CD7">
              <w:rPr>
                <w:b/>
                <w:bCs/>
                <w:lang w:val="es-VE"/>
              </w:rPr>
              <w:t xml:space="preserve">7.1) </w:t>
            </w:r>
            <w:r w:rsidRPr="00FB6CD7">
              <w:rPr>
                <w:lang w:val="es-VE"/>
              </w:rPr>
              <w:t>No hay conexión con la base de datos.</w:t>
            </w:r>
          </w:p>
        </w:tc>
      </w:tr>
      <w:tr w:rsidR="00C0542B" w:rsidRPr="00142753" w14:paraId="0B4095CC" w14:textId="77777777" w:rsidTr="00C0542B">
        <w:trPr>
          <w:trHeight w:val="177"/>
        </w:trPr>
        <w:tc>
          <w:tcPr>
            <w:tcW w:w="4715" w:type="dxa"/>
            <w:tcBorders>
              <w:left w:val="single" w:sz="12" w:space="0" w:color="auto"/>
              <w:bottom w:val="single" w:sz="4" w:space="0" w:color="auto"/>
            </w:tcBorders>
          </w:tcPr>
          <w:p w14:paraId="615F9717" w14:textId="77777777" w:rsidR="00C0542B" w:rsidRPr="00FB6CD7" w:rsidRDefault="00C0542B" w:rsidP="00C0542B">
            <w:pPr>
              <w:rPr>
                <w:lang w:val="es-VE"/>
              </w:rPr>
            </w:pPr>
          </w:p>
        </w:tc>
        <w:tc>
          <w:tcPr>
            <w:tcW w:w="4715" w:type="dxa"/>
            <w:tcBorders>
              <w:bottom w:val="single" w:sz="4" w:space="0" w:color="auto"/>
              <w:right w:val="single" w:sz="12" w:space="0" w:color="auto"/>
            </w:tcBorders>
          </w:tcPr>
          <w:p w14:paraId="2B342A1E" w14:textId="77777777" w:rsidR="00C0542B" w:rsidRPr="00FB6CD7" w:rsidRDefault="00C0542B" w:rsidP="00C0542B">
            <w:pPr>
              <w:rPr>
                <w:b/>
                <w:bCs/>
                <w:lang w:val="es-VE"/>
              </w:rPr>
            </w:pPr>
            <w:r w:rsidRPr="00FB6CD7">
              <w:rPr>
                <w:b/>
                <w:bCs/>
                <w:lang w:val="es-VE"/>
              </w:rPr>
              <w:t xml:space="preserve">7.2) </w:t>
            </w:r>
            <w:r w:rsidRPr="00FB6CD7">
              <w:rPr>
                <w:lang w:val="es-VE"/>
              </w:rPr>
              <w:t>Se despliega un mensaje de error para informar al usuario.</w:t>
            </w:r>
          </w:p>
        </w:tc>
      </w:tr>
      <w:tr w:rsidR="00C0542B" w:rsidRPr="00142753" w14:paraId="136E3BE9" w14:textId="77777777" w:rsidTr="00C0542B">
        <w:trPr>
          <w:trHeight w:val="177"/>
        </w:trPr>
        <w:tc>
          <w:tcPr>
            <w:tcW w:w="4715" w:type="dxa"/>
            <w:tcBorders>
              <w:left w:val="single" w:sz="12" w:space="0" w:color="auto"/>
              <w:bottom w:val="single" w:sz="12" w:space="0" w:color="auto"/>
            </w:tcBorders>
          </w:tcPr>
          <w:p w14:paraId="47BF5EDE"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13A7477D" w14:textId="77777777" w:rsidR="00C0542B" w:rsidRPr="00FB6CD7" w:rsidRDefault="00C0542B" w:rsidP="00C0542B">
            <w:pPr>
              <w:rPr>
                <w:b/>
                <w:bCs/>
                <w:lang w:val="es-VE"/>
              </w:rPr>
            </w:pPr>
            <w:r w:rsidRPr="00FB6CD7">
              <w:rPr>
                <w:b/>
                <w:bCs/>
                <w:lang w:val="es-VE"/>
              </w:rPr>
              <w:t xml:space="preserve">7.3) </w:t>
            </w:r>
            <w:r w:rsidRPr="00FB6CD7">
              <w:rPr>
                <w:lang w:val="es-VE"/>
              </w:rPr>
              <w:t>Se redirecciona al usuario a la página de inicio.</w:t>
            </w:r>
          </w:p>
        </w:tc>
      </w:tr>
      <w:tr w:rsidR="00C0542B" w:rsidRPr="00142753" w14:paraId="07B32A83" w14:textId="77777777" w:rsidTr="00C0542B">
        <w:tc>
          <w:tcPr>
            <w:tcW w:w="9430" w:type="dxa"/>
            <w:gridSpan w:val="2"/>
            <w:tcBorders>
              <w:top w:val="single" w:sz="12" w:space="0" w:color="auto"/>
            </w:tcBorders>
          </w:tcPr>
          <w:p w14:paraId="06FD27A6" w14:textId="77777777" w:rsidR="00C0542B" w:rsidRPr="00FB6CD7" w:rsidRDefault="00C0542B" w:rsidP="00C0542B">
            <w:pPr>
              <w:rPr>
                <w:b/>
                <w:bCs/>
                <w:lang w:val="es-VE"/>
              </w:rPr>
            </w:pPr>
            <w:r w:rsidRPr="00FB6CD7">
              <w:rPr>
                <w:b/>
                <w:bCs/>
                <w:lang w:val="es-VE"/>
              </w:rPr>
              <w:t xml:space="preserve">Postcondición(es): </w:t>
            </w:r>
          </w:p>
          <w:p w14:paraId="38E6C227" w14:textId="77777777" w:rsidR="00C0542B" w:rsidRPr="00FB6CD7" w:rsidRDefault="00C0542B" w:rsidP="00C0542B">
            <w:pPr>
              <w:pStyle w:val="InfoBlue"/>
              <w:numPr>
                <w:ilvl w:val="0"/>
                <w:numId w:val="5"/>
              </w:numPr>
              <w:rPr>
                <w:i w:val="0"/>
                <w:iCs w:val="0"/>
                <w:color w:val="000000" w:themeColor="text1"/>
                <w:lang w:val="es-VE"/>
              </w:rPr>
            </w:pPr>
            <w:r w:rsidRPr="00FB6CD7">
              <w:rPr>
                <w:i w:val="0"/>
                <w:iCs w:val="0"/>
                <w:color w:val="000000" w:themeColor="text1"/>
                <w:lang w:val="es-VE"/>
              </w:rPr>
              <w:t>Se termina la sesión del aspirante.</w:t>
            </w:r>
          </w:p>
        </w:tc>
      </w:tr>
      <w:tr w:rsidR="00C0542B" w:rsidRPr="00142753" w14:paraId="12BE63A9" w14:textId="77777777" w:rsidTr="00C0542B">
        <w:trPr>
          <w:trHeight w:val="67"/>
        </w:trPr>
        <w:tc>
          <w:tcPr>
            <w:tcW w:w="9430" w:type="dxa"/>
            <w:gridSpan w:val="2"/>
          </w:tcPr>
          <w:p w14:paraId="7F729CFB" w14:textId="77777777" w:rsidR="00C0542B" w:rsidRPr="00FB6CD7" w:rsidRDefault="00C0542B" w:rsidP="00C0542B">
            <w:pPr>
              <w:rPr>
                <w:b/>
                <w:bCs/>
                <w:lang w:val="es-VE"/>
              </w:rPr>
            </w:pPr>
            <w:r w:rsidRPr="00FB6CD7">
              <w:rPr>
                <w:b/>
                <w:bCs/>
                <w:lang w:val="es-VE"/>
              </w:rPr>
              <w:t xml:space="preserve">Requerimiento(s) especial(es): </w:t>
            </w:r>
          </w:p>
          <w:p w14:paraId="6AFD4EA1" w14:textId="77777777" w:rsidR="00C0542B" w:rsidRPr="00FB6CD7" w:rsidRDefault="00C0542B" w:rsidP="00C0542B">
            <w:pPr>
              <w:pStyle w:val="Ttulo3"/>
              <w:numPr>
                <w:ilvl w:val="0"/>
                <w:numId w:val="0"/>
              </w:numPr>
              <w:rPr>
                <w:lang w:val="es-VE"/>
              </w:rPr>
            </w:pPr>
            <w:r w:rsidRPr="00FB6CD7">
              <w:rPr>
                <w:lang w:val="es-VE"/>
              </w:rPr>
              <w:t xml:space="preserve">          El sistema debe poseer interfaces graficas amigables y fáciles de entender.</w:t>
            </w:r>
          </w:p>
        </w:tc>
      </w:tr>
      <w:tr w:rsidR="00C0542B" w:rsidRPr="00142753" w14:paraId="65524800" w14:textId="77777777" w:rsidTr="00C0542B">
        <w:trPr>
          <w:trHeight w:val="1059"/>
        </w:trPr>
        <w:tc>
          <w:tcPr>
            <w:tcW w:w="9430" w:type="dxa"/>
            <w:gridSpan w:val="2"/>
          </w:tcPr>
          <w:p w14:paraId="2D0216E6" w14:textId="77777777" w:rsidR="00C0542B" w:rsidRPr="00FB6CD7" w:rsidRDefault="00C0542B" w:rsidP="00C0542B">
            <w:pPr>
              <w:rPr>
                <w:b/>
                <w:bCs/>
                <w:lang w:val="es-VE"/>
              </w:rPr>
            </w:pPr>
            <w:r w:rsidRPr="00FB6CD7">
              <w:rPr>
                <w:b/>
                <w:bCs/>
                <w:lang w:val="es-VE"/>
              </w:rPr>
              <w:lastRenderedPageBreak/>
              <w:t xml:space="preserve">Punto(s) de extensión: </w:t>
            </w:r>
          </w:p>
          <w:p w14:paraId="44353A7D" w14:textId="77777777" w:rsidR="00C0542B" w:rsidRPr="00FB6CD7" w:rsidRDefault="00C0542B" w:rsidP="00C0542B">
            <w:pPr>
              <w:pStyle w:val="Textodecuerpo"/>
              <w:numPr>
                <w:ilvl w:val="0"/>
                <w:numId w:val="5"/>
              </w:numPr>
              <w:rPr>
                <w:lang w:val="es-VE"/>
              </w:rPr>
            </w:pPr>
            <w:r w:rsidRPr="00FB6CD7">
              <w:rPr>
                <w:lang w:val="es-VE"/>
              </w:rPr>
              <w:t>El caso de uso “Modificar Perfil de Aspirante” extiende a este caso de uso en el paso 5.1 del flujo básico.</w:t>
            </w:r>
          </w:p>
          <w:p w14:paraId="4911AB72" w14:textId="77777777" w:rsidR="00C0542B" w:rsidRPr="00FB6CD7" w:rsidRDefault="00C0542B" w:rsidP="00C0542B">
            <w:pPr>
              <w:pStyle w:val="Textodecuerpo"/>
              <w:numPr>
                <w:ilvl w:val="0"/>
                <w:numId w:val="5"/>
              </w:numPr>
              <w:rPr>
                <w:lang w:val="es-VE"/>
              </w:rPr>
            </w:pPr>
            <w:r w:rsidRPr="00FB6CD7">
              <w:rPr>
                <w:lang w:val="es-VE"/>
              </w:rPr>
              <w:t>El caso de uso “Modificar Formulario de Búsqueda de Empleo” extiende a este caso de uso en el paso 5.2 del flujo básico.</w:t>
            </w:r>
          </w:p>
          <w:p w14:paraId="45EB0CAE" w14:textId="77777777" w:rsidR="00C0542B" w:rsidRPr="00FB6CD7" w:rsidRDefault="00C0542B" w:rsidP="00C0542B">
            <w:pPr>
              <w:pStyle w:val="Textodecuerpo"/>
              <w:numPr>
                <w:ilvl w:val="0"/>
                <w:numId w:val="5"/>
              </w:numPr>
              <w:rPr>
                <w:lang w:val="es-VE"/>
              </w:rPr>
            </w:pPr>
            <w:r w:rsidRPr="00FB6CD7">
              <w:rPr>
                <w:lang w:val="es-VE"/>
              </w:rPr>
              <w:t>El caso de uso “Ver Emparejamientos con Empresas” extiende a este caso de uso en el paso 5.3 del flujo básico.</w:t>
            </w:r>
          </w:p>
        </w:tc>
      </w:tr>
    </w:tbl>
    <w:p w14:paraId="20A10B35" w14:textId="77777777" w:rsidR="00C0542B" w:rsidRPr="00FB6CD7" w:rsidRDefault="00C0542B" w:rsidP="00C0542B">
      <w:pPr>
        <w:rPr>
          <w:lang w:val="es-VE"/>
        </w:rPr>
      </w:pPr>
    </w:p>
    <w:p w14:paraId="5D37B69C" w14:textId="2881CB03" w:rsidR="00C0542B" w:rsidRPr="00FB6CD7" w:rsidRDefault="00C0542B" w:rsidP="00C0542B">
      <w:pPr>
        <w:pStyle w:val="Ttulo3"/>
        <w:rPr>
          <w:b/>
          <w:bCs/>
          <w:lang w:val="es-VE"/>
        </w:rPr>
      </w:pPr>
      <w:bookmarkStart w:id="19" w:name="_Toc251766394"/>
      <w:r w:rsidRPr="00FB6CD7">
        <w:rPr>
          <w:b/>
          <w:bCs/>
          <w:lang w:val="es-VE"/>
        </w:rPr>
        <w:t>&lt; 2 – Gestionar Empresa &gt;</w:t>
      </w:r>
      <w:bookmarkEnd w:id="19"/>
    </w:p>
    <w:p w14:paraId="3D656E04" w14:textId="77777777" w:rsidR="00C0542B" w:rsidRPr="00FB6CD7" w:rsidRDefault="00C0542B" w:rsidP="00C0542B">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Ricardo Salvatorelli)</w:t>
      </w:r>
    </w:p>
    <w:p w14:paraId="773A6624" w14:textId="77777777" w:rsidR="00C0542B" w:rsidRPr="00FB6CD7" w:rsidRDefault="00C0542B" w:rsidP="00C0542B">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C0542B" w:rsidRPr="00142753" w14:paraId="0EDFB98D" w14:textId="77777777" w:rsidTr="00C0542B">
        <w:tc>
          <w:tcPr>
            <w:tcW w:w="9430" w:type="dxa"/>
            <w:gridSpan w:val="2"/>
          </w:tcPr>
          <w:p w14:paraId="166D795A" w14:textId="77777777" w:rsidR="00C0542B" w:rsidRPr="00FB6CD7" w:rsidRDefault="00C0542B" w:rsidP="00C0542B">
            <w:pPr>
              <w:rPr>
                <w:b/>
                <w:bCs/>
                <w:lang w:val="es-VE" w:eastAsia="es-ES"/>
              </w:rPr>
            </w:pPr>
            <w:r w:rsidRPr="00FB6CD7">
              <w:rPr>
                <w:b/>
                <w:bCs/>
                <w:lang w:val="es-VE"/>
              </w:rPr>
              <w:t>Descripción:</w:t>
            </w:r>
            <w:r w:rsidRPr="00FB6CD7">
              <w:rPr>
                <w:b/>
                <w:bCs/>
                <w:lang w:val="es-VE" w:eastAsia="es-ES"/>
              </w:rPr>
              <w:t xml:space="preserve"> </w:t>
            </w:r>
          </w:p>
          <w:p w14:paraId="00D5385B" w14:textId="77777777" w:rsidR="00C0542B" w:rsidRPr="00FB6CD7" w:rsidRDefault="00C0542B" w:rsidP="00C0542B">
            <w:pPr>
              <w:pStyle w:val="Textodecuerpo"/>
              <w:ind w:left="0"/>
              <w:rPr>
                <w:lang w:val="es-VE" w:eastAsia="es-ES"/>
              </w:rPr>
            </w:pPr>
            <w:r w:rsidRPr="00FB6CD7">
              <w:rPr>
                <w:lang w:val="es-VE" w:eastAsia="es-ES"/>
              </w:rPr>
              <w:t xml:space="preserve">          El sistema debe proveer un panel de control o menú en el que le permita a la empresa realizar las funciones que provee el sistema.</w:t>
            </w:r>
          </w:p>
        </w:tc>
      </w:tr>
      <w:tr w:rsidR="00C0542B" w:rsidRPr="00142753" w14:paraId="1F5DA512" w14:textId="77777777" w:rsidTr="00C0542B">
        <w:tc>
          <w:tcPr>
            <w:tcW w:w="9430" w:type="dxa"/>
            <w:gridSpan w:val="2"/>
          </w:tcPr>
          <w:p w14:paraId="37DE1C6F" w14:textId="77777777" w:rsidR="00C0542B" w:rsidRPr="00FB6CD7" w:rsidRDefault="00C0542B" w:rsidP="00C0542B">
            <w:pPr>
              <w:rPr>
                <w:b/>
                <w:bCs/>
                <w:lang w:val="es-VE"/>
              </w:rPr>
            </w:pPr>
            <w:r w:rsidRPr="00FB6CD7">
              <w:rPr>
                <w:b/>
                <w:bCs/>
                <w:lang w:val="es-VE"/>
              </w:rPr>
              <w:t>Precondición:</w:t>
            </w:r>
          </w:p>
          <w:p w14:paraId="5EF594DE" w14:textId="77777777" w:rsidR="00C0542B" w:rsidRPr="00FB6CD7" w:rsidRDefault="00C0542B" w:rsidP="00C0542B">
            <w:pPr>
              <w:pStyle w:val="Textodecuerpo"/>
              <w:numPr>
                <w:ilvl w:val="0"/>
                <w:numId w:val="5"/>
              </w:numPr>
              <w:rPr>
                <w:lang w:val="es-VE" w:eastAsia="es-ES"/>
              </w:rPr>
            </w:pPr>
            <w:r w:rsidRPr="00FB6CD7">
              <w:rPr>
                <w:lang w:val="es-VE" w:eastAsia="es-ES"/>
              </w:rPr>
              <w:t>Se debe tener acceso a la base de datos de la aplicación.</w:t>
            </w:r>
          </w:p>
          <w:p w14:paraId="0E5CF632" w14:textId="77777777" w:rsidR="00C0542B" w:rsidRPr="00FB6CD7" w:rsidRDefault="00C0542B" w:rsidP="00C0542B">
            <w:pPr>
              <w:pStyle w:val="Textodecuerpo"/>
              <w:numPr>
                <w:ilvl w:val="0"/>
                <w:numId w:val="5"/>
              </w:numPr>
              <w:rPr>
                <w:lang w:val="es-VE" w:eastAsia="es-ES"/>
              </w:rPr>
            </w:pPr>
            <w:r w:rsidRPr="00FB6CD7">
              <w:rPr>
                <w:lang w:val="es-VE" w:eastAsia="es-ES"/>
              </w:rPr>
              <w:t>La empresa debe haber iniciado sesión en el sistema.</w:t>
            </w:r>
          </w:p>
        </w:tc>
      </w:tr>
      <w:tr w:rsidR="00C0542B" w:rsidRPr="00FB6CD7" w14:paraId="4EA6C3CB" w14:textId="77777777" w:rsidTr="00C0542B">
        <w:tc>
          <w:tcPr>
            <w:tcW w:w="9430" w:type="dxa"/>
            <w:gridSpan w:val="2"/>
            <w:tcBorders>
              <w:bottom w:val="single" w:sz="12" w:space="0" w:color="auto"/>
            </w:tcBorders>
          </w:tcPr>
          <w:p w14:paraId="66927343" w14:textId="77777777" w:rsidR="00C0542B" w:rsidRPr="00FB6CD7" w:rsidRDefault="00C0542B" w:rsidP="00C0542B">
            <w:pPr>
              <w:rPr>
                <w:lang w:val="es-VE" w:eastAsia="es-ES"/>
              </w:rPr>
            </w:pPr>
          </w:p>
          <w:p w14:paraId="1B5CB55F" w14:textId="77777777" w:rsidR="00C0542B" w:rsidRPr="00FB6CD7" w:rsidRDefault="00C0542B" w:rsidP="00C0542B">
            <w:pPr>
              <w:rPr>
                <w:b/>
                <w:bCs/>
                <w:lang w:val="es-VE" w:eastAsia="es-ES"/>
              </w:rPr>
            </w:pPr>
            <w:r w:rsidRPr="00FB6CD7">
              <w:rPr>
                <w:b/>
                <w:bCs/>
                <w:lang w:val="es-VE" w:eastAsia="es-ES"/>
              </w:rPr>
              <w:t>Flujo Básico:</w:t>
            </w:r>
          </w:p>
        </w:tc>
      </w:tr>
      <w:tr w:rsidR="00C0542B" w:rsidRPr="00FB6CD7" w14:paraId="3D73C1DE" w14:textId="77777777" w:rsidTr="00C0542B">
        <w:tc>
          <w:tcPr>
            <w:tcW w:w="4715" w:type="dxa"/>
            <w:tcBorders>
              <w:top w:val="single" w:sz="12" w:space="0" w:color="auto"/>
              <w:left w:val="single" w:sz="12" w:space="0" w:color="auto"/>
            </w:tcBorders>
          </w:tcPr>
          <w:p w14:paraId="6EB22B1E" w14:textId="77777777" w:rsidR="00C0542B" w:rsidRPr="00FB6CD7" w:rsidRDefault="00C0542B" w:rsidP="00C0542B">
            <w:pPr>
              <w:jc w:val="center"/>
              <w:rPr>
                <w:b/>
                <w:bCs/>
                <w:lang w:val="es-VE"/>
              </w:rPr>
            </w:pPr>
            <w:r w:rsidRPr="00FB6CD7">
              <w:rPr>
                <w:b/>
                <w:bCs/>
                <w:lang w:val="es-VE"/>
              </w:rPr>
              <w:t>EMPRESA</w:t>
            </w:r>
          </w:p>
          <w:p w14:paraId="442D1F13" w14:textId="77777777" w:rsidR="00C0542B" w:rsidRPr="00FB6CD7" w:rsidRDefault="00C0542B" w:rsidP="00C0542B">
            <w:pPr>
              <w:jc w:val="center"/>
              <w:rPr>
                <w:b/>
                <w:bCs/>
                <w:lang w:val="es-VE"/>
              </w:rPr>
            </w:pPr>
          </w:p>
        </w:tc>
        <w:tc>
          <w:tcPr>
            <w:tcW w:w="4715" w:type="dxa"/>
            <w:tcBorders>
              <w:top w:val="single" w:sz="12" w:space="0" w:color="auto"/>
              <w:right w:val="single" w:sz="12" w:space="0" w:color="auto"/>
            </w:tcBorders>
          </w:tcPr>
          <w:p w14:paraId="120DFB70" w14:textId="77777777" w:rsidR="00C0542B" w:rsidRPr="00FB6CD7" w:rsidRDefault="00C0542B" w:rsidP="00C0542B">
            <w:pPr>
              <w:jc w:val="center"/>
              <w:rPr>
                <w:b/>
                <w:bCs/>
                <w:lang w:val="es-VE"/>
              </w:rPr>
            </w:pPr>
            <w:r w:rsidRPr="00FB6CD7">
              <w:rPr>
                <w:b/>
                <w:bCs/>
                <w:lang w:val="es-VE"/>
              </w:rPr>
              <w:t>SISTEMA</w:t>
            </w:r>
          </w:p>
        </w:tc>
      </w:tr>
      <w:tr w:rsidR="00C0542B" w:rsidRPr="00142753" w14:paraId="5A1950DB" w14:textId="77777777" w:rsidTr="00C0542B">
        <w:tc>
          <w:tcPr>
            <w:tcW w:w="4715" w:type="dxa"/>
            <w:tcBorders>
              <w:left w:val="single" w:sz="12" w:space="0" w:color="auto"/>
            </w:tcBorders>
          </w:tcPr>
          <w:p w14:paraId="1CE134BF" w14:textId="77777777" w:rsidR="00C0542B" w:rsidRPr="00FB6CD7" w:rsidRDefault="00C0542B" w:rsidP="00C0542B">
            <w:pPr>
              <w:rPr>
                <w:lang w:val="es-VE"/>
              </w:rPr>
            </w:pPr>
            <w:r w:rsidRPr="00FB6CD7">
              <w:rPr>
                <w:b/>
                <w:bCs/>
                <w:lang w:val="es-VE"/>
              </w:rPr>
              <w:t>1)</w:t>
            </w:r>
            <w:r w:rsidRPr="00FB6CD7">
              <w:rPr>
                <w:lang w:val="es-VE"/>
              </w:rPr>
              <w:t xml:space="preserve">   Este caso de uso se inicia como un caso extendido de “Iniciar Sesión”.</w:t>
            </w:r>
          </w:p>
        </w:tc>
        <w:tc>
          <w:tcPr>
            <w:tcW w:w="4715" w:type="dxa"/>
            <w:tcBorders>
              <w:right w:val="single" w:sz="12" w:space="0" w:color="auto"/>
            </w:tcBorders>
          </w:tcPr>
          <w:p w14:paraId="06B147BA" w14:textId="77777777" w:rsidR="00C0542B" w:rsidRPr="00FB6CD7" w:rsidRDefault="00C0542B" w:rsidP="00C0542B">
            <w:pPr>
              <w:rPr>
                <w:lang w:val="es-VE"/>
              </w:rPr>
            </w:pPr>
          </w:p>
        </w:tc>
      </w:tr>
      <w:tr w:rsidR="00C0542B" w:rsidRPr="00142753" w14:paraId="39924E26" w14:textId="77777777" w:rsidTr="00C0542B">
        <w:tc>
          <w:tcPr>
            <w:tcW w:w="4715" w:type="dxa"/>
            <w:tcBorders>
              <w:left w:val="single" w:sz="12" w:space="0" w:color="auto"/>
            </w:tcBorders>
          </w:tcPr>
          <w:p w14:paraId="183FDACC" w14:textId="77777777" w:rsidR="00C0542B" w:rsidRPr="00FB6CD7" w:rsidRDefault="00C0542B" w:rsidP="00C0542B">
            <w:pPr>
              <w:rPr>
                <w:lang w:val="es-VE"/>
              </w:rPr>
            </w:pPr>
          </w:p>
        </w:tc>
        <w:tc>
          <w:tcPr>
            <w:tcW w:w="4715" w:type="dxa"/>
            <w:tcBorders>
              <w:right w:val="single" w:sz="12" w:space="0" w:color="auto"/>
            </w:tcBorders>
          </w:tcPr>
          <w:p w14:paraId="64B97389" w14:textId="516BD97B" w:rsidR="00C0542B" w:rsidRPr="00FB6CD7" w:rsidRDefault="00C0542B" w:rsidP="00C0542B">
            <w:pPr>
              <w:rPr>
                <w:lang w:val="es-VE"/>
              </w:rPr>
            </w:pPr>
            <w:r w:rsidRPr="00FB6CD7">
              <w:rPr>
                <w:b/>
                <w:bCs/>
                <w:lang w:val="es-VE"/>
              </w:rPr>
              <w:t>2)</w:t>
            </w:r>
            <w:r w:rsidRPr="00FB6CD7">
              <w:rPr>
                <w:lang w:val="es-VE"/>
              </w:rPr>
              <w:t xml:space="preserve"> Se muestra en pantalla la interfaz gráfica “</w:t>
            </w:r>
            <w:r w:rsidR="00142753" w:rsidRPr="00FB6CD7">
              <w:rPr>
                <w:lang w:val="es-VE"/>
              </w:rPr>
              <w:t>menú Empresa</w:t>
            </w:r>
            <w:r w:rsidRPr="00FB6CD7">
              <w:rPr>
                <w:lang w:val="es-VE"/>
              </w:rPr>
              <w:t>”.</w:t>
            </w:r>
          </w:p>
        </w:tc>
      </w:tr>
      <w:tr w:rsidR="00C0542B" w:rsidRPr="00142753" w14:paraId="62AEDC3B" w14:textId="77777777" w:rsidTr="00C0542B">
        <w:tc>
          <w:tcPr>
            <w:tcW w:w="4715" w:type="dxa"/>
            <w:tcBorders>
              <w:left w:val="single" w:sz="12" w:space="0" w:color="auto"/>
            </w:tcBorders>
          </w:tcPr>
          <w:p w14:paraId="3CCCD98D" w14:textId="77777777" w:rsidR="00C0542B" w:rsidRPr="00FB6CD7" w:rsidRDefault="00C0542B" w:rsidP="00C0542B">
            <w:pPr>
              <w:rPr>
                <w:lang w:val="es-VE"/>
              </w:rPr>
            </w:pPr>
          </w:p>
        </w:tc>
        <w:tc>
          <w:tcPr>
            <w:tcW w:w="4715" w:type="dxa"/>
            <w:tcBorders>
              <w:right w:val="single" w:sz="12" w:space="0" w:color="auto"/>
            </w:tcBorders>
          </w:tcPr>
          <w:p w14:paraId="19C2D695" w14:textId="77777777" w:rsidR="00C0542B" w:rsidRPr="00FB6CD7" w:rsidRDefault="00C0542B" w:rsidP="00C0542B">
            <w:pPr>
              <w:rPr>
                <w:lang w:val="es-VE"/>
              </w:rPr>
            </w:pPr>
            <w:r w:rsidRPr="00FB6CD7">
              <w:rPr>
                <w:b/>
                <w:bCs/>
                <w:lang w:val="es-VE"/>
              </w:rPr>
              <w:t xml:space="preserve">3)   </w:t>
            </w:r>
            <w:r w:rsidRPr="00FB6CD7">
              <w:rPr>
                <w:lang w:val="es-VE"/>
              </w:rPr>
              <w:t>Se adquiere el nombre de la empresa y se coloca en la parte superior de la interfaz gráfica.</w:t>
            </w:r>
          </w:p>
        </w:tc>
      </w:tr>
      <w:tr w:rsidR="00C0542B" w:rsidRPr="00FB6CD7" w14:paraId="54BFCCDD" w14:textId="77777777" w:rsidTr="00C0542B">
        <w:tc>
          <w:tcPr>
            <w:tcW w:w="4715" w:type="dxa"/>
            <w:tcBorders>
              <w:left w:val="single" w:sz="12" w:space="0" w:color="auto"/>
            </w:tcBorders>
          </w:tcPr>
          <w:p w14:paraId="6943B5EC" w14:textId="77777777" w:rsidR="00C0542B" w:rsidRPr="00FB6CD7" w:rsidRDefault="00C0542B" w:rsidP="00C0542B">
            <w:pPr>
              <w:rPr>
                <w:lang w:val="es-VE"/>
              </w:rPr>
            </w:pPr>
            <w:r w:rsidRPr="00FB6CD7">
              <w:rPr>
                <w:b/>
                <w:bCs/>
                <w:lang w:val="es-VE"/>
              </w:rPr>
              <w:t>4)</w:t>
            </w:r>
            <w:r w:rsidRPr="00FB6CD7">
              <w:rPr>
                <w:lang w:val="es-VE"/>
              </w:rPr>
              <w:t xml:space="preserve">   Selecciona una opción.</w:t>
            </w:r>
          </w:p>
        </w:tc>
        <w:tc>
          <w:tcPr>
            <w:tcW w:w="4715" w:type="dxa"/>
            <w:tcBorders>
              <w:right w:val="single" w:sz="12" w:space="0" w:color="auto"/>
            </w:tcBorders>
          </w:tcPr>
          <w:p w14:paraId="65A70D8D" w14:textId="77777777" w:rsidR="00C0542B" w:rsidRPr="00FB6CD7" w:rsidRDefault="00C0542B" w:rsidP="00C0542B">
            <w:pPr>
              <w:rPr>
                <w:b/>
                <w:bCs/>
                <w:lang w:val="es-VE"/>
              </w:rPr>
            </w:pPr>
          </w:p>
        </w:tc>
      </w:tr>
      <w:tr w:rsidR="00C0542B" w:rsidRPr="00142753" w14:paraId="0435A192" w14:textId="77777777" w:rsidTr="00C0542B">
        <w:tc>
          <w:tcPr>
            <w:tcW w:w="4715" w:type="dxa"/>
            <w:tcBorders>
              <w:left w:val="single" w:sz="12" w:space="0" w:color="auto"/>
              <w:bottom w:val="single" w:sz="12" w:space="0" w:color="auto"/>
            </w:tcBorders>
          </w:tcPr>
          <w:p w14:paraId="5D2310AD"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2543A73F" w14:textId="77777777" w:rsidR="00C0542B" w:rsidRPr="00FB6CD7" w:rsidRDefault="00C0542B" w:rsidP="00C0542B">
            <w:pPr>
              <w:rPr>
                <w:lang w:val="es-VE"/>
              </w:rPr>
            </w:pPr>
            <w:r w:rsidRPr="00FB6CD7">
              <w:rPr>
                <w:b/>
                <w:bCs/>
                <w:lang w:val="es-VE"/>
              </w:rPr>
              <w:t>5)</w:t>
            </w:r>
            <w:r w:rsidRPr="00FB6CD7">
              <w:rPr>
                <w:lang w:val="es-VE"/>
              </w:rPr>
              <w:t xml:space="preserve"> Si la empresa selecciona:</w:t>
            </w:r>
          </w:p>
          <w:p w14:paraId="2F73F308" w14:textId="77777777" w:rsidR="00C0542B" w:rsidRPr="00FB6CD7" w:rsidRDefault="00C0542B" w:rsidP="00C0542B">
            <w:pPr>
              <w:ind w:left="568"/>
              <w:rPr>
                <w:lang w:val="es-VE"/>
              </w:rPr>
            </w:pPr>
            <w:r w:rsidRPr="00FB6CD7">
              <w:rPr>
                <w:b/>
                <w:bCs/>
                <w:lang w:val="es-VE"/>
              </w:rPr>
              <w:t>5.1)</w:t>
            </w:r>
            <w:r w:rsidRPr="00FB6CD7">
              <w:rPr>
                <w:lang w:val="es-VE"/>
              </w:rPr>
              <w:t xml:space="preserve"> Editar Perfil: Se ejecuta el caso de uso     extendido “Modificar Perfil de Empresa”.</w:t>
            </w:r>
          </w:p>
          <w:p w14:paraId="0E3F36E7" w14:textId="77777777" w:rsidR="00C0542B" w:rsidRPr="00FB6CD7" w:rsidRDefault="00C0542B" w:rsidP="00C0542B">
            <w:pPr>
              <w:ind w:left="568"/>
              <w:rPr>
                <w:lang w:val="es-VE"/>
              </w:rPr>
            </w:pPr>
            <w:r w:rsidRPr="00FB6CD7">
              <w:rPr>
                <w:b/>
                <w:bCs/>
                <w:lang w:val="es-VE"/>
              </w:rPr>
              <w:t>5.2)</w:t>
            </w:r>
            <w:r w:rsidRPr="00FB6CD7">
              <w:rPr>
                <w:lang w:val="es-VE"/>
              </w:rPr>
              <w:t xml:space="preserve"> Editar Formulario de Búsqueda de Aspirantes: Se ejecuta el caso de uso extendido “Modificar Formulario de Búsqueda de Aspirantes”.</w:t>
            </w:r>
          </w:p>
          <w:p w14:paraId="2A29E9DA" w14:textId="77777777" w:rsidR="00C0542B" w:rsidRPr="00FB6CD7" w:rsidRDefault="00C0542B" w:rsidP="00C0542B">
            <w:pPr>
              <w:ind w:left="568"/>
              <w:rPr>
                <w:lang w:val="es-VE"/>
              </w:rPr>
            </w:pPr>
            <w:r w:rsidRPr="00FB6CD7">
              <w:rPr>
                <w:b/>
                <w:bCs/>
                <w:lang w:val="es-VE"/>
              </w:rPr>
              <w:t>5.3)</w:t>
            </w:r>
            <w:r w:rsidRPr="00FB6CD7">
              <w:rPr>
                <w:lang w:val="es-VE"/>
              </w:rPr>
              <w:t xml:space="preserve"> Ver Emparejamientos:</w:t>
            </w:r>
          </w:p>
          <w:p w14:paraId="24FD10EF" w14:textId="77777777" w:rsidR="00C0542B" w:rsidRPr="00FB6CD7" w:rsidRDefault="00C0542B" w:rsidP="00C0542B">
            <w:pPr>
              <w:ind w:left="568"/>
              <w:rPr>
                <w:lang w:val="es-VE"/>
              </w:rPr>
            </w:pPr>
            <w:r w:rsidRPr="00FB6CD7">
              <w:rPr>
                <w:lang w:val="es-VE"/>
              </w:rPr>
              <w:t>Se ejecuta el caso de uso extendido “Ver Emparejamientos con Aspirantes”.</w:t>
            </w:r>
          </w:p>
          <w:p w14:paraId="1B7F7845" w14:textId="77777777" w:rsidR="00C0542B" w:rsidRPr="00FB6CD7" w:rsidRDefault="00C0542B" w:rsidP="00C0542B">
            <w:pPr>
              <w:ind w:left="568"/>
              <w:rPr>
                <w:lang w:val="es-VE"/>
              </w:rPr>
            </w:pPr>
            <w:r w:rsidRPr="00FB6CD7">
              <w:rPr>
                <w:b/>
                <w:bCs/>
                <w:lang w:val="es-VE"/>
              </w:rPr>
              <w:t>5.4)</w:t>
            </w:r>
            <w:r w:rsidRPr="00FB6CD7">
              <w:rPr>
                <w:lang w:val="es-VE"/>
              </w:rPr>
              <w:t xml:space="preserve"> Salir del Sistema: Se cierra la sesión y se regresa a la página de inicio.</w:t>
            </w:r>
          </w:p>
        </w:tc>
      </w:tr>
      <w:tr w:rsidR="00C0542B" w:rsidRPr="00FB6CD7" w14:paraId="23E6EDAE" w14:textId="77777777" w:rsidTr="00C0542B">
        <w:trPr>
          <w:trHeight w:val="494"/>
        </w:trPr>
        <w:tc>
          <w:tcPr>
            <w:tcW w:w="9430" w:type="dxa"/>
            <w:gridSpan w:val="2"/>
            <w:tcBorders>
              <w:top w:val="single" w:sz="12" w:space="0" w:color="auto"/>
              <w:bottom w:val="single" w:sz="12" w:space="0" w:color="auto"/>
            </w:tcBorders>
          </w:tcPr>
          <w:p w14:paraId="188421DA" w14:textId="77777777" w:rsidR="00C0542B" w:rsidRPr="00FB6CD7" w:rsidRDefault="00C0542B" w:rsidP="00C0542B">
            <w:pPr>
              <w:rPr>
                <w:lang w:val="es-VE"/>
              </w:rPr>
            </w:pPr>
          </w:p>
          <w:p w14:paraId="20136A6F" w14:textId="77777777" w:rsidR="00C0542B" w:rsidRPr="00FB6CD7" w:rsidRDefault="00C0542B" w:rsidP="00C0542B">
            <w:pPr>
              <w:rPr>
                <w:b/>
                <w:bCs/>
                <w:lang w:val="es-VE"/>
              </w:rPr>
            </w:pPr>
            <w:r w:rsidRPr="00FB6CD7">
              <w:rPr>
                <w:b/>
                <w:bCs/>
                <w:lang w:val="es-VE"/>
              </w:rPr>
              <w:t>Flujos Alternos:</w:t>
            </w:r>
          </w:p>
        </w:tc>
      </w:tr>
      <w:tr w:rsidR="00C0542B" w:rsidRPr="00FB6CD7" w14:paraId="5DCD045C" w14:textId="77777777" w:rsidTr="00C0542B">
        <w:trPr>
          <w:trHeight w:val="494"/>
        </w:trPr>
        <w:tc>
          <w:tcPr>
            <w:tcW w:w="4715" w:type="dxa"/>
            <w:tcBorders>
              <w:top w:val="single" w:sz="12" w:space="0" w:color="auto"/>
              <w:left w:val="single" w:sz="12" w:space="0" w:color="auto"/>
            </w:tcBorders>
          </w:tcPr>
          <w:p w14:paraId="6D38FF61" w14:textId="77777777" w:rsidR="00C0542B" w:rsidRPr="00FB6CD7" w:rsidRDefault="00C0542B" w:rsidP="00C0542B">
            <w:pPr>
              <w:jc w:val="center"/>
              <w:rPr>
                <w:b/>
                <w:bCs/>
                <w:lang w:val="es-VE"/>
              </w:rPr>
            </w:pPr>
            <w:r w:rsidRPr="00FB6CD7">
              <w:rPr>
                <w:b/>
                <w:bCs/>
                <w:lang w:val="es-VE"/>
              </w:rPr>
              <w:t>EMPRESA</w:t>
            </w:r>
          </w:p>
          <w:p w14:paraId="3EAA1DE8" w14:textId="77777777" w:rsidR="00C0542B" w:rsidRPr="00FB6CD7" w:rsidRDefault="00C0542B" w:rsidP="00C0542B">
            <w:pPr>
              <w:pStyle w:val="InfoBlue"/>
              <w:rPr>
                <w:b/>
                <w:bCs/>
                <w:lang w:val="es-VE" w:eastAsia="es-ES"/>
              </w:rPr>
            </w:pPr>
          </w:p>
        </w:tc>
        <w:tc>
          <w:tcPr>
            <w:tcW w:w="4715" w:type="dxa"/>
            <w:tcBorders>
              <w:top w:val="single" w:sz="12" w:space="0" w:color="auto"/>
              <w:right w:val="single" w:sz="12" w:space="0" w:color="auto"/>
            </w:tcBorders>
          </w:tcPr>
          <w:p w14:paraId="1F4A15E4" w14:textId="77777777" w:rsidR="00C0542B" w:rsidRPr="00FB6CD7" w:rsidRDefault="00C0542B" w:rsidP="00C0542B">
            <w:pPr>
              <w:jc w:val="center"/>
              <w:rPr>
                <w:b/>
                <w:bCs/>
                <w:lang w:val="es-VE"/>
              </w:rPr>
            </w:pPr>
            <w:r w:rsidRPr="00FB6CD7">
              <w:rPr>
                <w:b/>
                <w:bCs/>
                <w:lang w:val="es-VE"/>
              </w:rPr>
              <w:t>SISTEMA</w:t>
            </w:r>
          </w:p>
          <w:p w14:paraId="78367FAD" w14:textId="77777777" w:rsidR="00C0542B" w:rsidRPr="00FB6CD7" w:rsidRDefault="00C0542B" w:rsidP="00C0542B">
            <w:pPr>
              <w:pStyle w:val="InfoBlue"/>
              <w:rPr>
                <w:b/>
                <w:bCs/>
                <w:lang w:val="es-VE" w:eastAsia="es-ES"/>
              </w:rPr>
            </w:pPr>
          </w:p>
        </w:tc>
      </w:tr>
      <w:tr w:rsidR="00C0542B" w:rsidRPr="00FB6CD7" w14:paraId="22353E1E" w14:textId="77777777" w:rsidTr="00C0542B">
        <w:trPr>
          <w:trHeight w:val="63"/>
        </w:trPr>
        <w:tc>
          <w:tcPr>
            <w:tcW w:w="4715" w:type="dxa"/>
            <w:tcBorders>
              <w:left w:val="single" w:sz="12" w:space="0" w:color="auto"/>
            </w:tcBorders>
          </w:tcPr>
          <w:p w14:paraId="1D2D28A6" w14:textId="77777777" w:rsidR="00C0542B" w:rsidRPr="00FB6CD7" w:rsidRDefault="00C0542B" w:rsidP="00C0542B">
            <w:pPr>
              <w:rPr>
                <w:lang w:val="es-VE"/>
              </w:rPr>
            </w:pPr>
            <w:r w:rsidRPr="00FB6CD7">
              <w:rPr>
                <w:b/>
                <w:bCs/>
                <w:lang w:val="es-VE"/>
              </w:rPr>
              <w:t>6.1)</w:t>
            </w:r>
            <w:r w:rsidRPr="00FB6CD7">
              <w:rPr>
                <w:lang w:val="es-VE"/>
              </w:rPr>
              <w:t xml:space="preserve"> Cierra la aplicación.</w:t>
            </w:r>
          </w:p>
        </w:tc>
        <w:tc>
          <w:tcPr>
            <w:tcW w:w="4715" w:type="dxa"/>
            <w:tcBorders>
              <w:right w:val="single" w:sz="12" w:space="0" w:color="auto"/>
            </w:tcBorders>
          </w:tcPr>
          <w:p w14:paraId="687D1902" w14:textId="77777777" w:rsidR="00C0542B" w:rsidRPr="00FB6CD7" w:rsidRDefault="00C0542B" w:rsidP="00C0542B">
            <w:pPr>
              <w:rPr>
                <w:lang w:val="es-VE"/>
              </w:rPr>
            </w:pPr>
          </w:p>
        </w:tc>
      </w:tr>
      <w:tr w:rsidR="00C0542B" w:rsidRPr="00142753" w14:paraId="6C665466" w14:textId="77777777" w:rsidTr="00C0542B">
        <w:trPr>
          <w:trHeight w:val="177"/>
        </w:trPr>
        <w:tc>
          <w:tcPr>
            <w:tcW w:w="4715" w:type="dxa"/>
            <w:tcBorders>
              <w:left w:val="single" w:sz="12" w:space="0" w:color="auto"/>
              <w:bottom w:val="single" w:sz="12" w:space="0" w:color="auto"/>
            </w:tcBorders>
          </w:tcPr>
          <w:p w14:paraId="6F9CB6F3"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6A236F00" w14:textId="77777777" w:rsidR="00C0542B" w:rsidRPr="00FB6CD7" w:rsidRDefault="00C0542B" w:rsidP="00C0542B">
            <w:pPr>
              <w:rPr>
                <w:lang w:val="es-VE"/>
              </w:rPr>
            </w:pPr>
            <w:r w:rsidRPr="00FB6CD7">
              <w:rPr>
                <w:b/>
                <w:bCs/>
                <w:lang w:val="es-VE"/>
              </w:rPr>
              <w:t>6.2) C</w:t>
            </w:r>
            <w:r w:rsidRPr="00FB6CD7">
              <w:rPr>
                <w:lang w:val="es-VE"/>
              </w:rPr>
              <w:t>ierra la sesión del usuario.</w:t>
            </w:r>
          </w:p>
        </w:tc>
      </w:tr>
      <w:tr w:rsidR="00C0542B" w:rsidRPr="00142753" w14:paraId="1DD43E9B" w14:textId="77777777" w:rsidTr="00C0542B">
        <w:trPr>
          <w:trHeight w:val="177"/>
        </w:trPr>
        <w:tc>
          <w:tcPr>
            <w:tcW w:w="4715" w:type="dxa"/>
            <w:tcBorders>
              <w:left w:val="single" w:sz="12" w:space="0" w:color="auto"/>
              <w:bottom w:val="single" w:sz="4" w:space="0" w:color="auto"/>
            </w:tcBorders>
          </w:tcPr>
          <w:p w14:paraId="2CC0C17F" w14:textId="77777777" w:rsidR="00C0542B" w:rsidRPr="00FB6CD7" w:rsidRDefault="00C0542B" w:rsidP="00C0542B">
            <w:pPr>
              <w:rPr>
                <w:lang w:val="es-VE"/>
              </w:rPr>
            </w:pPr>
          </w:p>
        </w:tc>
        <w:tc>
          <w:tcPr>
            <w:tcW w:w="4715" w:type="dxa"/>
            <w:tcBorders>
              <w:bottom w:val="single" w:sz="4" w:space="0" w:color="auto"/>
              <w:right w:val="single" w:sz="12" w:space="0" w:color="auto"/>
            </w:tcBorders>
          </w:tcPr>
          <w:p w14:paraId="79CBE319" w14:textId="77777777" w:rsidR="00C0542B" w:rsidRPr="00FB6CD7" w:rsidRDefault="00C0542B" w:rsidP="00C0542B">
            <w:pPr>
              <w:rPr>
                <w:b/>
                <w:bCs/>
                <w:lang w:val="es-VE"/>
              </w:rPr>
            </w:pPr>
            <w:r w:rsidRPr="00FB6CD7">
              <w:rPr>
                <w:b/>
                <w:bCs/>
                <w:lang w:val="es-VE"/>
              </w:rPr>
              <w:t xml:space="preserve">7.1) </w:t>
            </w:r>
            <w:r w:rsidRPr="00FB6CD7">
              <w:rPr>
                <w:lang w:val="es-VE"/>
              </w:rPr>
              <w:t>No hay conexión con la base de datos.</w:t>
            </w:r>
          </w:p>
        </w:tc>
      </w:tr>
      <w:tr w:rsidR="00C0542B" w:rsidRPr="00142753" w14:paraId="2A89ED77" w14:textId="77777777" w:rsidTr="00C0542B">
        <w:trPr>
          <w:trHeight w:val="177"/>
        </w:trPr>
        <w:tc>
          <w:tcPr>
            <w:tcW w:w="4715" w:type="dxa"/>
            <w:tcBorders>
              <w:left w:val="single" w:sz="12" w:space="0" w:color="auto"/>
              <w:bottom w:val="single" w:sz="4" w:space="0" w:color="auto"/>
            </w:tcBorders>
          </w:tcPr>
          <w:p w14:paraId="727271FC" w14:textId="77777777" w:rsidR="00C0542B" w:rsidRPr="00FB6CD7" w:rsidRDefault="00C0542B" w:rsidP="00C0542B">
            <w:pPr>
              <w:rPr>
                <w:lang w:val="es-VE"/>
              </w:rPr>
            </w:pPr>
          </w:p>
        </w:tc>
        <w:tc>
          <w:tcPr>
            <w:tcW w:w="4715" w:type="dxa"/>
            <w:tcBorders>
              <w:bottom w:val="single" w:sz="4" w:space="0" w:color="auto"/>
              <w:right w:val="single" w:sz="12" w:space="0" w:color="auto"/>
            </w:tcBorders>
          </w:tcPr>
          <w:p w14:paraId="2B8BBACC" w14:textId="77777777" w:rsidR="00C0542B" w:rsidRPr="00FB6CD7" w:rsidRDefault="00C0542B" w:rsidP="00C0542B">
            <w:pPr>
              <w:rPr>
                <w:b/>
                <w:bCs/>
                <w:lang w:val="es-VE"/>
              </w:rPr>
            </w:pPr>
            <w:r w:rsidRPr="00FB6CD7">
              <w:rPr>
                <w:b/>
                <w:bCs/>
                <w:lang w:val="es-VE"/>
              </w:rPr>
              <w:t xml:space="preserve">7.2) </w:t>
            </w:r>
            <w:r w:rsidRPr="00FB6CD7">
              <w:rPr>
                <w:lang w:val="es-VE"/>
              </w:rPr>
              <w:t>Se despliega un mensaje de error para informar al usuario.</w:t>
            </w:r>
          </w:p>
        </w:tc>
      </w:tr>
      <w:tr w:rsidR="00C0542B" w:rsidRPr="00142753" w14:paraId="56F91CBD" w14:textId="77777777" w:rsidTr="00C0542B">
        <w:trPr>
          <w:trHeight w:val="177"/>
        </w:trPr>
        <w:tc>
          <w:tcPr>
            <w:tcW w:w="4715" w:type="dxa"/>
            <w:tcBorders>
              <w:left w:val="single" w:sz="12" w:space="0" w:color="auto"/>
              <w:bottom w:val="single" w:sz="12" w:space="0" w:color="auto"/>
            </w:tcBorders>
          </w:tcPr>
          <w:p w14:paraId="0867C168"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0F7357B9" w14:textId="77777777" w:rsidR="00C0542B" w:rsidRPr="00FB6CD7" w:rsidRDefault="00C0542B" w:rsidP="00C0542B">
            <w:pPr>
              <w:rPr>
                <w:lang w:val="es-VE"/>
              </w:rPr>
            </w:pPr>
            <w:r w:rsidRPr="00FB6CD7">
              <w:rPr>
                <w:b/>
                <w:bCs/>
                <w:lang w:val="es-VE"/>
              </w:rPr>
              <w:t xml:space="preserve">7.3) </w:t>
            </w:r>
            <w:r w:rsidRPr="00FB6CD7">
              <w:rPr>
                <w:lang w:val="es-VE"/>
              </w:rPr>
              <w:t>Se redirecciona al usuario a la página de inicio.</w:t>
            </w:r>
          </w:p>
        </w:tc>
      </w:tr>
      <w:tr w:rsidR="00C0542B" w:rsidRPr="00142753" w14:paraId="3F0C22FF" w14:textId="77777777" w:rsidTr="00C0542B">
        <w:tc>
          <w:tcPr>
            <w:tcW w:w="9430" w:type="dxa"/>
            <w:gridSpan w:val="2"/>
            <w:tcBorders>
              <w:top w:val="single" w:sz="12" w:space="0" w:color="auto"/>
            </w:tcBorders>
          </w:tcPr>
          <w:p w14:paraId="2DD051E8" w14:textId="77777777" w:rsidR="00C0542B" w:rsidRPr="00FB6CD7" w:rsidRDefault="00C0542B" w:rsidP="00C0542B">
            <w:pPr>
              <w:rPr>
                <w:b/>
                <w:bCs/>
                <w:lang w:val="es-VE"/>
              </w:rPr>
            </w:pPr>
            <w:r w:rsidRPr="00FB6CD7">
              <w:rPr>
                <w:b/>
                <w:bCs/>
                <w:lang w:val="es-VE"/>
              </w:rPr>
              <w:t xml:space="preserve">Postcondición(es): </w:t>
            </w:r>
          </w:p>
          <w:p w14:paraId="2BE3038E" w14:textId="77777777" w:rsidR="00C0542B" w:rsidRPr="00FB6CD7" w:rsidRDefault="00C0542B" w:rsidP="00C0542B">
            <w:pPr>
              <w:pStyle w:val="InfoBlue"/>
              <w:numPr>
                <w:ilvl w:val="0"/>
                <w:numId w:val="5"/>
              </w:numPr>
              <w:rPr>
                <w:i w:val="0"/>
                <w:iCs w:val="0"/>
                <w:color w:val="000000" w:themeColor="text1"/>
                <w:lang w:val="es-VE"/>
              </w:rPr>
            </w:pPr>
            <w:r w:rsidRPr="00FB6CD7">
              <w:rPr>
                <w:i w:val="0"/>
                <w:iCs w:val="0"/>
                <w:color w:val="000000" w:themeColor="text1"/>
                <w:lang w:val="es-VE"/>
              </w:rPr>
              <w:t>Se termina la sesión de la empresa.</w:t>
            </w:r>
          </w:p>
        </w:tc>
      </w:tr>
      <w:tr w:rsidR="00C0542B" w:rsidRPr="00142753" w14:paraId="0C14E3BE" w14:textId="77777777" w:rsidTr="00C0542B">
        <w:trPr>
          <w:trHeight w:val="67"/>
        </w:trPr>
        <w:tc>
          <w:tcPr>
            <w:tcW w:w="9430" w:type="dxa"/>
            <w:gridSpan w:val="2"/>
          </w:tcPr>
          <w:p w14:paraId="4FA76442" w14:textId="77777777" w:rsidR="00C0542B" w:rsidRPr="00FB6CD7" w:rsidRDefault="00C0542B" w:rsidP="00C0542B">
            <w:pPr>
              <w:rPr>
                <w:b/>
                <w:bCs/>
                <w:lang w:val="es-VE"/>
              </w:rPr>
            </w:pPr>
            <w:r w:rsidRPr="00FB6CD7">
              <w:rPr>
                <w:b/>
                <w:bCs/>
                <w:lang w:val="es-VE"/>
              </w:rPr>
              <w:t xml:space="preserve">Requerimiento(s) especial(es): </w:t>
            </w:r>
          </w:p>
          <w:p w14:paraId="63BE06B9" w14:textId="77777777" w:rsidR="00C0542B" w:rsidRPr="00FB6CD7" w:rsidRDefault="00C0542B" w:rsidP="00C0542B">
            <w:pPr>
              <w:pStyle w:val="Ttulo3"/>
              <w:numPr>
                <w:ilvl w:val="0"/>
                <w:numId w:val="0"/>
              </w:numPr>
              <w:rPr>
                <w:lang w:val="es-VE"/>
              </w:rPr>
            </w:pPr>
            <w:r w:rsidRPr="00FB6CD7">
              <w:rPr>
                <w:lang w:val="es-VE"/>
              </w:rPr>
              <w:t xml:space="preserve">          El sistema debe poseer interfaces graficas amigables y fáciles de entender.</w:t>
            </w:r>
          </w:p>
        </w:tc>
      </w:tr>
      <w:tr w:rsidR="00C0542B" w:rsidRPr="00142753" w14:paraId="7D727EF1" w14:textId="77777777" w:rsidTr="00C0542B">
        <w:trPr>
          <w:trHeight w:val="1059"/>
        </w:trPr>
        <w:tc>
          <w:tcPr>
            <w:tcW w:w="9430" w:type="dxa"/>
            <w:gridSpan w:val="2"/>
          </w:tcPr>
          <w:p w14:paraId="18719F28" w14:textId="77777777" w:rsidR="00C0542B" w:rsidRPr="00FB6CD7" w:rsidRDefault="00C0542B" w:rsidP="00C0542B">
            <w:pPr>
              <w:rPr>
                <w:b/>
                <w:bCs/>
                <w:lang w:val="es-VE"/>
              </w:rPr>
            </w:pPr>
            <w:r w:rsidRPr="00FB6CD7">
              <w:rPr>
                <w:b/>
                <w:bCs/>
                <w:lang w:val="es-VE"/>
              </w:rPr>
              <w:t xml:space="preserve">Punto(s) de extensión: </w:t>
            </w:r>
          </w:p>
          <w:p w14:paraId="59F37EAC" w14:textId="77777777" w:rsidR="00C0542B" w:rsidRPr="00FB6CD7" w:rsidRDefault="00C0542B" w:rsidP="00C0542B">
            <w:pPr>
              <w:pStyle w:val="Textodecuerpo"/>
              <w:numPr>
                <w:ilvl w:val="0"/>
                <w:numId w:val="5"/>
              </w:numPr>
              <w:rPr>
                <w:lang w:val="es-VE"/>
              </w:rPr>
            </w:pPr>
            <w:r w:rsidRPr="00FB6CD7">
              <w:rPr>
                <w:lang w:val="es-VE"/>
              </w:rPr>
              <w:t>El caso de uso “Modificar Perfil de Empresa” extiende a este caso de uso en el paso 5.1 del flujo básico.</w:t>
            </w:r>
          </w:p>
          <w:p w14:paraId="6D4F6EB7" w14:textId="77777777" w:rsidR="00C0542B" w:rsidRPr="00FB6CD7" w:rsidRDefault="00C0542B" w:rsidP="00C0542B">
            <w:pPr>
              <w:pStyle w:val="Textodecuerpo"/>
              <w:numPr>
                <w:ilvl w:val="0"/>
                <w:numId w:val="5"/>
              </w:numPr>
              <w:rPr>
                <w:lang w:val="es-VE"/>
              </w:rPr>
            </w:pPr>
            <w:r w:rsidRPr="00FB6CD7">
              <w:rPr>
                <w:lang w:val="es-VE"/>
              </w:rPr>
              <w:t>El caso de uso “Modificar Formulario de Búsqueda de Aspirantes” extiende a este caso de uso en el paso 5.2 del flujo básico.</w:t>
            </w:r>
          </w:p>
          <w:p w14:paraId="1B574158" w14:textId="77777777" w:rsidR="00C0542B" w:rsidRPr="00FB6CD7" w:rsidRDefault="00C0542B" w:rsidP="00C0542B">
            <w:pPr>
              <w:pStyle w:val="Textodecuerpo"/>
              <w:numPr>
                <w:ilvl w:val="0"/>
                <w:numId w:val="5"/>
              </w:numPr>
              <w:rPr>
                <w:lang w:val="es-VE"/>
              </w:rPr>
            </w:pPr>
            <w:r w:rsidRPr="00FB6CD7">
              <w:rPr>
                <w:lang w:val="es-VE"/>
              </w:rPr>
              <w:t>El caso de uso “Ver Emparejamientos con Aspirantes” extiende a este caso de uso en el paso 5.3 del flujo básico.</w:t>
            </w:r>
          </w:p>
        </w:tc>
      </w:tr>
    </w:tbl>
    <w:p w14:paraId="406A8FD7" w14:textId="4352FEA2" w:rsidR="005F3E66" w:rsidRPr="00FB6CD7" w:rsidRDefault="005F3E66" w:rsidP="00D37431">
      <w:pPr>
        <w:pStyle w:val="Textodecuerpo"/>
        <w:keepLines w:val="0"/>
        <w:ind w:left="0"/>
        <w:rPr>
          <w:lang w:val="es-VE"/>
        </w:rPr>
      </w:pPr>
    </w:p>
    <w:p w14:paraId="54AEC127" w14:textId="784469DC" w:rsidR="00C0542B" w:rsidRPr="00FB6CD7" w:rsidRDefault="00C0542B" w:rsidP="00C0542B">
      <w:pPr>
        <w:pStyle w:val="Ttulo3"/>
        <w:rPr>
          <w:b/>
          <w:bCs/>
          <w:lang w:val="es-VE"/>
        </w:rPr>
      </w:pPr>
      <w:r w:rsidRPr="00FB6CD7">
        <w:rPr>
          <w:b/>
          <w:bCs/>
          <w:lang w:val="es-VE"/>
        </w:rPr>
        <w:t>&lt; 3 – Iniciar sesión &gt;</w:t>
      </w:r>
    </w:p>
    <w:p w14:paraId="2D1015D5" w14:textId="3EBAC4E7" w:rsidR="00C0542B" w:rsidRPr="00FB6CD7" w:rsidRDefault="00C0542B" w:rsidP="00C0542B">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Andrés Perdomo)</w:t>
      </w:r>
    </w:p>
    <w:p w14:paraId="4F34C724" w14:textId="77777777" w:rsidR="00C0542B" w:rsidRPr="00FB6CD7" w:rsidRDefault="00C0542B" w:rsidP="00C0542B">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C0542B" w:rsidRPr="00142753" w14:paraId="0047F15A" w14:textId="77777777" w:rsidTr="00C0542B">
        <w:tc>
          <w:tcPr>
            <w:tcW w:w="9430" w:type="dxa"/>
            <w:gridSpan w:val="2"/>
          </w:tcPr>
          <w:p w14:paraId="36C87EFA" w14:textId="77777777" w:rsidR="00C0542B" w:rsidRPr="00FB6CD7" w:rsidRDefault="00C0542B" w:rsidP="00C0542B">
            <w:pPr>
              <w:rPr>
                <w:b/>
                <w:bCs/>
                <w:lang w:val="es-VE" w:eastAsia="es-ES"/>
              </w:rPr>
            </w:pPr>
            <w:r w:rsidRPr="00FB6CD7">
              <w:rPr>
                <w:b/>
                <w:bCs/>
                <w:lang w:val="es-VE"/>
              </w:rPr>
              <w:t>Descripción:</w:t>
            </w:r>
            <w:r w:rsidRPr="00FB6CD7">
              <w:rPr>
                <w:b/>
                <w:bCs/>
                <w:lang w:val="es-VE" w:eastAsia="es-ES"/>
              </w:rPr>
              <w:t xml:space="preserve"> </w:t>
            </w:r>
          </w:p>
          <w:p w14:paraId="44BC20ED" w14:textId="77777777" w:rsidR="00C0542B" w:rsidRPr="00FB6CD7" w:rsidRDefault="00C0542B" w:rsidP="00C0542B">
            <w:pPr>
              <w:pStyle w:val="Textodecuerpo"/>
              <w:ind w:left="0"/>
              <w:rPr>
                <w:lang w:val="es-VE" w:eastAsia="es-ES"/>
              </w:rPr>
            </w:pPr>
            <w:r w:rsidRPr="00FB6CD7">
              <w:rPr>
                <w:lang w:val="es-VE" w:eastAsia="es-ES"/>
              </w:rPr>
              <w:t xml:space="preserve">          El sistema debe permitir al usuario acceder a la cuenta que este haya creado previamente</w:t>
            </w:r>
          </w:p>
        </w:tc>
      </w:tr>
      <w:tr w:rsidR="00C0542B" w:rsidRPr="00FB6CD7" w14:paraId="78B41D9B" w14:textId="77777777" w:rsidTr="00C0542B">
        <w:tc>
          <w:tcPr>
            <w:tcW w:w="9430" w:type="dxa"/>
            <w:gridSpan w:val="2"/>
          </w:tcPr>
          <w:p w14:paraId="6302C796" w14:textId="77777777" w:rsidR="00C0542B" w:rsidRPr="00FB6CD7" w:rsidRDefault="00C0542B" w:rsidP="00C0542B">
            <w:pPr>
              <w:rPr>
                <w:lang w:val="es-VE"/>
              </w:rPr>
            </w:pPr>
            <w:r w:rsidRPr="00FB6CD7">
              <w:rPr>
                <w:b/>
                <w:bCs/>
                <w:lang w:val="es-VE"/>
              </w:rPr>
              <w:t>Requerimiento:</w:t>
            </w:r>
          </w:p>
          <w:p w14:paraId="7CAFA0AE" w14:textId="77777777" w:rsidR="00C0542B" w:rsidRPr="00FB6CD7" w:rsidRDefault="00C0542B" w:rsidP="00C0542B">
            <w:pPr>
              <w:rPr>
                <w:lang w:val="es-VE"/>
              </w:rPr>
            </w:pPr>
            <w:r w:rsidRPr="00FB6CD7">
              <w:rPr>
                <w:lang w:val="es-VE"/>
              </w:rPr>
              <w:t xml:space="preserve">       Req 5</w:t>
            </w:r>
          </w:p>
        </w:tc>
      </w:tr>
      <w:tr w:rsidR="00C0542B" w:rsidRPr="00142753" w14:paraId="23D387C0" w14:textId="77777777" w:rsidTr="00C0542B">
        <w:tc>
          <w:tcPr>
            <w:tcW w:w="9430" w:type="dxa"/>
            <w:gridSpan w:val="2"/>
          </w:tcPr>
          <w:p w14:paraId="30E0C0D1" w14:textId="77777777" w:rsidR="00C0542B" w:rsidRPr="00FB6CD7" w:rsidRDefault="00C0542B" w:rsidP="00C0542B">
            <w:pPr>
              <w:rPr>
                <w:b/>
                <w:bCs/>
                <w:lang w:val="es-VE"/>
              </w:rPr>
            </w:pPr>
            <w:r w:rsidRPr="00FB6CD7">
              <w:rPr>
                <w:b/>
                <w:bCs/>
                <w:lang w:val="es-VE"/>
              </w:rPr>
              <w:t>Precondición:</w:t>
            </w:r>
          </w:p>
          <w:p w14:paraId="3951CEFE" w14:textId="77777777" w:rsidR="00C0542B" w:rsidRPr="00FB6CD7" w:rsidRDefault="00C0542B" w:rsidP="00C0542B">
            <w:pPr>
              <w:pStyle w:val="Textodecuerpo"/>
              <w:numPr>
                <w:ilvl w:val="0"/>
                <w:numId w:val="5"/>
              </w:numPr>
              <w:rPr>
                <w:lang w:val="es-VE" w:eastAsia="es-ES"/>
              </w:rPr>
            </w:pPr>
            <w:r w:rsidRPr="00FB6CD7">
              <w:rPr>
                <w:lang w:val="es-VE" w:eastAsia="es-ES"/>
              </w:rPr>
              <w:t>Se debe tener acceso a la base de datos de la aplicación.</w:t>
            </w:r>
          </w:p>
          <w:p w14:paraId="127EC18A" w14:textId="77777777" w:rsidR="00C0542B" w:rsidRPr="00FB6CD7" w:rsidRDefault="00C0542B" w:rsidP="00C0542B">
            <w:pPr>
              <w:pStyle w:val="Textodecuerpo"/>
              <w:numPr>
                <w:ilvl w:val="0"/>
                <w:numId w:val="5"/>
              </w:numPr>
              <w:rPr>
                <w:lang w:val="es-VE" w:eastAsia="es-ES"/>
              </w:rPr>
            </w:pPr>
            <w:r w:rsidRPr="00FB6CD7">
              <w:rPr>
                <w:lang w:val="es-VE" w:eastAsia="es-ES"/>
              </w:rPr>
              <w:t>Debe haber al menos un usuario registrado en el sitio.</w:t>
            </w:r>
          </w:p>
        </w:tc>
      </w:tr>
      <w:tr w:rsidR="00C0542B" w:rsidRPr="00FB6CD7" w14:paraId="012ACD64" w14:textId="77777777" w:rsidTr="00C0542B">
        <w:tc>
          <w:tcPr>
            <w:tcW w:w="9430" w:type="dxa"/>
            <w:gridSpan w:val="2"/>
            <w:tcBorders>
              <w:bottom w:val="single" w:sz="12" w:space="0" w:color="auto"/>
            </w:tcBorders>
          </w:tcPr>
          <w:p w14:paraId="050BA892" w14:textId="77777777" w:rsidR="00C0542B" w:rsidRPr="00FB6CD7" w:rsidRDefault="00C0542B" w:rsidP="00C0542B">
            <w:pPr>
              <w:rPr>
                <w:lang w:val="es-VE" w:eastAsia="es-ES"/>
              </w:rPr>
            </w:pPr>
          </w:p>
          <w:p w14:paraId="2B4E9805" w14:textId="77777777" w:rsidR="00C0542B" w:rsidRPr="00FB6CD7" w:rsidRDefault="00C0542B" w:rsidP="00C0542B">
            <w:pPr>
              <w:rPr>
                <w:b/>
                <w:bCs/>
                <w:lang w:val="es-VE" w:eastAsia="es-ES"/>
              </w:rPr>
            </w:pPr>
            <w:r w:rsidRPr="00FB6CD7">
              <w:rPr>
                <w:b/>
                <w:bCs/>
                <w:lang w:val="es-VE" w:eastAsia="es-ES"/>
              </w:rPr>
              <w:t>Flujo Básico:</w:t>
            </w:r>
          </w:p>
        </w:tc>
      </w:tr>
      <w:tr w:rsidR="00C0542B" w:rsidRPr="00FB6CD7" w14:paraId="1F8BE909" w14:textId="77777777" w:rsidTr="00C0542B">
        <w:tc>
          <w:tcPr>
            <w:tcW w:w="4715" w:type="dxa"/>
            <w:tcBorders>
              <w:top w:val="single" w:sz="12" w:space="0" w:color="auto"/>
              <w:left w:val="single" w:sz="12" w:space="0" w:color="auto"/>
            </w:tcBorders>
          </w:tcPr>
          <w:p w14:paraId="62161313" w14:textId="77777777" w:rsidR="00C0542B" w:rsidRPr="00FB6CD7" w:rsidRDefault="00C0542B" w:rsidP="00C0542B">
            <w:pPr>
              <w:jc w:val="center"/>
              <w:rPr>
                <w:b/>
                <w:bCs/>
                <w:lang w:val="es-VE"/>
              </w:rPr>
            </w:pPr>
            <w:r w:rsidRPr="00FB6CD7">
              <w:rPr>
                <w:b/>
                <w:bCs/>
                <w:lang w:val="es-VE"/>
              </w:rPr>
              <w:t>USUARIO</w:t>
            </w:r>
          </w:p>
          <w:p w14:paraId="03E69E04" w14:textId="77777777" w:rsidR="00C0542B" w:rsidRPr="00FB6CD7" w:rsidRDefault="00C0542B" w:rsidP="00C0542B">
            <w:pPr>
              <w:jc w:val="center"/>
              <w:rPr>
                <w:b/>
                <w:bCs/>
                <w:lang w:val="es-VE"/>
              </w:rPr>
            </w:pPr>
          </w:p>
        </w:tc>
        <w:tc>
          <w:tcPr>
            <w:tcW w:w="4715" w:type="dxa"/>
            <w:tcBorders>
              <w:top w:val="single" w:sz="12" w:space="0" w:color="auto"/>
              <w:right w:val="single" w:sz="12" w:space="0" w:color="auto"/>
            </w:tcBorders>
          </w:tcPr>
          <w:p w14:paraId="4148C3CA" w14:textId="77777777" w:rsidR="00C0542B" w:rsidRPr="00FB6CD7" w:rsidRDefault="00C0542B" w:rsidP="00C0542B">
            <w:pPr>
              <w:jc w:val="center"/>
              <w:rPr>
                <w:b/>
                <w:bCs/>
                <w:lang w:val="es-VE"/>
              </w:rPr>
            </w:pPr>
            <w:r w:rsidRPr="00FB6CD7">
              <w:rPr>
                <w:b/>
                <w:bCs/>
                <w:lang w:val="es-VE"/>
              </w:rPr>
              <w:t>SISTEMA</w:t>
            </w:r>
          </w:p>
        </w:tc>
      </w:tr>
      <w:tr w:rsidR="00C0542B" w:rsidRPr="00142753" w14:paraId="24C96F07" w14:textId="77777777" w:rsidTr="00C0542B">
        <w:tc>
          <w:tcPr>
            <w:tcW w:w="4715" w:type="dxa"/>
            <w:tcBorders>
              <w:left w:val="single" w:sz="12" w:space="0" w:color="auto"/>
            </w:tcBorders>
          </w:tcPr>
          <w:p w14:paraId="5577D124" w14:textId="77777777" w:rsidR="00C0542B" w:rsidRPr="00FB6CD7" w:rsidRDefault="00C0542B" w:rsidP="00C0542B">
            <w:pPr>
              <w:rPr>
                <w:lang w:val="es-VE"/>
              </w:rPr>
            </w:pPr>
            <w:r w:rsidRPr="00FB6CD7">
              <w:rPr>
                <w:b/>
                <w:bCs/>
                <w:lang w:val="es-VE"/>
              </w:rPr>
              <w:t>1)</w:t>
            </w:r>
            <w:r w:rsidRPr="00FB6CD7">
              <w:rPr>
                <w:lang w:val="es-VE"/>
              </w:rPr>
              <w:t xml:space="preserve">   Este caso de uso se inicia cuando el usuario desea acceder a la aplicación.</w:t>
            </w:r>
          </w:p>
        </w:tc>
        <w:tc>
          <w:tcPr>
            <w:tcW w:w="4715" w:type="dxa"/>
            <w:tcBorders>
              <w:right w:val="single" w:sz="12" w:space="0" w:color="auto"/>
            </w:tcBorders>
          </w:tcPr>
          <w:p w14:paraId="709F27DE" w14:textId="77777777" w:rsidR="00C0542B" w:rsidRPr="00FB6CD7" w:rsidRDefault="00C0542B" w:rsidP="00C0542B">
            <w:pPr>
              <w:rPr>
                <w:lang w:val="es-VE"/>
              </w:rPr>
            </w:pPr>
          </w:p>
        </w:tc>
      </w:tr>
      <w:tr w:rsidR="00C0542B" w:rsidRPr="00142753" w14:paraId="31E548A1" w14:textId="77777777" w:rsidTr="00C0542B">
        <w:tc>
          <w:tcPr>
            <w:tcW w:w="4715" w:type="dxa"/>
            <w:tcBorders>
              <w:left w:val="single" w:sz="12" w:space="0" w:color="auto"/>
            </w:tcBorders>
          </w:tcPr>
          <w:p w14:paraId="5EB5314A" w14:textId="77777777" w:rsidR="00C0542B" w:rsidRPr="00FB6CD7" w:rsidRDefault="00C0542B" w:rsidP="00C0542B">
            <w:pPr>
              <w:rPr>
                <w:lang w:val="es-VE"/>
              </w:rPr>
            </w:pPr>
          </w:p>
        </w:tc>
        <w:tc>
          <w:tcPr>
            <w:tcW w:w="4715" w:type="dxa"/>
            <w:tcBorders>
              <w:right w:val="single" w:sz="12" w:space="0" w:color="auto"/>
            </w:tcBorders>
          </w:tcPr>
          <w:p w14:paraId="6830C43D" w14:textId="77777777" w:rsidR="00C0542B" w:rsidRPr="00FB6CD7" w:rsidRDefault="00C0542B" w:rsidP="00C0542B">
            <w:pPr>
              <w:rPr>
                <w:lang w:val="es-VE"/>
              </w:rPr>
            </w:pPr>
            <w:r w:rsidRPr="00FB6CD7">
              <w:rPr>
                <w:b/>
                <w:bCs/>
                <w:lang w:val="es-VE"/>
              </w:rPr>
              <w:t>2)</w:t>
            </w:r>
            <w:r w:rsidRPr="00FB6CD7">
              <w:rPr>
                <w:lang w:val="es-VE"/>
              </w:rPr>
              <w:t xml:space="preserve"> Se muestra en pantalla la interfaz “LOGIN”.</w:t>
            </w:r>
          </w:p>
        </w:tc>
      </w:tr>
      <w:tr w:rsidR="00C0542B" w:rsidRPr="00142753" w14:paraId="78BDD2D5" w14:textId="77777777" w:rsidTr="00C0542B">
        <w:tc>
          <w:tcPr>
            <w:tcW w:w="4715" w:type="dxa"/>
            <w:tcBorders>
              <w:left w:val="single" w:sz="12" w:space="0" w:color="auto"/>
            </w:tcBorders>
          </w:tcPr>
          <w:p w14:paraId="4420149E" w14:textId="77777777" w:rsidR="00C0542B" w:rsidRPr="00FB6CD7" w:rsidRDefault="00C0542B" w:rsidP="00C0542B">
            <w:pPr>
              <w:rPr>
                <w:lang w:val="es-VE"/>
              </w:rPr>
            </w:pPr>
            <w:r w:rsidRPr="00FB6CD7">
              <w:rPr>
                <w:b/>
                <w:lang w:val="es-VE"/>
              </w:rPr>
              <w:t>3)</w:t>
            </w:r>
            <w:r w:rsidRPr="00FB6CD7">
              <w:rPr>
                <w:lang w:val="es-VE"/>
              </w:rPr>
              <w:t xml:space="preserve"> Coloca sus datos de inicio de sesión y presiona el botón “iniciar sesión”.</w:t>
            </w:r>
          </w:p>
        </w:tc>
        <w:tc>
          <w:tcPr>
            <w:tcW w:w="4715" w:type="dxa"/>
            <w:tcBorders>
              <w:right w:val="single" w:sz="12" w:space="0" w:color="auto"/>
            </w:tcBorders>
          </w:tcPr>
          <w:p w14:paraId="1DC3B9DB" w14:textId="77777777" w:rsidR="00C0542B" w:rsidRPr="00FB6CD7" w:rsidRDefault="00C0542B" w:rsidP="00C0542B">
            <w:pPr>
              <w:rPr>
                <w:lang w:val="es-VE"/>
              </w:rPr>
            </w:pPr>
          </w:p>
        </w:tc>
      </w:tr>
      <w:tr w:rsidR="00C0542B" w:rsidRPr="00FB6CD7" w14:paraId="705278C2" w14:textId="77777777" w:rsidTr="00C0542B">
        <w:tc>
          <w:tcPr>
            <w:tcW w:w="4715" w:type="dxa"/>
            <w:tcBorders>
              <w:left w:val="single" w:sz="12" w:space="0" w:color="auto"/>
            </w:tcBorders>
          </w:tcPr>
          <w:p w14:paraId="254E3223" w14:textId="77777777" w:rsidR="00C0542B" w:rsidRPr="00FB6CD7" w:rsidRDefault="00C0542B" w:rsidP="00C0542B">
            <w:pPr>
              <w:rPr>
                <w:b/>
                <w:lang w:val="es-VE"/>
              </w:rPr>
            </w:pPr>
          </w:p>
        </w:tc>
        <w:tc>
          <w:tcPr>
            <w:tcW w:w="4715" w:type="dxa"/>
            <w:tcBorders>
              <w:right w:val="single" w:sz="12" w:space="0" w:color="auto"/>
            </w:tcBorders>
          </w:tcPr>
          <w:p w14:paraId="43E62CD3" w14:textId="77777777" w:rsidR="00C0542B" w:rsidRPr="00FB6CD7" w:rsidRDefault="00C0542B" w:rsidP="00C0542B">
            <w:pPr>
              <w:rPr>
                <w:lang w:val="es-VE"/>
              </w:rPr>
            </w:pPr>
            <w:r w:rsidRPr="00FB6CD7">
              <w:rPr>
                <w:lang w:val="es-VE"/>
              </w:rPr>
              <w:t>4)Valida datos</w:t>
            </w:r>
          </w:p>
        </w:tc>
      </w:tr>
      <w:tr w:rsidR="00C0542B" w:rsidRPr="00142753" w14:paraId="1AA6AD7E" w14:textId="77777777" w:rsidTr="00C0542B">
        <w:tc>
          <w:tcPr>
            <w:tcW w:w="4715" w:type="dxa"/>
            <w:tcBorders>
              <w:left w:val="single" w:sz="12" w:space="0" w:color="auto"/>
            </w:tcBorders>
          </w:tcPr>
          <w:p w14:paraId="26EFB013" w14:textId="77777777" w:rsidR="00C0542B" w:rsidRPr="00FB6CD7" w:rsidRDefault="00C0542B" w:rsidP="00C0542B">
            <w:pPr>
              <w:rPr>
                <w:lang w:val="es-VE"/>
              </w:rPr>
            </w:pPr>
          </w:p>
        </w:tc>
        <w:tc>
          <w:tcPr>
            <w:tcW w:w="4715" w:type="dxa"/>
            <w:tcBorders>
              <w:right w:val="single" w:sz="12" w:space="0" w:color="auto"/>
            </w:tcBorders>
          </w:tcPr>
          <w:p w14:paraId="54429DA5" w14:textId="77777777" w:rsidR="00C0542B" w:rsidRPr="00FB6CD7" w:rsidRDefault="00C0542B" w:rsidP="00C0542B">
            <w:pPr>
              <w:rPr>
                <w:bCs/>
                <w:lang w:val="es-VE"/>
              </w:rPr>
            </w:pPr>
            <w:r w:rsidRPr="00FB6CD7">
              <w:rPr>
                <w:b/>
                <w:bCs/>
                <w:lang w:val="es-VE"/>
              </w:rPr>
              <w:t xml:space="preserve">5) </w:t>
            </w:r>
            <w:r w:rsidRPr="00FB6CD7">
              <w:rPr>
                <w:lang w:val="es-VE"/>
              </w:rPr>
              <w:t>Verifica los datos de inicio de sesión introducidos.</w:t>
            </w:r>
          </w:p>
        </w:tc>
      </w:tr>
      <w:tr w:rsidR="00C0542B" w:rsidRPr="00142753" w14:paraId="7E3C68B8" w14:textId="77777777" w:rsidTr="00C0542B">
        <w:tc>
          <w:tcPr>
            <w:tcW w:w="4715" w:type="dxa"/>
            <w:tcBorders>
              <w:left w:val="single" w:sz="12" w:space="0" w:color="auto"/>
            </w:tcBorders>
          </w:tcPr>
          <w:p w14:paraId="075A797E" w14:textId="77777777" w:rsidR="00C0542B" w:rsidRPr="00FB6CD7" w:rsidRDefault="00C0542B" w:rsidP="00C0542B">
            <w:pPr>
              <w:rPr>
                <w:lang w:val="es-VE"/>
              </w:rPr>
            </w:pPr>
          </w:p>
        </w:tc>
        <w:tc>
          <w:tcPr>
            <w:tcW w:w="4715" w:type="dxa"/>
            <w:tcBorders>
              <w:right w:val="single" w:sz="12" w:space="0" w:color="auto"/>
            </w:tcBorders>
          </w:tcPr>
          <w:p w14:paraId="34F38B86" w14:textId="77777777" w:rsidR="00C0542B" w:rsidRPr="00FB6CD7" w:rsidRDefault="00C0542B" w:rsidP="00C0542B">
            <w:pPr>
              <w:rPr>
                <w:lang w:val="es-VE"/>
              </w:rPr>
            </w:pPr>
            <w:r w:rsidRPr="00FB6CD7">
              <w:rPr>
                <w:b/>
                <w:bCs/>
                <w:lang w:val="es-VE"/>
              </w:rPr>
              <w:t>6)</w:t>
            </w:r>
            <w:r w:rsidRPr="00FB6CD7">
              <w:rPr>
                <w:lang w:val="es-VE"/>
              </w:rPr>
              <w:t xml:space="preserve"> Confirma que los datos son correctos y permite el acceso.</w:t>
            </w:r>
          </w:p>
        </w:tc>
      </w:tr>
      <w:tr w:rsidR="00C0542B" w:rsidRPr="00FB6CD7" w14:paraId="307BFA0A" w14:textId="77777777" w:rsidTr="00C0542B">
        <w:tc>
          <w:tcPr>
            <w:tcW w:w="4715" w:type="dxa"/>
            <w:tcBorders>
              <w:left w:val="single" w:sz="12" w:space="0" w:color="auto"/>
              <w:bottom w:val="single" w:sz="12" w:space="0" w:color="auto"/>
            </w:tcBorders>
          </w:tcPr>
          <w:p w14:paraId="6E8A6143" w14:textId="77777777" w:rsidR="00C0542B" w:rsidRPr="00FB6CD7" w:rsidRDefault="00C0542B" w:rsidP="00C0542B">
            <w:pPr>
              <w:rPr>
                <w:lang w:val="es-VE"/>
              </w:rPr>
            </w:pPr>
          </w:p>
        </w:tc>
        <w:tc>
          <w:tcPr>
            <w:tcW w:w="4715" w:type="dxa"/>
            <w:tcBorders>
              <w:bottom w:val="single" w:sz="12" w:space="0" w:color="auto"/>
              <w:right w:val="single" w:sz="12" w:space="0" w:color="auto"/>
            </w:tcBorders>
          </w:tcPr>
          <w:p w14:paraId="4DC24272" w14:textId="77777777" w:rsidR="00C0542B" w:rsidRPr="00FB6CD7" w:rsidRDefault="00C0542B" w:rsidP="00C0542B">
            <w:pPr>
              <w:rPr>
                <w:b/>
                <w:bCs/>
                <w:lang w:val="es-VE"/>
              </w:rPr>
            </w:pPr>
            <w:r w:rsidRPr="00FB6CD7">
              <w:rPr>
                <w:b/>
                <w:bCs/>
                <w:lang w:val="es-VE"/>
              </w:rPr>
              <w:t xml:space="preserve">7) </w:t>
            </w:r>
            <w:r w:rsidRPr="00FB6CD7">
              <w:rPr>
                <w:bCs/>
                <w:lang w:val="es-VE"/>
              </w:rPr>
              <w:t>Muestra menú principal</w:t>
            </w:r>
            <w:r w:rsidRPr="00FB6CD7">
              <w:rPr>
                <w:lang w:val="es-VE"/>
              </w:rPr>
              <w:t>.</w:t>
            </w:r>
          </w:p>
        </w:tc>
      </w:tr>
      <w:tr w:rsidR="00C0542B" w:rsidRPr="00FB6CD7" w14:paraId="462CBF4A" w14:textId="77777777" w:rsidTr="00C0542B">
        <w:trPr>
          <w:trHeight w:val="494"/>
        </w:trPr>
        <w:tc>
          <w:tcPr>
            <w:tcW w:w="9430" w:type="dxa"/>
            <w:gridSpan w:val="2"/>
            <w:tcBorders>
              <w:top w:val="single" w:sz="12" w:space="0" w:color="auto"/>
              <w:bottom w:val="single" w:sz="12" w:space="0" w:color="auto"/>
            </w:tcBorders>
          </w:tcPr>
          <w:p w14:paraId="1F341752" w14:textId="77777777" w:rsidR="00C0542B" w:rsidRPr="00FB6CD7" w:rsidRDefault="00C0542B" w:rsidP="00C0542B">
            <w:pPr>
              <w:rPr>
                <w:lang w:val="es-VE"/>
              </w:rPr>
            </w:pPr>
          </w:p>
          <w:p w14:paraId="2C6F556B" w14:textId="77777777" w:rsidR="00C0542B" w:rsidRPr="00FB6CD7" w:rsidRDefault="00C0542B" w:rsidP="00C0542B">
            <w:pPr>
              <w:rPr>
                <w:b/>
                <w:bCs/>
                <w:lang w:val="es-VE"/>
              </w:rPr>
            </w:pPr>
            <w:r w:rsidRPr="00FB6CD7">
              <w:rPr>
                <w:b/>
                <w:bCs/>
                <w:lang w:val="es-VE"/>
              </w:rPr>
              <w:t>Flujos Alternos:</w:t>
            </w:r>
          </w:p>
        </w:tc>
      </w:tr>
      <w:tr w:rsidR="00C0542B" w:rsidRPr="00FB6CD7" w14:paraId="40A96104" w14:textId="77777777" w:rsidTr="00C0542B">
        <w:trPr>
          <w:trHeight w:val="494"/>
        </w:trPr>
        <w:tc>
          <w:tcPr>
            <w:tcW w:w="4715" w:type="dxa"/>
            <w:tcBorders>
              <w:top w:val="single" w:sz="12" w:space="0" w:color="auto"/>
              <w:left w:val="single" w:sz="12" w:space="0" w:color="auto"/>
              <w:bottom w:val="single" w:sz="12" w:space="0" w:color="auto"/>
            </w:tcBorders>
          </w:tcPr>
          <w:p w14:paraId="3DB3566B" w14:textId="77777777" w:rsidR="00C0542B" w:rsidRPr="00FB6CD7" w:rsidRDefault="00C0542B" w:rsidP="00C0542B">
            <w:pPr>
              <w:jc w:val="center"/>
              <w:rPr>
                <w:b/>
                <w:bCs/>
                <w:lang w:val="es-VE"/>
              </w:rPr>
            </w:pPr>
            <w:r w:rsidRPr="00FB6CD7">
              <w:rPr>
                <w:b/>
                <w:bCs/>
                <w:lang w:val="es-VE"/>
              </w:rPr>
              <w:t>USUARIO</w:t>
            </w:r>
          </w:p>
          <w:p w14:paraId="24072D3A" w14:textId="77777777" w:rsidR="00C0542B" w:rsidRPr="00FB6CD7" w:rsidRDefault="00C0542B" w:rsidP="00C0542B">
            <w:pPr>
              <w:pStyle w:val="InfoBlue"/>
              <w:rPr>
                <w:b/>
                <w:bCs/>
                <w:lang w:val="es-VE" w:eastAsia="es-ES"/>
              </w:rPr>
            </w:pPr>
          </w:p>
        </w:tc>
        <w:tc>
          <w:tcPr>
            <w:tcW w:w="4715" w:type="dxa"/>
            <w:tcBorders>
              <w:top w:val="single" w:sz="12" w:space="0" w:color="auto"/>
              <w:bottom w:val="single" w:sz="12" w:space="0" w:color="auto"/>
              <w:right w:val="single" w:sz="12" w:space="0" w:color="auto"/>
            </w:tcBorders>
          </w:tcPr>
          <w:p w14:paraId="425EC231" w14:textId="77777777" w:rsidR="00C0542B" w:rsidRPr="00FB6CD7" w:rsidRDefault="00C0542B" w:rsidP="00C0542B">
            <w:pPr>
              <w:jc w:val="center"/>
              <w:rPr>
                <w:b/>
                <w:bCs/>
                <w:lang w:val="es-VE"/>
              </w:rPr>
            </w:pPr>
            <w:r w:rsidRPr="00FB6CD7">
              <w:rPr>
                <w:b/>
                <w:bCs/>
                <w:lang w:val="es-VE"/>
              </w:rPr>
              <w:t>SISTEMA</w:t>
            </w:r>
          </w:p>
          <w:p w14:paraId="484CAD83" w14:textId="77777777" w:rsidR="00C0542B" w:rsidRPr="00FB6CD7" w:rsidRDefault="00C0542B" w:rsidP="00C0542B">
            <w:pPr>
              <w:pStyle w:val="InfoBlue"/>
              <w:rPr>
                <w:b/>
                <w:bCs/>
                <w:lang w:val="es-VE" w:eastAsia="es-ES"/>
              </w:rPr>
            </w:pPr>
          </w:p>
        </w:tc>
      </w:tr>
      <w:tr w:rsidR="00C0542B" w:rsidRPr="00142753" w14:paraId="4C3073D0" w14:textId="77777777" w:rsidTr="00C0542B">
        <w:trPr>
          <w:trHeight w:val="63"/>
        </w:trPr>
        <w:tc>
          <w:tcPr>
            <w:tcW w:w="4715" w:type="dxa"/>
            <w:tcBorders>
              <w:top w:val="single" w:sz="12" w:space="0" w:color="auto"/>
              <w:left w:val="single" w:sz="12" w:space="0" w:color="auto"/>
              <w:bottom w:val="single" w:sz="6" w:space="0" w:color="auto"/>
              <w:right w:val="single" w:sz="6" w:space="0" w:color="auto"/>
            </w:tcBorders>
          </w:tcPr>
          <w:p w14:paraId="3CFBBBE8" w14:textId="77777777" w:rsidR="00C0542B" w:rsidRPr="00FB6CD7" w:rsidRDefault="00C0542B" w:rsidP="00C0542B">
            <w:pPr>
              <w:rPr>
                <w:lang w:val="es-VE"/>
              </w:rPr>
            </w:pPr>
          </w:p>
        </w:tc>
        <w:tc>
          <w:tcPr>
            <w:tcW w:w="4715" w:type="dxa"/>
            <w:tcBorders>
              <w:top w:val="single" w:sz="12" w:space="0" w:color="auto"/>
              <w:left w:val="single" w:sz="6" w:space="0" w:color="auto"/>
              <w:bottom w:val="single" w:sz="6" w:space="0" w:color="auto"/>
              <w:right w:val="single" w:sz="12" w:space="0" w:color="auto"/>
            </w:tcBorders>
          </w:tcPr>
          <w:p w14:paraId="20648AE0" w14:textId="77777777" w:rsidR="00C0542B" w:rsidRPr="00FB6CD7" w:rsidRDefault="00C0542B" w:rsidP="00C0542B">
            <w:pPr>
              <w:rPr>
                <w:lang w:val="es-VE"/>
              </w:rPr>
            </w:pPr>
            <w:r w:rsidRPr="00FB6CD7">
              <w:rPr>
                <w:b/>
                <w:lang w:val="es-VE"/>
              </w:rPr>
              <w:t>4.1)</w:t>
            </w:r>
            <w:r w:rsidRPr="00FB6CD7">
              <w:rPr>
                <w:lang w:val="es-VE"/>
              </w:rPr>
              <w:t xml:space="preserve"> Los datos proporcionados por el usuario no cumplen los parámetros establecidos</w:t>
            </w:r>
          </w:p>
        </w:tc>
      </w:tr>
      <w:tr w:rsidR="00C0542B" w:rsidRPr="00142753" w14:paraId="5BB9C116" w14:textId="77777777" w:rsidTr="00C0542B">
        <w:trPr>
          <w:trHeight w:val="177"/>
        </w:trPr>
        <w:tc>
          <w:tcPr>
            <w:tcW w:w="4715" w:type="dxa"/>
            <w:tcBorders>
              <w:top w:val="single" w:sz="6" w:space="0" w:color="auto"/>
              <w:left w:val="single" w:sz="12" w:space="0" w:color="auto"/>
              <w:bottom w:val="single" w:sz="6" w:space="0" w:color="auto"/>
              <w:right w:val="single" w:sz="6" w:space="0" w:color="auto"/>
            </w:tcBorders>
          </w:tcPr>
          <w:p w14:paraId="79D7D47E" w14:textId="77777777" w:rsidR="00C0542B" w:rsidRPr="00FB6CD7" w:rsidRDefault="00C0542B" w:rsidP="00C0542B">
            <w:pPr>
              <w:rPr>
                <w:lang w:val="es-VE"/>
              </w:rPr>
            </w:pPr>
          </w:p>
        </w:tc>
        <w:tc>
          <w:tcPr>
            <w:tcW w:w="4715" w:type="dxa"/>
            <w:tcBorders>
              <w:top w:val="single" w:sz="6" w:space="0" w:color="auto"/>
              <w:left w:val="single" w:sz="6" w:space="0" w:color="auto"/>
              <w:bottom w:val="single" w:sz="6" w:space="0" w:color="auto"/>
              <w:right w:val="single" w:sz="12" w:space="0" w:color="auto"/>
            </w:tcBorders>
          </w:tcPr>
          <w:p w14:paraId="67FFCF1F" w14:textId="77777777" w:rsidR="00C0542B" w:rsidRPr="00FB6CD7" w:rsidRDefault="00C0542B" w:rsidP="00C0542B">
            <w:pPr>
              <w:rPr>
                <w:lang w:val="es-VE"/>
              </w:rPr>
            </w:pPr>
            <w:r w:rsidRPr="00FB6CD7">
              <w:rPr>
                <w:b/>
                <w:lang w:val="es-VE"/>
              </w:rPr>
              <w:t>4.2)</w:t>
            </w:r>
            <w:r w:rsidRPr="00FB6CD7">
              <w:rPr>
                <w:lang w:val="es-VE"/>
              </w:rPr>
              <w:t xml:space="preserve"> Se despliega el mensaje “Email o clave inválida, por </w:t>
            </w:r>
            <w:r w:rsidRPr="00FB6CD7">
              <w:rPr>
                <w:lang w:val="es-VE"/>
              </w:rPr>
              <w:lastRenderedPageBreak/>
              <w:t>favor inténtelo de nuevo”</w:t>
            </w:r>
          </w:p>
        </w:tc>
      </w:tr>
      <w:tr w:rsidR="00C0542B" w:rsidRPr="00142753" w14:paraId="4AFEAEAA" w14:textId="77777777" w:rsidTr="00C0542B">
        <w:trPr>
          <w:trHeight w:val="177"/>
        </w:trPr>
        <w:tc>
          <w:tcPr>
            <w:tcW w:w="4715" w:type="dxa"/>
            <w:tcBorders>
              <w:top w:val="single" w:sz="6" w:space="0" w:color="auto"/>
              <w:left w:val="single" w:sz="12" w:space="0" w:color="auto"/>
              <w:bottom w:val="single" w:sz="6" w:space="0" w:color="auto"/>
              <w:right w:val="single" w:sz="6" w:space="0" w:color="auto"/>
            </w:tcBorders>
          </w:tcPr>
          <w:p w14:paraId="00314742" w14:textId="77777777" w:rsidR="00C0542B" w:rsidRPr="00FB6CD7" w:rsidRDefault="00C0542B" w:rsidP="00C0542B">
            <w:pPr>
              <w:rPr>
                <w:lang w:val="es-VE"/>
              </w:rPr>
            </w:pPr>
            <w:r w:rsidRPr="00FB6CD7">
              <w:rPr>
                <w:b/>
                <w:lang w:val="es-VE"/>
              </w:rPr>
              <w:lastRenderedPageBreak/>
              <w:t>4.3)</w:t>
            </w:r>
            <w:r w:rsidRPr="00FB6CD7">
              <w:rPr>
                <w:lang w:val="es-VE"/>
              </w:rPr>
              <w:t xml:space="preserve"> Se confirma la lectura del mensaje.</w:t>
            </w:r>
          </w:p>
        </w:tc>
        <w:tc>
          <w:tcPr>
            <w:tcW w:w="4715" w:type="dxa"/>
            <w:tcBorders>
              <w:top w:val="single" w:sz="6" w:space="0" w:color="auto"/>
              <w:left w:val="single" w:sz="6" w:space="0" w:color="auto"/>
              <w:bottom w:val="single" w:sz="6" w:space="0" w:color="auto"/>
              <w:right w:val="single" w:sz="12" w:space="0" w:color="auto"/>
            </w:tcBorders>
          </w:tcPr>
          <w:p w14:paraId="7D874F6B" w14:textId="77777777" w:rsidR="00C0542B" w:rsidRPr="00FB6CD7" w:rsidRDefault="00C0542B" w:rsidP="00C0542B">
            <w:pPr>
              <w:rPr>
                <w:lang w:val="es-VE"/>
              </w:rPr>
            </w:pPr>
          </w:p>
        </w:tc>
      </w:tr>
      <w:tr w:rsidR="00C0542B" w:rsidRPr="00142753" w14:paraId="1E3216B0" w14:textId="77777777" w:rsidTr="00C0542B">
        <w:trPr>
          <w:trHeight w:val="177"/>
        </w:trPr>
        <w:tc>
          <w:tcPr>
            <w:tcW w:w="4715" w:type="dxa"/>
            <w:tcBorders>
              <w:top w:val="single" w:sz="6" w:space="0" w:color="auto"/>
              <w:left w:val="single" w:sz="12" w:space="0" w:color="auto"/>
              <w:bottom w:val="single" w:sz="12" w:space="0" w:color="auto"/>
              <w:right w:val="single" w:sz="6" w:space="0" w:color="auto"/>
            </w:tcBorders>
          </w:tcPr>
          <w:p w14:paraId="277F7C1D" w14:textId="77777777" w:rsidR="00C0542B" w:rsidRPr="00FB6CD7" w:rsidRDefault="00C0542B" w:rsidP="00C0542B">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60C91B88" w14:textId="77777777" w:rsidR="00C0542B" w:rsidRPr="00FB6CD7" w:rsidRDefault="00C0542B" w:rsidP="00C0542B">
            <w:pPr>
              <w:rPr>
                <w:lang w:val="es-VE"/>
              </w:rPr>
            </w:pPr>
            <w:r w:rsidRPr="00FB6CD7">
              <w:rPr>
                <w:b/>
                <w:lang w:val="es-VE"/>
              </w:rPr>
              <w:t>4.4)</w:t>
            </w:r>
            <w:r w:rsidRPr="00FB6CD7">
              <w:rPr>
                <w:lang w:val="es-VE"/>
              </w:rPr>
              <w:t xml:space="preserve"> Se regresa al paso número 2.</w:t>
            </w:r>
          </w:p>
        </w:tc>
      </w:tr>
      <w:tr w:rsidR="00C0542B" w:rsidRPr="00142753" w14:paraId="0E91A87F" w14:textId="77777777" w:rsidTr="00C006D0">
        <w:trPr>
          <w:trHeight w:val="177"/>
        </w:trPr>
        <w:tc>
          <w:tcPr>
            <w:tcW w:w="4715" w:type="dxa"/>
            <w:tcBorders>
              <w:top w:val="single" w:sz="6" w:space="0" w:color="auto"/>
              <w:left w:val="single" w:sz="12" w:space="0" w:color="auto"/>
              <w:bottom w:val="single" w:sz="4" w:space="0" w:color="auto"/>
              <w:right w:val="single" w:sz="6" w:space="0" w:color="auto"/>
            </w:tcBorders>
          </w:tcPr>
          <w:p w14:paraId="029D0F18" w14:textId="77777777" w:rsidR="00C0542B" w:rsidRPr="00FB6CD7" w:rsidRDefault="00C0542B" w:rsidP="00C0542B">
            <w:pPr>
              <w:rPr>
                <w:lang w:val="es-VE"/>
              </w:rPr>
            </w:pPr>
          </w:p>
        </w:tc>
        <w:tc>
          <w:tcPr>
            <w:tcW w:w="4715" w:type="dxa"/>
            <w:tcBorders>
              <w:top w:val="single" w:sz="6" w:space="0" w:color="auto"/>
              <w:left w:val="single" w:sz="6" w:space="0" w:color="auto"/>
              <w:bottom w:val="single" w:sz="4" w:space="0" w:color="auto"/>
              <w:right w:val="single" w:sz="12" w:space="0" w:color="auto"/>
            </w:tcBorders>
          </w:tcPr>
          <w:p w14:paraId="5E58C530" w14:textId="77777777" w:rsidR="00C0542B" w:rsidRPr="00FB6CD7" w:rsidRDefault="00C0542B" w:rsidP="00C0542B">
            <w:pPr>
              <w:rPr>
                <w:lang w:val="es-VE"/>
              </w:rPr>
            </w:pPr>
            <w:r w:rsidRPr="00FB6CD7">
              <w:rPr>
                <w:b/>
                <w:lang w:val="es-VE"/>
              </w:rPr>
              <w:t xml:space="preserve">5.1.1) </w:t>
            </w:r>
            <w:r w:rsidRPr="00FB6CD7">
              <w:rPr>
                <w:lang w:val="es-VE"/>
              </w:rPr>
              <w:t>Los datos proporcionados por el usuario no coinciden con los datos de la base de datos</w:t>
            </w:r>
          </w:p>
        </w:tc>
      </w:tr>
      <w:tr w:rsidR="00C0542B" w:rsidRPr="00142753" w14:paraId="5BA9CE78" w14:textId="77777777" w:rsidTr="00C006D0">
        <w:trPr>
          <w:trHeight w:val="177"/>
        </w:trPr>
        <w:tc>
          <w:tcPr>
            <w:tcW w:w="4715" w:type="dxa"/>
            <w:tcBorders>
              <w:top w:val="single" w:sz="4" w:space="0" w:color="auto"/>
              <w:left w:val="single" w:sz="12" w:space="0" w:color="auto"/>
              <w:bottom w:val="single" w:sz="4" w:space="0" w:color="auto"/>
              <w:right w:val="single" w:sz="6" w:space="0" w:color="auto"/>
            </w:tcBorders>
          </w:tcPr>
          <w:p w14:paraId="04F9C364" w14:textId="77777777" w:rsidR="00C0542B" w:rsidRPr="00FB6CD7" w:rsidRDefault="00C0542B" w:rsidP="00C0542B">
            <w:pPr>
              <w:rPr>
                <w:lang w:val="es-VE"/>
              </w:rPr>
            </w:pPr>
          </w:p>
        </w:tc>
        <w:tc>
          <w:tcPr>
            <w:tcW w:w="4715" w:type="dxa"/>
            <w:tcBorders>
              <w:top w:val="single" w:sz="4" w:space="0" w:color="auto"/>
              <w:left w:val="single" w:sz="6" w:space="0" w:color="auto"/>
              <w:bottom w:val="single" w:sz="4" w:space="0" w:color="auto"/>
              <w:right w:val="single" w:sz="12" w:space="0" w:color="auto"/>
            </w:tcBorders>
          </w:tcPr>
          <w:p w14:paraId="7CC99017" w14:textId="77777777" w:rsidR="00C0542B" w:rsidRPr="00FB6CD7" w:rsidRDefault="00C0542B" w:rsidP="00C0542B">
            <w:pPr>
              <w:rPr>
                <w:lang w:val="es-VE"/>
              </w:rPr>
            </w:pPr>
            <w:r w:rsidRPr="00FB6CD7">
              <w:rPr>
                <w:b/>
                <w:lang w:val="es-VE"/>
              </w:rPr>
              <w:t>5.1.2)</w:t>
            </w:r>
            <w:r w:rsidRPr="00FB6CD7">
              <w:rPr>
                <w:lang w:val="es-VE"/>
              </w:rPr>
              <w:t xml:space="preserve"> Informa al usuario que los datos proporcionados no coinciden</w:t>
            </w:r>
          </w:p>
        </w:tc>
      </w:tr>
      <w:tr w:rsidR="00C0542B" w:rsidRPr="00142753" w14:paraId="394D646A" w14:textId="77777777" w:rsidTr="00C006D0">
        <w:trPr>
          <w:trHeight w:val="177"/>
        </w:trPr>
        <w:tc>
          <w:tcPr>
            <w:tcW w:w="4715" w:type="dxa"/>
            <w:tcBorders>
              <w:top w:val="single" w:sz="4" w:space="0" w:color="auto"/>
              <w:left w:val="single" w:sz="12" w:space="0" w:color="auto"/>
              <w:bottom w:val="single" w:sz="4" w:space="0" w:color="auto"/>
              <w:right w:val="single" w:sz="6" w:space="0" w:color="auto"/>
            </w:tcBorders>
          </w:tcPr>
          <w:p w14:paraId="1C62C536" w14:textId="77777777" w:rsidR="00C0542B" w:rsidRPr="00FB6CD7" w:rsidRDefault="00C0542B" w:rsidP="00C0542B">
            <w:pPr>
              <w:rPr>
                <w:lang w:val="es-VE"/>
              </w:rPr>
            </w:pPr>
            <w:r w:rsidRPr="00FB6CD7">
              <w:rPr>
                <w:lang w:val="es-VE"/>
              </w:rPr>
              <w:t>5.1.3) Confirma la lectura del mensaje</w:t>
            </w:r>
          </w:p>
        </w:tc>
        <w:tc>
          <w:tcPr>
            <w:tcW w:w="4715" w:type="dxa"/>
            <w:tcBorders>
              <w:top w:val="single" w:sz="4" w:space="0" w:color="auto"/>
              <w:left w:val="single" w:sz="6" w:space="0" w:color="auto"/>
              <w:bottom w:val="single" w:sz="4" w:space="0" w:color="auto"/>
              <w:right w:val="single" w:sz="12" w:space="0" w:color="auto"/>
            </w:tcBorders>
          </w:tcPr>
          <w:p w14:paraId="14346683" w14:textId="77777777" w:rsidR="00C0542B" w:rsidRPr="00FB6CD7" w:rsidRDefault="00C0542B" w:rsidP="00C0542B">
            <w:pPr>
              <w:rPr>
                <w:b/>
                <w:lang w:val="es-VE"/>
              </w:rPr>
            </w:pPr>
          </w:p>
        </w:tc>
      </w:tr>
      <w:tr w:rsidR="00C0542B" w:rsidRPr="00142753" w14:paraId="18761696" w14:textId="77777777" w:rsidTr="00C006D0">
        <w:trPr>
          <w:trHeight w:val="177"/>
        </w:trPr>
        <w:tc>
          <w:tcPr>
            <w:tcW w:w="4715" w:type="dxa"/>
            <w:tcBorders>
              <w:top w:val="single" w:sz="4" w:space="0" w:color="auto"/>
              <w:left w:val="single" w:sz="12" w:space="0" w:color="auto"/>
              <w:bottom w:val="single" w:sz="12" w:space="0" w:color="auto"/>
              <w:right w:val="single" w:sz="6" w:space="0" w:color="auto"/>
            </w:tcBorders>
          </w:tcPr>
          <w:p w14:paraId="69121284" w14:textId="77777777" w:rsidR="00C0542B" w:rsidRPr="00FB6CD7" w:rsidRDefault="00C0542B" w:rsidP="00C0542B">
            <w:pPr>
              <w:rPr>
                <w:lang w:val="es-VE"/>
              </w:rPr>
            </w:pPr>
          </w:p>
        </w:tc>
        <w:tc>
          <w:tcPr>
            <w:tcW w:w="4715" w:type="dxa"/>
            <w:tcBorders>
              <w:top w:val="single" w:sz="4" w:space="0" w:color="auto"/>
              <w:left w:val="single" w:sz="6" w:space="0" w:color="auto"/>
              <w:bottom w:val="single" w:sz="12" w:space="0" w:color="auto"/>
              <w:right w:val="single" w:sz="12" w:space="0" w:color="auto"/>
            </w:tcBorders>
          </w:tcPr>
          <w:p w14:paraId="755D5440" w14:textId="77777777" w:rsidR="00C0542B" w:rsidRPr="00FB6CD7" w:rsidRDefault="00C0542B" w:rsidP="00C0542B">
            <w:pPr>
              <w:rPr>
                <w:lang w:val="es-VE"/>
              </w:rPr>
            </w:pPr>
            <w:r w:rsidRPr="00FB6CD7">
              <w:rPr>
                <w:b/>
                <w:lang w:val="es-VE"/>
              </w:rPr>
              <w:t xml:space="preserve">5.1.4) </w:t>
            </w:r>
            <w:r w:rsidRPr="00FB6CD7">
              <w:rPr>
                <w:lang w:val="es-VE"/>
              </w:rPr>
              <w:t>Se regresa al paso número 2</w:t>
            </w:r>
          </w:p>
        </w:tc>
      </w:tr>
      <w:tr w:rsidR="00C0542B" w:rsidRPr="00142753" w14:paraId="2CB6DB78" w14:textId="77777777" w:rsidTr="00C0542B">
        <w:trPr>
          <w:trHeight w:val="177"/>
        </w:trPr>
        <w:tc>
          <w:tcPr>
            <w:tcW w:w="4715" w:type="dxa"/>
            <w:tcBorders>
              <w:top w:val="single" w:sz="12" w:space="0" w:color="auto"/>
              <w:left w:val="single" w:sz="12" w:space="0" w:color="auto"/>
              <w:bottom w:val="single" w:sz="6" w:space="0" w:color="auto"/>
              <w:right w:val="single" w:sz="6" w:space="0" w:color="auto"/>
            </w:tcBorders>
          </w:tcPr>
          <w:p w14:paraId="054D2B5F" w14:textId="77777777" w:rsidR="00C0542B" w:rsidRPr="00FB6CD7" w:rsidRDefault="00C0542B" w:rsidP="00C0542B">
            <w:pPr>
              <w:rPr>
                <w:lang w:val="es-VE"/>
              </w:rPr>
            </w:pPr>
          </w:p>
        </w:tc>
        <w:tc>
          <w:tcPr>
            <w:tcW w:w="4715" w:type="dxa"/>
            <w:tcBorders>
              <w:top w:val="single" w:sz="12" w:space="0" w:color="auto"/>
              <w:left w:val="single" w:sz="6" w:space="0" w:color="auto"/>
              <w:bottom w:val="single" w:sz="6" w:space="0" w:color="auto"/>
              <w:right w:val="single" w:sz="12" w:space="0" w:color="auto"/>
            </w:tcBorders>
          </w:tcPr>
          <w:p w14:paraId="7C859BCC" w14:textId="77777777" w:rsidR="00C0542B" w:rsidRPr="00FB6CD7" w:rsidRDefault="00C0542B" w:rsidP="00C0542B">
            <w:pPr>
              <w:rPr>
                <w:lang w:val="es-VE"/>
              </w:rPr>
            </w:pPr>
            <w:r w:rsidRPr="00FB6CD7">
              <w:rPr>
                <w:b/>
                <w:lang w:val="es-VE"/>
              </w:rPr>
              <w:t xml:space="preserve">5.2.1) </w:t>
            </w:r>
            <w:r w:rsidRPr="00FB6CD7">
              <w:rPr>
                <w:lang w:val="es-VE"/>
              </w:rPr>
              <w:t>No se puede acceder a la base de datos.</w:t>
            </w:r>
          </w:p>
        </w:tc>
      </w:tr>
      <w:tr w:rsidR="00C0542B" w:rsidRPr="00142753" w14:paraId="77BC1C3C" w14:textId="77777777" w:rsidTr="00C0542B">
        <w:trPr>
          <w:trHeight w:val="177"/>
        </w:trPr>
        <w:tc>
          <w:tcPr>
            <w:tcW w:w="4715" w:type="dxa"/>
            <w:tcBorders>
              <w:top w:val="single" w:sz="6" w:space="0" w:color="auto"/>
              <w:left w:val="single" w:sz="12" w:space="0" w:color="auto"/>
              <w:bottom w:val="single" w:sz="6" w:space="0" w:color="auto"/>
              <w:right w:val="single" w:sz="6" w:space="0" w:color="auto"/>
            </w:tcBorders>
          </w:tcPr>
          <w:p w14:paraId="7E0E55E5" w14:textId="77777777" w:rsidR="00C0542B" w:rsidRPr="00FB6CD7" w:rsidRDefault="00C0542B" w:rsidP="00C0542B">
            <w:pPr>
              <w:rPr>
                <w:lang w:val="es-VE"/>
              </w:rPr>
            </w:pPr>
          </w:p>
        </w:tc>
        <w:tc>
          <w:tcPr>
            <w:tcW w:w="4715" w:type="dxa"/>
            <w:tcBorders>
              <w:top w:val="single" w:sz="6" w:space="0" w:color="auto"/>
              <w:left w:val="single" w:sz="6" w:space="0" w:color="auto"/>
              <w:bottom w:val="single" w:sz="6" w:space="0" w:color="auto"/>
              <w:right w:val="single" w:sz="12" w:space="0" w:color="auto"/>
            </w:tcBorders>
          </w:tcPr>
          <w:p w14:paraId="07022117" w14:textId="77777777" w:rsidR="00C0542B" w:rsidRPr="00FB6CD7" w:rsidRDefault="00C0542B" w:rsidP="00C0542B">
            <w:pPr>
              <w:rPr>
                <w:lang w:val="es-VE"/>
              </w:rPr>
            </w:pPr>
            <w:r w:rsidRPr="00FB6CD7">
              <w:rPr>
                <w:b/>
                <w:lang w:val="es-VE"/>
              </w:rPr>
              <w:t xml:space="preserve">5.2.2) </w:t>
            </w:r>
            <w:r w:rsidRPr="00FB6CD7">
              <w:rPr>
                <w:lang w:val="es-VE"/>
              </w:rPr>
              <w:t>Se despliega un mensaje informando que no se puede acceder a la base.</w:t>
            </w:r>
          </w:p>
        </w:tc>
      </w:tr>
      <w:tr w:rsidR="00C0542B" w:rsidRPr="00142753" w14:paraId="37697FA9" w14:textId="77777777" w:rsidTr="00C0542B">
        <w:trPr>
          <w:trHeight w:val="177"/>
        </w:trPr>
        <w:tc>
          <w:tcPr>
            <w:tcW w:w="4715" w:type="dxa"/>
            <w:tcBorders>
              <w:top w:val="single" w:sz="6" w:space="0" w:color="auto"/>
              <w:left w:val="single" w:sz="12" w:space="0" w:color="auto"/>
              <w:bottom w:val="single" w:sz="12" w:space="0" w:color="auto"/>
              <w:right w:val="single" w:sz="6" w:space="0" w:color="auto"/>
            </w:tcBorders>
          </w:tcPr>
          <w:p w14:paraId="0694226F" w14:textId="77777777" w:rsidR="00C0542B" w:rsidRPr="00FB6CD7" w:rsidRDefault="00C0542B" w:rsidP="00C0542B">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7BF9C0E1" w14:textId="77777777" w:rsidR="00C0542B" w:rsidRPr="00FB6CD7" w:rsidRDefault="00C0542B" w:rsidP="00C0542B">
            <w:pPr>
              <w:rPr>
                <w:lang w:val="es-VE"/>
              </w:rPr>
            </w:pPr>
            <w:r w:rsidRPr="00FB6CD7">
              <w:rPr>
                <w:b/>
                <w:lang w:val="es-VE"/>
              </w:rPr>
              <w:t xml:space="preserve">5.2.3) </w:t>
            </w:r>
            <w:r w:rsidRPr="00FB6CD7">
              <w:rPr>
                <w:lang w:val="es-VE"/>
              </w:rPr>
              <w:t>Se regresa al paso número 2 del flujo básico del caso de uso.</w:t>
            </w:r>
          </w:p>
        </w:tc>
      </w:tr>
      <w:tr w:rsidR="00C0542B" w:rsidRPr="00142753" w14:paraId="28D4F3FA" w14:textId="77777777" w:rsidTr="00C006D0">
        <w:trPr>
          <w:trHeight w:val="177"/>
        </w:trPr>
        <w:tc>
          <w:tcPr>
            <w:tcW w:w="4715" w:type="dxa"/>
            <w:tcBorders>
              <w:top w:val="single" w:sz="6" w:space="0" w:color="auto"/>
              <w:left w:val="single" w:sz="12" w:space="0" w:color="auto"/>
              <w:bottom w:val="single" w:sz="4" w:space="0" w:color="auto"/>
              <w:right w:val="single" w:sz="6" w:space="0" w:color="auto"/>
            </w:tcBorders>
          </w:tcPr>
          <w:p w14:paraId="65533D0D" w14:textId="65725402" w:rsidR="00C0542B" w:rsidRPr="00FB6CD7" w:rsidRDefault="007D0C86" w:rsidP="00C0542B">
            <w:pPr>
              <w:rPr>
                <w:lang w:val="es-VE"/>
              </w:rPr>
            </w:pPr>
            <w:r w:rsidRPr="00FB6CD7">
              <w:rPr>
                <w:lang w:val="es-VE"/>
              </w:rPr>
              <w:t>8.1) Selecciona</w:t>
            </w:r>
            <w:r w:rsidR="00C0542B" w:rsidRPr="00FB6CD7">
              <w:rPr>
                <w:lang w:val="es-VE"/>
              </w:rPr>
              <w:t xml:space="preserve"> la opción de registrar</w:t>
            </w:r>
          </w:p>
        </w:tc>
        <w:tc>
          <w:tcPr>
            <w:tcW w:w="4715" w:type="dxa"/>
            <w:tcBorders>
              <w:top w:val="single" w:sz="6" w:space="0" w:color="auto"/>
              <w:left w:val="single" w:sz="6" w:space="0" w:color="auto"/>
              <w:bottom w:val="single" w:sz="4" w:space="0" w:color="auto"/>
              <w:right w:val="single" w:sz="12" w:space="0" w:color="auto"/>
            </w:tcBorders>
          </w:tcPr>
          <w:p w14:paraId="455A0093" w14:textId="77777777" w:rsidR="00C0542B" w:rsidRPr="00FB6CD7" w:rsidRDefault="00C0542B" w:rsidP="00C0542B">
            <w:pPr>
              <w:rPr>
                <w:b/>
                <w:lang w:val="es-VE"/>
              </w:rPr>
            </w:pPr>
          </w:p>
        </w:tc>
      </w:tr>
      <w:tr w:rsidR="00C0542B" w:rsidRPr="00FB6CD7" w14:paraId="38EE6481" w14:textId="77777777" w:rsidTr="00C006D0">
        <w:trPr>
          <w:trHeight w:val="177"/>
        </w:trPr>
        <w:tc>
          <w:tcPr>
            <w:tcW w:w="4715" w:type="dxa"/>
            <w:tcBorders>
              <w:top w:val="single" w:sz="4" w:space="0" w:color="auto"/>
              <w:left w:val="single" w:sz="12" w:space="0" w:color="auto"/>
              <w:bottom w:val="single" w:sz="12" w:space="0" w:color="auto"/>
              <w:right w:val="single" w:sz="6" w:space="0" w:color="auto"/>
            </w:tcBorders>
          </w:tcPr>
          <w:p w14:paraId="0CA078DE" w14:textId="77777777" w:rsidR="00C0542B" w:rsidRPr="00FB6CD7" w:rsidRDefault="00C0542B" w:rsidP="00C0542B">
            <w:pPr>
              <w:rPr>
                <w:lang w:val="es-VE"/>
              </w:rPr>
            </w:pPr>
          </w:p>
        </w:tc>
        <w:tc>
          <w:tcPr>
            <w:tcW w:w="4715" w:type="dxa"/>
            <w:tcBorders>
              <w:top w:val="single" w:sz="4" w:space="0" w:color="auto"/>
              <w:left w:val="single" w:sz="6" w:space="0" w:color="auto"/>
              <w:bottom w:val="single" w:sz="12" w:space="0" w:color="auto"/>
              <w:right w:val="single" w:sz="12" w:space="0" w:color="auto"/>
            </w:tcBorders>
          </w:tcPr>
          <w:p w14:paraId="03499539" w14:textId="05E98C6D" w:rsidR="00C0542B" w:rsidRPr="00FB6CD7" w:rsidRDefault="00A16EF9" w:rsidP="00C0542B">
            <w:pPr>
              <w:rPr>
                <w:lang w:val="es-VE"/>
              </w:rPr>
            </w:pPr>
            <w:r w:rsidRPr="00FB6CD7">
              <w:rPr>
                <w:lang w:val="es-VE"/>
              </w:rPr>
              <w:t xml:space="preserve">8.2) </w:t>
            </w:r>
            <w:r w:rsidR="008450D8">
              <w:rPr>
                <w:lang w:val="es-VE"/>
              </w:rPr>
              <w:t>Muestra interfaz de registro.</w:t>
            </w:r>
          </w:p>
        </w:tc>
      </w:tr>
      <w:tr w:rsidR="00C0542B" w:rsidRPr="00142753" w14:paraId="428B8636" w14:textId="77777777" w:rsidTr="00C0542B">
        <w:trPr>
          <w:trHeight w:val="177"/>
        </w:trPr>
        <w:tc>
          <w:tcPr>
            <w:tcW w:w="4715" w:type="dxa"/>
            <w:tcBorders>
              <w:top w:val="single" w:sz="12" w:space="0" w:color="auto"/>
              <w:left w:val="single" w:sz="12" w:space="0" w:color="auto"/>
              <w:bottom w:val="single" w:sz="6" w:space="0" w:color="auto"/>
              <w:right w:val="single" w:sz="6" w:space="0" w:color="auto"/>
            </w:tcBorders>
          </w:tcPr>
          <w:p w14:paraId="2C927691" w14:textId="77777777" w:rsidR="00C0542B" w:rsidRPr="00FB6CD7" w:rsidRDefault="00C0542B" w:rsidP="00C0542B">
            <w:pPr>
              <w:rPr>
                <w:lang w:val="es-VE"/>
              </w:rPr>
            </w:pPr>
            <w:r w:rsidRPr="00FB6CD7">
              <w:rPr>
                <w:b/>
                <w:lang w:val="es-VE"/>
              </w:rPr>
              <w:t>8.1)</w:t>
            </w:r>
            <w:r w:rsidRPr="00FB6CD7">
              <w:rPr>
                <w:lang w:val="es-VE"/>
              </w:rPr>
              <w:t xml:space="preserve"> Cancela el inicio de sesión.</w:t>
            </w:r>
          </w:p>
        </w:tc>
        <w:tc>
          <w:tcPr>
            <w:tcW w:w="4715" w:type="dxa"/>
            <w:tcBorders>
              <w:top w:val="single" w:sz="12" w:space="0" w:color="auto"/>
              <w:left w:val="single" w:sz="6" w:space="0" w:color="auto"/>
              <w:bottom w:val="single" w:sz="6" w:space="0" w:color="auto"/>
              <w:right w:val="single" w:sz="12" w:space="0" w:color="auto"/>
            </w:tcBorders>
          </w:tcPr>
          <w:p w14:paraId="09DB7105" w14:textId="77777777" w:rsidR="00C0542B" w:rsidRPr="00FB6CD7" w:rsidRDefault="00C0542B" w:rsidP="00C0542B">
            <w:pPr>
              <w:rPr>
                <w:lang w:val="es-VE"/>
              </w:rPr>
            </w:pPr>
          </w:p>
        </w:tc>
      </w:tr>
      <w:tr w:rsidR="00C0542B" w:rsidRPr="00FB6CD7" w14:paraId="657F1515" w14:textId="77777777" w:rsidTr="00C0542B">
        <w:trPr>
          <w:trHeight w:val="177"/>
        </w:trPr>
        <w:tc>
          <w:tcPr>
            <w:tcW w:w="4715" w:type="dxa"/>
            <w:tcBorders>
              <w:top w:val="single" w:sz="6" w:space="0" w:color="auto"/>
              <w:left w:val="single" w:sz="12" w:space="0" w:color="auto"/>
              <w:bottom w:val="single" w:sz="12" w:space="0" w:color="auto"/>
              <w:right w:val="single" w:sz="6" w:space="0" w:color="auto"/>
            </w:tcBorders>
          </w:tcPr>
          <w:p w14:paraId="7DA8A4B3" w14:textId="77777777" w:rsidR="00C0542B" w:rsidRPr="00FB6CD7" w:rsidRDefault="00C0542B" w:rsidP="00C0542B">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49C3541F" w14:textId="77777777" w:rsidR="00C0542B" w:rsidRPr="00FB6CD7" w:rsidRDefault="00C0542B" w:rsidP="00C0542B">
            <w:pPr>
              <w:rPr>
                <w:lang w:val="es-VE"/>
              </w:rPr>
            </w:pPr>
            <w:r w:rsidRPr="00FB6CD7">
              <w:rPr>
                <w:b/>
                <w:lang w:val="es-VE"/>
              </w:rPr>
              <w:t>8.2)</w:t>
            </w:r>
            <w:r w:rsidRPr="00FB6CD7">
              <w:rPr>
                <w:lang w:val="es-VE"/>
              </w:rPr>
              <w:t xml:space="preserve"> Se cancela la operación.</w:t>
            </w:r>
          </w:p>
        </w:tc>
      </w:tr>
      <w:tr w:rsidR="00C0542B" w:rsidRPr="00FB6CD7" w14:paraId="6A0DCBC5" w14:textId="77777777" w:rsidTr="00C0542B">
        <w:tc>
          <w:tcPr>
            <w:tcW w:w="9430" w:type="dxa"/>
            <w:gridSpan w:val="2"/>
            <w:tcBorders>
              <w:top w:val="single" w:sz="12" w:space="0" w:color="auto"/>
            </w:tcBorders>
          </w:tcPr>
          <w:p w14:paraId="5758AF14" w14:textId="77777777" w:rsidR="00C0542B" w:rsidRPr="00FB6CD7" w:rsidRDefault="00C0542B" w:rsidP="00C0542B">
            <w:pPr>
              <w:rPr>
                <w:b/>
                <w:bCs/>
                <w:lang w:val="es-VE"/>
              </w:rPr>
            </w:pPr>
            <w:r w:rsidRPr="00FB6CD7">
              <w:rPr>
                <w:b/>
                <w:bCs/>
                <w:lang w:val="es-VE"/>
              </w:rPr>
              <w:t xml:space="preserve">Postcondición(es): </w:t>
            </w:r>
          </w:p>
          <w:p w14:paraId="0041740D" w14:textId="77777777" w:rsidR="00C0542B" w:rsidRPr="00FB6CD7" w:rsidRDefault="00C0542B" w:rsidP="00C0542B">
            <w:pPr>
              <w:pStyle w:val="InfoBlue"/>
              <w:rPr>
                <w:i w:val="0"/>
                <w:iCs w:val="0"/>
                <w:color w:val="000000" w:themeColor="text1"/>
                <w:lang w:val="es-VE"/>
              </w:rPr>
            </w:pPr>
          </w:p>
        </w:tc>
      </w:tr>
      <w:tr w:rsidR="00C0542B" w:rsidRPr="00142753" w14:paraId="01DD8207" w14:textId="77777777" w:rsidTr="00C0542B">
        <w:trPr>
          <w:trHeight w:val="67"/>
        </w:trPr>
        <w:tc>
          <w:tcPr>
            <w:tcW w:w="9430" w:type="dxa"/>
            <w:gridSpan w:val="2"/>
          </w:tcPr>
          <w:p w14:paraId="2E4F357C" w14:textId="77777777" w:rsidR="00C0542B" w:rsidRPr="00FB6CD7" w:rsidRDefault="00C0542B" w:rsidP="00C0542B">
            <w:pPr>
              <w:rPr>
                <w:b/>
                <w:bCs/>
                <w:lang w:val="es-VE"/>
              </w:rPr>
            </w:pPr>
            <w:r w:rsidRPr="00FB6CD7">
              <w:rPr>
                <w:b/>
                <w:bCs/>
                <w:lang w:val="es-VE"/>
              </w:rPr>
              <w:t xml:space="preserve">Requerimiento(s) especial(es): </w:t>
            </w:r>
          </w:p>
          <w:p w14:paraId="2FC3B402" w14:textId="77777777" w:rsidR="00C0542B" w:rsidRPr="00FB6CD7" w:rsidRDefault="00C0542B" w:rsidP="00C0542B">
            <w:pPr>
              <w:pStyle w:val="Ttulo3"/>
              <w:numPr>
                <w:ilvl w:val="0"/>
                <w:numId w:val="0"/>
              </w:numPr>
              <w:rPr>
                <w:rFonts w:ascii="Times New Roman" w:hAnsi="Times New Roman" w:cs="Times New Roman"/>
                <w:i w:val="0"/>
                <w:lang w:val="es-VE"/>
              </w:rPr>
            </w:pPr>
            <w:r w:rsidRPr="00FB6CD7">
              <w:rPr>
                <w:rFonts w:ascii="Times New Roman" w:hAnsi="Times New Roman" w:cs="Times New Roman"/>
                <w:lang w:val="es-VE"/>
              </w:rPr>
              <w:t xml:space="preserve">          </w:t>
            </w:r>
            <w:r w:rsidRPr="00FB6CD7">
              <w:rPr>
                <w:rFonts w:ascii="Times New Roman" w:hAnsi="Times New Roman" w:cs="Times New Roman"/>
                <w:i w:val="0"/>
                <w:lang w:val="es-VE"/>
              </w:rPr>
              <w:t>El sistema debe ser capaz de comprobar la validez de las credenciales del usuario de manera efectiva.</w:t>
            </w:r>
          </w:p>
        </w:tc>
      </w:tr>
      <w:tr w:rsidR="00C0542B" w:rsidRPr="00142753" w14:paraId="49AFCA4A" w14:textId="77777777" w:rsidTr="00C0542B">
        <w:trPr>
          <w:trHeight w:val="687"/>
        </w:trPr>
        <w:tc>
          <w:tcPr>
            <w:tcW w:w="9430" w:type="dxa"/>
            <w:gridSpan w:val="2"/>
          </w:tcPr>
          <w:p w14:paraId="29D1FD18" w14:textId="77777777" w:rsidR="00C0542B" w:rsidRPr="00FB6CD7" w:rsidRDefault="00C0542B" w:rsidP="00C0542B">
            <w:pPr>
              <w:rPr>
                <w:b/>
                <w:bCs/>
                <w:lang w:val="es-VE"/>
              </w:rPr>
            </w:pPr>
            <w:r w:rsidRPr="00FB6CD7">
              <w:rPr>
                <w:b/>
                <w:bCs/>
                <w:lang w:val="es-VE"/>
              </w:rPr>
              <w:t xml:space="preserve">Punto(s) de extensión: </w:t>
            </w:r>
          </w:p>
          <w:p w14:paraId="77E73E2F" w14:textId="77777777" w:rsidR="00C0542B" w:rsidRPr="00FB6CD7" w:rsidRDefault="00C0542B" w:rsidP="00C0542B">
            <w:pPr>
              <w:pStyle w:val="Textodecuerpo"/>
              <w:numPr>
                <w:ilvl w:val="0"/>
                <w:numId w:val="5"/>
              </w:numPr>
              <w:rPr>
                <w:lang w:val="es-VE"/>
              </w:rPr>
            </w:pPr>
            <w:r w:rsidRPr="00FB6CD7">
              <w:rPr>
                <w:lang w:val="es-VE"/>
              </w:rPr>
              <w:t>El caso de uso “Registrarse” en el paso 8.2 del flujo alterno.</w:t>
            </w:r>
          </w:p>
          <w:p w14:paraId="7D499851" w14:textId="77777777" w:rsidR="00C0542B" w:rsidRPr="00FB6CD7" w:rsidRDefault="00C0542B" w:rsidP="00C0542B">
            <w:pPr>
              <w:pStyle w:val="Textodecuerpo"/>
              <w:numPr>
                <w:ilvl w:val="0"/>
                <w:numId w:val="5"/>
              </w:numPr>
              <w:rPr>
                <w:lang w:val="es-VE"/>
              </w:rPr>
            </w:pPr>
            <w:r w:rsidRPr="00FB6CD7">
              <w:rPr>
                <w:lang w:val="es-VE"/>
              </w:rPr>
              <w:t>El caso de uso “Gestionar Empresa” en el paso 7 del flujo básico</w:t>
            </w:r>
          </w:p>
          <w:p w14:paraId="0B655663" w14:textId="77777777" w:rsidR="00C0542B" w:rsidRPr="00FB6CD7" w:rsidRDefault="00C0542B" w:rsidP="00C0542B">
            <w:pPr>
              <w:pStyle w:val="Textodecuerpo"/>
              <w:numPr>
                <w:ilvl w:val="0"/>
                <w:numId w:val="5"/>
              </w:numPr>
              <w:rPr>
                <w:lang w:val="es-VE"/>
              </w:rPr>
            </w:pPr>
            <w:r w:rsidRPr="00FB6CD7">
              <w:rPr>
                <w:lang w:val="es-VE"/>
              </w:rPr>
              <w:t>El caso de uso “Gestionar Aspirante” en el paso 7 del flujo básico</w:t>
            </w:r>
          </w:p>
        </w:tc>
      </w:tr>
    </w:tbl>
    <w:p w14:paraId="7DBAE196" w14:textId="0AD83EC3" w:rsidR="00C0542B" w:rsidRPr="00FB6CD7" w:rsidRDefault="00C0542B" w:rsidP="00D37431">
      <w:pPr>
        <w:pStyle w:val="Textodecuerpo"/>
        <w:keepLines w:val="0"/>
        <w:ind w:left="0"/>
        <w:rPr>
          <w:lang w:val="es-VE"/>
        </w:rPr>
      </w:pPr>
    </w:p>
    <w:p w14:paraId="76BB5413" w14:textId="7E46E9D8" w:rsidR="00C0542B" w:rsidRPr="00FB6CD7" w:rsidRDefault="00C0542B" w:rsidP="00D37431">
      <w:pPr>
        <w:pStyle w:val="Textodecuerpo"/>
        <w:keepLines w:val="0"/>
        <w:ind w:left="0"/>
        <w:rPr>
          <w:lang w:val="es-VE"/>
        </w:rPr>
      </w:pPr>
    </w:p>
    <w:p w14:paraId="01860BFE" w14:textId="0E86C0F4" w:rsidR="00A16EF9" w:rsidRPr="00FB6CD7" w:rsidRDefault="00A16EF9" w:rsidP="00D37431">
      <w:pPr>
        <w:pStyle w:val="Textodecuerpo"/>
        <w:keepLines w:val="0"/>
        <w:ind w:left="0"/>
        <w:rPr>
          <w:lang w:val="es-VE"/>
        </w:rPr>
      </w:pPr>
    </w:p>
    <w:p w14:paraId="62A51486" w14:textId="721153BF" w:rsidR="00A16EF9" w:rsidRPr="00FB6CD7" w:rsidRDefault="00A16EF9" w:rsidP="00D37431">
      <w:pPr>
        <w:pStyle w:val="Textodecuerpo"/>
        <w:keepLines w:val="0"/>
        <w:ind w:left="0"/>
        <w:rPr>
          <w:lang w:val="es-VE"/>
        </w:rPr>
      </w:pPr>
    </w:p>
    <w:p w14:paraId="1DC6C0AC" w14:textId="6CDA4ABE" w:rsidR="00A16EF9" w:rsidRPr="00FB6CD7" w:rsidRDefault="00A16EF9" w:rsidP="00D37431">
      <w:pPr>
        <w:pStyle w:val="Textodecuerpo"/>
        <w:keepLines w:val="0"/>
        <w:ind w:left="0"/>
        <w:rPr>
          <w:lang w:val="es-VE"/>
        </w:rPr>
      </w:pPr>
    </w:p>
    <w:p w14:paraId="0D724713" w14:textId="741D54AE" w:rsidR="00A16EF9" w:rsidRPr="00FB6CD7" w:rsidRDefault="00A16EF9" w:rsidP="00D37431">
      <w:pPr>
        <w:pStyle w:val="Textodecuerpo"/>
        <w:keepLines w:val="0"/>
        <w:ind w:left="0"/>
        <w:rPr>
          <w:lang w:val="es-VE"/>
        </w:rPr>
      </w:pPr>
    </w:p>
    <w:p w14:paraId="24467A91" w14:textId="3ED8E11F" w:rsidR="00A16EF9" w:rsidRPr="00FB6CD7" w:rsidRDefault="00A16EF9" w:rsidP="00D37431">
      <w:pPr>
        <w:pStyle w:val="Textodecuerpo"/>
        <w:keepLines w:val="0"/>
        <w:ind w:left="0"/>
        <w:rPr>
          <w:lang w:val="es-VE"/>
        </w:rPr>
      </w:pPr>
    </w:p>
    <w:p w14:paraId="214130F0" w14:textId="5CFF3663" w:rsidR="00A16EF9" w:rsidRPr="00FB6CD7" w:rsidRDefault="00A16EF9" w:rsidP="00D37431">
      <w:pPr>
        <w:pStyle w:val="Textodecuerpo"/>
        <w:keepLines w:val="0"/>
        <w:ind w:left="0"/>
        <w:rPr>
          <w:lang w:val="es-VE"/>
        </w:rPr>
      </w:pPr>
    </w:p>
    <w:p w14:paraId="45D64D94" w14:textId="496B09E5" w:rsidR="00A16EF9" w:rsidRPr="00FB6CD7" w:rsidRDefault="00A16EF9" w:rsidP="00D37431">
      <w:pPr>
        <w:pStyle w:val="Textodecuerpo"/>
        <w:keepLines w:val="0"/>
        <w:ind w:left="0"/>
        <w:rPr>
          <w:lang w:val="es-VE"/>
        </w:rPr>
      </w:pPr>
    </w:p>
    <w:p w14:paraId="2A677BF2" w14:textId="5F0AC004" w:rsidR="00A16EF9" w:rsidRPr="00FB6CD7" w:rsidRDefault="00A16EF9" w:rsidP="00D37431">
      <w:pPr>
        <w:pStyle w:val="Textodecuerpo"/>
        <w:keepLines w:val="0"/>
        <w:ind w:left="0"/>
        <w:rPr>
          <w:lang w:val="es-VE"/>
        </w:rPr>
      </w:pPr>
    </w:p>
    <w:p w14:paraId="3A752FC5" w14:textId="3CB67BFF" w:rsidR="00A16EF9" w:rsidRPr="00FB6CD7" w:rsidRDefault="00A16EF9" w:rsidP="00D37431">
      <w:pPr>
        <w:pStyle w:val="Textodecuerpo"/>
        <w:keepLines w:val="0"/>
        <w:ind w:left="0"/>
        <w:rPr>
          <w:lang w:val="es-VE"/>
        </w:rPr>
      </w:pPr>
    </w:p>
    <w:p w14:paraId="3FBFC0E6" w14:textId="3A581A89" w:rsidR="00A16EF9" w:rsidRPr="00FB6CD7" w:rsidRDefault="00A16EF9" w:rsidP="00D37431">
      <w:pPr>
        <w:pStyle w:val="Textodecuerpo"/>
        <w:keepLines w:val="0"/>
        <w:ind w:left="0"/>
        <w:rPr>
          <w:lang w:val="es-VE"/>
        </w:rPr>
      </w:pPr>
    </w:p>
    <w:p w14:paraId="60FED195" w14:textId="77777777" w:rsidR="00A16EF9" w:rsidRPr="00FB6CD7" w:rsidRDefault="00A16EF9" w:rsidP="00D37431">
      <w:pPr>
        <w:pStyle w:val="Textodecuerpo"/>
        <w:keepLines w:val="0"/>
        <w:ind w:left="0"/>
        <w:rPr>
          <w:lang w:val="es-VE"/>
        </w:rPr>
      </w:pPr>
    </w:p>
    <w:p w14:paraId="233A17C8" w14:textId="7637FB04" w:rsidR="00A16EF9" w:rsidRPr="00FB6CD7" w:rsidRDefault="00A16EF9" w:rsidP="00A16EF9">
      <w:pPr>
        <w:pStyle w:val="Ttulo3"/>
        <w:rPr>
          <w:b/>
          <w:bCs/>
          <w:lang w:val="es-VE"/>
        </w:rPr>
      </w:pPr>
      <w:r w:rsidRPr="00FB6CD7">
        <w:rPr>
          <w:b/>
          <w:bCs/>
          <w:lang w:val="es-VE"/>
        </w:rPr>
        <w:lastRenderedPageBreak/>
        <w:t>&lt; 4 – Registrarse &gt;</w:t>
      </w:r>
    </w:p>
    <w:p w14:paraId="06AF1E4A" w14:textId="77777777" w:rsidR="00A16EF9" w:rsidRPr="00FB6CD7" w:rsidRDefault="00A16EF9" w:rsidP="00A16EF9">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Andrés Perdomo)</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B1CE3" w:rsidRPr="00142753" w14:paraId="0289224C" w14:textId="77777777" w:rsidTr="00834F96">
        <w:tc>
          <w:tcPr>
            <w:tcW w:w="9430" w:type="dxa"/>
            <w:gridSpan w:val="2"/>
          </w:tcPr>
          <w:p w14:paraId="2D2170C8" w14:textId="77777777" w:rsidR="004B1CE3" w:rsidRPr="00FB6CD7" w:rsidRDefault="004B1CE3" w:rsidP="004B1CE3">
            <w:pPr>
              <w:rPr>
                <w:b/>
                <w:bCs/>
                <w:lang w:val="es-VE" w:eastAsia="es-ES"/>
              </w:rPr>
            </w:pPr>
            <w:bookmarkStart w:id="20" w:name="_Hlk26629268"/>
            <w:r w:rsidRPr="00FB6CD7">
              <w:rPr>
                <w:b/>
                <w:bCs/>
                <w:lang w:val="es-VE"/>
              </w:rPr>
              <w:t>Descripción:</w:t>
            </w:r>
            <w:r w:rsidRPr="00FB6CD7">
              <w:rPr>
                <w:b/>
                <w:bCs/>
                <w:lang w:val="es-VE" w:eastAsia="es-ES"/>
              </w:rPr>
              <w:t xml:space="preserve"> </w:t>
            </w:r>
          </w:p>
          <w:p w14:paraId="76F07A1A" w14:textId="248F82BB" w:rsidR="004B1CE3" w:rsidRPr="00FB6CD7" w:rsidRDefault="004B1CE3" w:rsidP="004B1CE3">
            <w:pPr>
              <w:keepLines/>
              <w:spacing w:after="120"/>
              <w:rPr>
                <w:lang w:val="es-VE" w:eastAsia="es-ES"/>
              </w:rPr>
            </w:pPr>
            <w:r w:rsidRPr="00FB6CD7">
              <w:rPr>
                <w:lang w:val="es-VE" w:eastAsia="es-ES"/>
              </w:rPr>
              <w:t xml:space="preserve">          El sistema debe permitir al usuario crear una cuenta en el sitio, de aspirante o empresa según le convenga, y con los datos que el sistema requiera.</w:t>
            </w:r>
          </w:p>
        </w:tc>
      </w:tr>
      <w:tr w:rsidR="004B1CE3" w:rsidRPr="00FB6CD7" w14:paraId="6CBEA2D6" w14:textId="77777777" w:rsidTr="00834F96">
        <w:tc>
          <w:tcPr>
            <w:tcW w:w="9430" w:type="dxa"/>
            <w:gridSpan w:val="2"/>
          </w:tcPr>
          <w:p w14:paraId="61F571FC" w14:textId="77777777" w:rsidR="004B1CE3" w:rsidRPr="00FB6CD7" w:rsidRDefault="004B1CE3" w:rsidP="004B1CE3">
            <w:pPr>
              <w:rPr>
                <w:b/>
                <w:bCs/>
                <w:lang w:val="es-VE"/>
              </w:rPr>
            </w:pPr>
            <w:r w:rsidRPr="00FB6CD7">
              <w:rPr>
                <w:b/>
                <w:bCs/>
                <w:lang w:val="es-VE"/>
              </w:rPr>
              <w:t>Requerimiento:</w:t>
            </w:r>
          </w:p>
          <w:p w14:paraId="2022A91E" w14:textId="77777777" w:rsidR="004B1CE3" w:rsidRPr="00FB6CD7" w:rsidRDefault="004B1CE3" w:rsidP="004B1CE3">
            <w:pPr>
              <w:rPr>
                <w:lang w:val="es-VE"/>
              </w:rPr>
            </w:pPr>
            <w:r w:rsidRPr="00FB6CD7">
              <w:rPr>
                <w:b/>
                <w:bCs/>
                <w:lang w:val="es-VE"/>
              </w:rPr>
              <w:t xml:space="preserve">       </w:t>
            </w:r>
            <w:r w:rsidRPr="00FB6CD7">
              <w:rPr>
                <w:lang w:val="es-VE"/>
              </w:rPr>
              <w:t>Req 6.1 y Req 6.2</w:t>
            </w:r>
          </w:p>
        </w:tc>
      </w:tr>
      <w:tr w:rsidR="004B1CE3" w:rsidRPr="00142753" w14:paraId="18E7FF5F" w14:textId="77777777" w:rsidTr="00834F96">
        <w:tc>
          <w:tcPr>
            <w:tcW w:w="9430" w:type="dxa"/>
            <w:gridSpan w:val="2"/>
          </w:tcPr>
          <w:p w14:paraId="6879DBC2" w14:textId="77777777" w:rsidR="004B1CE3" w:rsidRPr="00FB6CD7" w:rsidRDefault="004B1CE3" w:rsidP="004B1CE3">
            <w:pPr>
              <w:rPr>
                <w:b/>
                <w:bCs/>
                <w:lang w:val="es-VE"/>
              </w:rPr>
            </w:pPr>
            <w:r w:rsidRPr="00FB6CD7">
              <w:rPr>
                <w:b/>
                <w:bCs/>
                <w:lang w:val="es-VE"/>
              </w:rPr>
              <w:t>Precondición:</w:t>
            </w:r>
          </w:p>
          <w:p w14:paraId="25F09099" w14:textId="77777777" w:rsidR="004B1CE3" w:rsidRPr="00FB6CD7" w:rsidRDefault="004B1CE3" w:rsidP="004B1CE3">
            <w:pPr>
              <w:keepLines/>
              <w:numPr>
                <w:ilvl w:val="0"/>
                <w:numId w:val="5"/>
              </w:numPr>
              <w:spacing w:after="120"/>
              <w:rPr>
                <w:lang w:val="es-VE" w:eastAsia="es-ES"/>
              </w:rPr>
            </w:pPr>
            <w:r w:rsidRPr="00FB6CD7">
              <w:rPr>
                <w:lang w:val="es-VE" w:eastAsia="es-ES"/>
              </w:rPr>
              <w:t>Se debe tener acceso a la base de datos de la aplicación.</w:t>
            </w:r>
          </w:p>
        </w:tc>
      </w:tr>
      <w:tr w:rsidR="004B1CE3" w:rsidRPr="00FB6CD7" w14:paraId="60557F9F" w14:textId="77777777" w:rsidTr="00834F96">
        <w:tc>
          <w:tcPr>
            <w:tcW w:w="9430" w:type="dxa"/>
            <w:gridSpan w:val="2"/>
            <w:tcBorders>
              <w:bottom w:val="single" w:sz="12" w:space="0" w:color="auto"/>
            </w:tcBorders>
          </w:tcPr>
          <w:p w14:paraId="173CA56C" w14:textId="77777777" w:rsidR="004B1CE3" w:rsidRPr="00FB6CD7" w:rsidRDefault="004B1CE3" w:rsidP="004B1CE3">
            <w:pPr>
              <w:rPr>
                <w:lang w:val="es-VE" w:eastAsia="es-ES"/>
              </w:rPr>
            </w:pPr>
          </w:p>
          <w:p w14:paraId="0CA2E5C5" w14:textId="77777777" w:rsidR="004B1CE3" w:rsidRPr="00FB6CD7" w:rsidRDefault="004B1CE3" w:rsidP="004B1CE3">
            <w:pPr>
              <w:rPr>
                <w:b/>
                <w:bCs/>
                <w:lang w:val="es-VE" w:eastAsia="es-ES"/>
              </w:rPr>
            </w:pPr>
            <w:r w:rsidRPr="00FB6CD7">
              <w:rPr>
                <w:b/>
                <w:bCs/>
                <w:lang w:val="es-VE" w:eastAsia="es-ES"/>
              </w:rPr>
              <w:t>Flujo Básico:</w:t>
            </w:r>
          </w:p>
        </w:tc>
      </w:tr>
      <w:tr w:rsidR="004B1CE3" w:rsidRPr="00FB6CD7" w14:paraId="678C98F2" w14:textId="77777777" w:rsidTr="00834F96">
        <w:tc>
          <w:tcPr>
            <w:tcW w:w="4715" w:type="dxa"/>
            <w:tcBorders>
              <w:top w:val="single" w:sz="12" w:space="0" w:color="auto"/>
              <w:left w:val="single" w:sz="12" w:space="0" w:color="auto"/>
            </w:tcBorders>
          </w:tcPr>
          <w:p w14:paraId="4B0DD46C" w14:textId="77777777" w:rsidR="004B1CE3" w:rsidRPr="00FB6CD7" w:rsidRDefault="004B1CE3" w:rsidP="004B1CE3">
            <w:pPr>
              <w:jc w:val="center"/>
              <w:rPr>
                <w:b/>
                <w:bCs/>
                <w:lang w:val="es-VE"/>
              </w:rPr>
            </w:pPr>
            <w:r w:rsidRPr="00FB6CD7">
              <w:rPr>
                <w:b/>
                <w:bCs/>
                <w:lang w:val="es-VE"/>
              </w:rPr>
              <w:t>USUARIO</w:t>
            </w:r>
          </w:p>
          <w:p w14:paraId="6C9B0F05" w14:textId="77777777" w:rsidR="004B1CE3" w:rsidRPr="00FB6CD7" w:rsidRDefault="004B1CE3" w:rsidP="004B1CE3">
            <w:pPr>
              <w:jc w:val="center"/>
              <w:rPr>
                <w:b/>
                <w:bCs/>
                <w:lang w:val="es-VE"/>
              </w:rPr>
            </w:pPr>
          </w:p>
        </w:tc>
        <w:tc>
          <w:tcPr>
            <w:tcW w:w="4715" w:type="dxa"/>
            <w:tcBorders>
              <w:top w:val="single" w:sz="12" w:space="0" w:color="auto"/>
              <w:right w:val="single" w:sz="12" w:space="0" w:color="auto"/>
            </w:tcBorders>
          </w:tcPr>
          <w:p w14:paraId="139C2037" w14:textId="77777777" w:rsidR="004B1CE3" w:rsidRPr="00FB6CD7" w:rsidRDefault="004B1CE3" w:rsidP="004B1CE3">
            <w:pPr>
              <w:jc w:val="center"/>
              <w:rPr>
                <w:b/>
                <w:bCs/>
                <w:lang w:val="es-VE"/>
              </w:rPr>
            </w:pPr>
            <w:r w:rsidRPr="00FB6CD7">
              <w:rPr>
                <w:b/>
                <w:bCs/>
                <w:lang w:val="es-VE"/>
              </w:rPr>
              <w:t>SISTEMA</w:t>
            </w:r>
          </w:p>
        </w:tc>
      </w:tr>
      <w:tr w:rsidR="004B1CE3" w:rsidRPr="00142753" w14:paraId="56CDCF29" w14:textId="77777777" w:rsidTr="00834F96">
        <w:tc>
          <w:tcPr>
            <w:tcW w:w="4715" w:type="dxa"/>
            <w:tcBorders>
              <w:left w:val="single" w:sz="12" w:space="0" w:color="auto"/>
            </w:tcBorders>
          </w:tcPr>
          <w:p w14:paraId="17D47A3F" w14:textId="77777777" w:rsidR="004B1CE3" w:rsidRPr="00FB6CD7" w:rsidRDefault="004B1CE3" w:rsidP="004B1CE3">
            <w:pPr>
              <w:rPr>
                <w:lang w:val="es-VE"/>
              </w:rPr>
            </w:pPr>
            <w:r w:rsidRPr="00FB6CD7">
              <w:rPr>
                <w:b/>
                <w:bCs/>
                <w:lang w:val="es-VE"/>
              </w:rPr>
              <w:t>1)</w:t>
            </w:r>
            <w:r w:rsidRPr="00FB6CD7">
              <w:rPr>
                <w:lang w:val="es-VE"/>
              </w:rPr>
              <w:t xml:space="preserve">   Este caso de uso se inicia como un caso extendido de “Iniciar sesión”.</w:t>
            </w:r>
          </w:p>
        </w:tc>
        <w:tc>
          <w:tcPr>
            <w:tcW w:w="4715" w:type="dxa"/>
            <w:tcBorders>
              <w:right w:val="single" w:sz="12" w:space="0" w:color="auto"/>
            </w:tcBorders>
          </w:tcPr>
          <w:p w14:paraId="4D627FCE" w14:textId="77777777" w:rsidR="004B1CE3" w:rsidRPr="00FB6CD7" w:rsidRDefault="004B1CE3" w:rsidP="004B1CE3">
            <w:pPr>
              <w:rPr>
                <w:lang w:val="es-VE"/>
              </w:rPr>
            </w:pPr>
          </w:p>
        </w:tc>
      </w:tr>
      <w:tr w:rsidR="004B1CE3" w:rsidRPr="00142753" w14:paraId="60A05C1E" w14:textId="77777777" w:rsidTr="00834F96">
        <w:tc>
          <w:tcPr>
            <w:tcW w:w="4715" w:type="dxa"/>
            <w:tcBorders>
              <w:left w:val="single" w:sz="12" w:space="0" w:color="auto"/>
            </w:tcBorders>
          </w:tcPr>
          <w:p w14:paraId="3091431E" w14:textId="77777777" w:rsidR="004B1CE3" w:rsidRPr="00FB6CD7" w:rsidRDefault="004B1CE3" w:rsidP="004B1CE3">
            <w:pPr>
              <w:rPr>
                <w:lang w:val="es-VE"/>
              </w:rPr>
            </w:pPr>
          </w:p>
        </w:tc>
        <w:tc>
          <w:tcPr>
            <w:tcW w:w="4715" w:type="dxa"/>
            <w:tcBorders>
              <w:right w:val="single" w:sz="12" w:space="0" w:color="auto"/>
            </w:tcBorders>
          </w:tcPr>
          <w:p w14:paraId="4FC8ACF7" w14:textId="77777777" w:rsidR="004B1CE3" w:rsidRPr="00FB6CD7" w:rsidRDefault="004B1CE3" w:rsidP="004B1CE3">
            <w:pPr>
              <w:rPr>
                <w:lang w:val="es-VE"/>
              </w:rPr>
            </w:pPr>
            <w:r w:rsidRPr="00FB6CD7">
              <w:rPr>
                <w:b/>
                <w:bCs/>
                <w:lang w:val="es-VE"/>
              </w:rPr>
              <w:t>2)</w:t>
            </w:r>
            <w:r w:rsidRPr="00FB6CD7">
              <w:rPr>
                <w:lang w:val="es-VE"/>
              </w:rPr>
              <w:t xml:space="preserve"> Se muestra en pantalla la interfaz “REGISTRO”.</w:t>
            </w:r>
          </w:p>
        </w:tc>
      </w:tr>
      <w:tr w:rsidR="004B1CE3" w:rsidRPr="00142753" w14:paraId="1AC1B25A" w14:textId="77777777" w:rsidTr="00834F96">
        <w:tc>
          <w:tcPr>
            <w:tcW w:w="4715" w:type="dxa"/>
            <w:tcBorders>
              <w:left w:val="single" w:sz="12" w:space="0" w:color="auto"/>
            </w:tcBorders>
          </w:tcPr>
          <w:p w14:paraId="02FAC351" w14:textId="77777777" w:rsidR="004B1CE3" w:rsidRPr="00FB6CD7" w:rsidRDefault="004B1CE3" w:rsidP="004B1CE3">
            <w:pPr>
              <w:rPr>
                <w:lang w:val="es-VE"/>
              </w:rPr>
            </w:pPr>
            <w:r w:rsidRPr="00FB6CD7">
              <w:rPr>
                <w:b/>
                <w:lang w:val="es-VE"/>
              </w:rPr>
              <w:t>3)</w:t>
            </w:r>
            <w:r w:rsidRPr="00FB6CD7">
              <w:rPr>
                <w:lang w:val="es-VE"/>
              </w:rPr>
              <w:t xml:space="preserve"> Selecciona si va a crear una cuenta de aspirante o de empresa.</w:t>
            </w:r>
          </w:p>
        </w:tc>
        <w:tc>
          <w:tcPr>
            <w:tcW w:w="4715" w:type="dxa"/>
            <w:tcBorders>
              <w:right w:val="single" w:sz="12" w:space="0" w:color="auto"/>
            </w:tcBorders>
          </w:tcPr>
          <w:p w14:paraId="6923BAC9" w14:textId="77777777" w:rsidR="004B1CE3" w:rsidRPr="00FB6CD7" w:rsidRDefault="004B1CE3" w:rsidP="004B1CE3">
            <w:pPr>
              <w:rPr>
                <w:lang w:val="es-VE"/>
              </w:rPr>
            </w:pPr>
          </w:p>
        </w:tc>
      </w:tr>
      <w:tr w:rsidR="004B1CE3" w:rsidRPr="00142753" w14:paraId="5C4EE930" w14:textId="77777777" w:rsidTr="00834F96">
        <w:tc>
          <w:tcPr>
            <w:tcW w:w="4715" w:type="dxa"/>
            <w:tcBorders>
              <w:left w:val="single" w:sz="12" w:space="0" w:color="auto"/>
            </w:tcBorders>
          </w:tcPr>
          <w:p w14:paraId="13E3DE72" w14:textId="77777777" w:rsidR="004B1CE3" w:rsidRPr="00FB6CD7" w:rsidRDefault="004B1CE3" w:rsidP="004B1CE3">
            <w:pPr>
              <w:rPr>
                <w:lang w:val="es-VE"/>
              </w:rPr>
            </w:pPr>
          </w:p>
        </w:tc>
        <w:tc>
          <w:tcPr>
            <w:tcW w:w="4715" w:type="dxa"/>
            <w:tcBorders>
              <w:right w:val="single" w:sz="12" w:space="0" w:color="auto"/>
            </w:tcBorders>
          </w:tcPr>
          <w:p w14:paraId="27D97449" w14:textId="77777777" w:rsidR="004B1CE3" w:rsidRPr="00FB6CD7" w:rsidRDefault="004B1CE3" w:rsidP="004B1CE3">
            <w:pPr>
              <w:rPr>
                <w:bCs/>
                <w:lang w:val="es-VE"/>
              </w:rPr>
            </w:pPr>
            <w:r w:rsidRPr="00FB6CD7">
              <w:rPr>
                <w:b/>
                <w:bCs/>
                <w:lang w:val="es-VE"/>
              </w:rPr>
              <w:t xml:space="preserve">4) </w:t>
            </w:r>
            <w:r w:rsidRPr="00FB6CD7">
              <w:rPr>
                <w:lang w:val="es-VE"/>
              </w:rPr>
              <w:t>Muestra los campos de información a llenar dependiendo del tipo de cuenta a crear.</w:t>
            </w:r>
          </w:p>
        </w:tc>
      </w:tr>
      <w:tr w:rsidR="004B1CE3" w:rsidRPr="00142753" w14:paraId="30322568" w14:textId="77777777" w:rsidTr="00834F96">
        <w:tc>
          <w:tcPr>
            <w:tcW w:w="4715" w:type="dxa"/>
            <w:tcBorders>
              <w:left w:val="single" w:sz="12" w:space="0" w:color="auto"/>
            </w:tcBorders>
          </w:tcPr>
          <w:p w14:paraId="5A54BA04" w14:textId="77777777" w:rsidR="004B1CE3" w:rsidRPr="00FB6CD7" w:rsidRDefault="004B1CE3" w:rsidP="004B1CE3">
            <w:pPr>
              <w:rPr>
                <w:lang w:val="es-VE"/>
              </w:rPr>
            </w:pPr>
            <w:r w:rsidRPr="00FB6CD7">
              <w:rPr>
                <w:b/>
                <w:lang w:val="es-VE"/>
              </w:rPr>
              <w:t>5)</w:t>
            </w:r>
            <w:r w:rsidRPr="00FB6CD7">
              <w:rPr>
                <w:lang w:val="es-VE"/>
              </w:rPr>
              <w:t xml:space="preserve"> Llena los campos y presiona el botón “Registrarse”</w:t>
            </w:r>
          </w:p>
        </w:tc>
        <w:tc>
          <w:tcPr>
            <w:tcW w:w="4715" w:type="dxa"/>
            <w:tcBorders>
              <w:right w:val="single" w:sz="12" w:space="0" w:color="auto"/>
            </w:tcBorders>
          </w:tcPr>
          <w:p w14:paraId="7F7114A6" w14:textId="77777777" w:rsidR="004B1CE3" w:rsidRPr="00FB6CD7" w:rsidRDefault="004B1CE3" w:rsidP="004B1CE3">
            <w:pPr>
              <w:rPr>
                <w:lang w:val="es-VE"/>
              </w:rPr>
            </w:pPr>
          </w:p>
        </w:tc>
      </w:tr>
      <w:tr w:rsidR="004B1CE3" w:rsidRPr="00142753" w14:paraId="38ADAE77" w14:textId="77777777" w:rsidTr="00834F96">
        <w:tc>
          <w:tcPr>
            <w:tcW w:w="4715" w:type="dxa"/>
            <w:tcBorders>
              <w:left w:val="single" w:sz="12" w:space="0" w:color="auto"/>
            </w:tcBorders>
          </w:tcPr>
          <w:p w14:paraId="0ED1DF6D" w14:textId="77777777" w:rsidR="004B1CE3" w:rsidRPr="00FB6CD7" w:rsidRDefault="004B1CE3" w:rsidP="004B1CE3">
            <w:pPr>
              <w:rPr>
                <w:lang w:val="es-VE"/>
              </w:rPr>
            </w:pPr>
          </w:p>
        </w:tc>
        <w:tc>
          <w:tcPr>
            <w:tcW w:w="4715" w:type="dxa"/>
            <w:tcBorders>
              <w:right w:val="single" w:sz="12" w:space="0" w:color="auto"/>
            </w:tcBorders>
          </w:tcPr>
          <w:p w14:paraId="24750781" w14:textId="5C727EC2" w:rsidR="004B1CE3" w:rsidRPr="00FB6CD7" w:rsidRDefault="004B1CE3" w:rsidP="004B1CE3">
            <w:pPr>
              <w:rPr>
                <w:lang w:val="es-VE"/>
              </w:rPr>
            </w:pPr>
            <w:r w:rsidRPr="00FB6CD7">
              <w:rPr>
                <w:b/>
                <w:bCs/>
                <w:lang w:val="es-VE"/>
              </w:rPr>
              <w:t xml:space="preserve">6) </w:t>
            </w:r>
            <w:r w:rsidRPr="00FB6CD7">
              <w:rPr>
                <w:lang w:val="es-VE"/>
              </w:rPr>
              <w:t>Valida los datos introducidos por el usuario.</w:t>
            </w:r>
          </w:p>
        </w:tc>
      </w:tr>
      <w:tr w:rsidR="004B1CE3" w:rsidRPr="00142753" w14:paraId="3B4B7DC7" w14:textId="77777777" w:rsidTr="00834F96">
        <w:tc>
          <w:tcPr>
            <w:tcW w:w="4715" w:type="dxa"/>
            <w:tcBorders>
              <w:left w:val="single" w:sz="12" w:space="0" w:color="auto"/>
            </w:tcBorders>
          </w:tcPr>
          <w:p w14:paraId="7A0AD375" w14:textId="77777777" w:rsidR="004B1CE3" w:rsidRPr="00FB6CD7" w:rsidRDefault="004B1CE3" w:rsidP="004B1CE3">
            <w:pPr>
              <w:rPr>
                <w:lang w:val="es-VE"/>
              </w:rPr>
            </w:pPr>
          </w:p>
        </w:tc>
        <w:tc>
          <w:tcPr>
            <w:tcW w:w="4715" w:type="dxa"/>
            <w:tcBorders>
              <w:right w:val="single" w:sz="12" w:space="0" w:color="auto"/>
            </w:tcBorders>
          </w:tcPr>
          <w:p w14:paraId="0C5F339B" w14:textId="7A9CFE4A" w:rsidR="004B1CE3" w:rsidRPr="00FB6CD7" w:rsidRDefault="004B1CE3" w:rsidP="004B1CE3">
            <w:pPr>
              <w:rPr>
                <w:bCs/>
                <w:lang w:val="es-VE"/>
              </w:rPr>
            </w:pPr>
            <w:r w:rsidRPr="00FB6CD7">
              <w:rPr>
                <w:b/>
                <w:bCs/>
                <w:lang w:val="es-VE"/>
              </w:rPr>
              <w:t xml:space="preserve">7) </w:t>
            </w:r>
            <w:r w:rsidRPr="00FB6CD7">
              <w:rPr>
                <w:bCs/>
                <w:lang w:val="es-VE"/>
              </w:rPr>
              <w:t>Verifica que no haya cuentas con el mismo email.</w:t>
            </w:r>
          </w:p>
        </w:tc>
      </w:tr>
      <w:tr w:rsidR="004B1CE3" w:rsidRPr="00142753" w14:paraId="2B5423DC" w14:textId="77777777" w:rsidTr="00834F96">
        <w:tc>
          <w:tcPr>
            <w:tcW w:w="4715" w:type="dxa"/>
            <w:tcBorders>
              <w:left w:val="single" w:sz="12" w:space="0" w:color="auto"/>
            </w:tcBorders>
          </w:tcPr>
          <w:p w14:paraId="5A25052C" w14:textId="77777777" w:rsidR="004B1CE3" w:rsidRPr="00FB6CD7" w:rsidRDefault="004B1CE3" w:rsidP="004B1CE3">
            <w:pPr>
              <w:rPr>
                <w:lang w:val="es-VE"/>
              </w:rPr>
            </w:pPr>
          </w:p>
        </w:tc>
        <w:tc>
          <w:tcPr>
            <w:tcW w:w="4715" w:type="dxa"/>
            <w:tcBorders>
              <w:right w:val="single" w:sz="12" w:space="0" w:color="auto"/>
            </w:tcBorders>
          </w:tcPr>
          <w:p w14:paraId="59444692" w14:textId="77777777" w:rsidR="004B1CE3" w:rsidRPr="00FB6CD7" w:rsidRDefault="004B1CE3" w:rsidP="004B1CE3">
            <w:pPr>
              <w:rPr>
                <w:bCs/>
                <w:lang w:val="es-VE"/>
              </w:rPr>
            </w:pPr>
            <w:r w:rsidRPr="00FB6CD7">
              <w:rPr>
                <w:b/>
                <w:bCs/>
                <w:lang w:val="es-VE"/>
              </w:rPr>
              <w:t xml:space="preserve">8) </w:t>
            </w:r>
            <w:r w:rsidRPr="00FB6CD7">
              <w:rPr>
                <w:bCs/>
                <w:lang w:val="es-VE"/>
              </w:rPr>
              <w:t>Crea una nueva cuenta en el sitio que posea los datos introducidos por el usuario.</w:t>
            </w:r>
          </w:p>
        </w:tc>
      </w:tr>
      <w:tr w:rsidR="004B1CE3" w:rsidRPr="00142753" w14:paraId="4F3BD269" w14:textId="77777777" w:rsidTr="004B1CE3">
        <w:tc>
          <w:tcPr>
            <w:tcW w:w="4715" w:type="dxa"/>
            <w:tcBorders>
              <w:left w:val="single" w:sz="12" w:space="0" w:color="auto"/>
            </w:tcBorders>
          </w:tcPr>
          <w:p w14:paraId="55F07A13" w14:textId="77777777" w:rsidR="004B1CE3" w:rsidRPr="00FB6CD7" w:rsidRDefault="004B1CE3" w:rsidP="004B1CE3">
            <w:pPr>
              <w:rPr>
                <w:lang w:val="es-VE"/>
              </w:rPr>
            </w:pPr>
          </w:p>
        </w:tc>
        <w:tc>
          <w:tcPr>
            <w:tcW w:w="4715" w:type="dxa"/>
            <w:tcBorders>
              <w:right w:val="single" w:sz="12" w:space="0" w:color="auto"/>
            </w:tcBorders>
          </w:tcPr>
          <w:p w14:paraId="05880BDD" w14:textId="13824377" w:rsidR="004B1CE3" w:rsidRPr="00FB6CD7" w:rsidRDefault="004B1CE3" w:rsidP="004B1CE3">
            <w:pPr>
              <w:rPr>
                <w:bCs/>
                <w:lang w:val="es-VE"/>
              </w:rPr>
            </w:pPr>
            <w:r w:rsidRPr="00FB6CD7">
              <w:rPr>
                <w:b/>
                <w:bCs/>
                <w:lang w:val="es-VE"/>
              </w:rPr>
              <w:t xml:space="preserve">9) </w:t>
            </w:r>
            <w:r w:rsidRPr="00FB6CD7">
              <w:rPr>
                <w:bCs/>
                <w:lang w:val="es-VE"/>
              </w:rPr>
              <w:t>Lanza un mensaje informando que el registro fue exitoso.</w:t>
            </w:r>
          </w:p>
        </w:tc>
      </w:tr>
      <w:tr w:rsidR="004B1CE3" w:rsidRPr="00142753" w14:paraId="75472243" w14:textId="77777777" w:rsidTr="00834F96">
        <w:tc>
          <w:tcPr>
            <w:tcW w:w="4715" w:type="dxa"/>
            <w:tcBorders>
              <w:left w:val="single" w:sz="12" w:space="0" w:color="auto"/>
              <w:bottom w:val="single" w:sz="12" w:space="0" w:color="auto"/>
            </w:tcBorders>
          </w:tcPr>
          <w:p w14:paraId="6F1789A9" w14:textId="77777777" w:rsidR="004B1CE3" w:rsidRPr="00FB6CD7" w:rsidRDefault="004B1CE3" w:rsidP="004B1CE3">
            <w:pPr>
              <w:rPr>
                <w:lang w:val="es-VE"/>
              </w:rPr>
            </w:pPr>
          </w:p>
        </w:tc>
        <w:tc>
          <w:tcPr>
            <w:tcW w:w="4715" w:type="dxa"/>
            <w:tcBorders>
              <w:bottom w:val="single" w:sz="12" w:space="0" w:color="auto"/>
              <w:right w:val="single" w:sz="12" w:space="0" w:color="auto"/>
            </w:tcBorders>
          </w:tcPr>
          <w:p w14:paraId="7508FFB8" w14:textId="46821489" w:rsidR="004B1CE3" w:rsidRPr="00FB6CD7" w:rsidRDefault="004B1CE3" w:rsidP="004B1CE3">
            <w:pPr>
              <w:rPr>
                <w:lang w:val="es-VE"/>
              </w:rPr>
            </w:pPr>
            <w:r w:rsidRPr="00FB6CD7">
              <w:rPr>
                <w:b/>
                <w:bCs/>
                <w:lang w:val="es-VE"/>
              </w:rPr>
              <w:t xml:space="preserve">10) </w:t>
            </w:r>
            <w:r w:rsidRPr="00FB6CD7">
              <w:rPr>
                <w:lang w:val="es-VE"/>
              </w:rPr>
              <w:t xml:space="preserve">Redirecciona al usuario a la </w:t>
            </w:r>
            <w:r w:rsidR="008450D8" w:rsidRPr="00FB6CD7">
              <w:rPr>
                <w:lang w:val="es-VE"/>
              </w:rPr>
              <w:t>página</w:t>
            </w:r>
            <w:r w:rsidRPr="00FB6CD7">
              <w:rPr>
                <w:lang w:val="es-VE"/>
              </w:rPr>
              <w:t xml:space="preserve"> de iniciar sesión.</w:t>
            </w:r>
          </w:p>
        </w:tc>
      </w:tr>
      <w:bookmarkEnd w:id="20"/>
    </w:tbl>
    <w:tbl>
      <w:tblPr>
        <w:tblpPr w:leftFromText="141" w:rightFromText="141" w:vertAnchor="text" w:horzAnchor="margin" w:tblpY="37"/>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B1CE3" w:rsidRPr="00FB6CD7" w14:paraId="1AB88BDF" w14:textId="77777777" w:rsidTr="00834F96">
        <w:trPr>
          <w:trHeight w:val="494"/>
        </w:trPr>
        <w:tc>
          <w:tcPr>
            <w:tcW w:w="9430" w:type="dxa"/>
            <w:gridSpan w:val="2"/>
            <w:tcBorders>
              <w:top w:val="single" w:sz="12" w:space="0" w:color="auto"/>
              <w:bottom w:val="single" w:sz="12" w:space="0" w:color="auto"/>
            </w:tcBorders>
          </w:tcPr>
          <w:p w14:paraId="4503D7AB" w14:textId="77777777" w:rsidR="004B1CE3" w:rsidRPr="00FB6CD7" w:rsidRDefault="004B1CE3" w:rsidP="004B1CE3">
            <w:pPr>
              <w:rPr>
                <w:lang w:val="es-VE"/>
              </w:rPr>
            </w:pPr>
          </w:p>
          <w:p w14:paraId="3F758693" w14:textId="77777777" w:rsidR="004B1CE3" w:rsidRPr="00FB6CD7" w:rsidRDefault="004B1CE3" w:rsidP="004B1CE3">
            <w:pPr>
              <w:rPr>
                <w:b/>
                <w:bCs/>
                <w:lang w:val="es-VE"/>
              </w:rPr>
            </w:pPr>
            <w:r w:rsidRPr="00FB6CD7">
              <w:rPr>
                <w:b/>
                <w:bCs/>
                <w:lang w:val="es-VE"/>
              </w:rPr>
              <w:t>Flujos Alternos:</w:t>
            </w:r>
          </w:p>
        </w:tc>
      </w:tr>
      <w:tr w:rsidR="004B1CE3" w:rsidRPr="00FB6CD7" w14:paraId="039456C4" w14:textId="77777777" w:rsidTr="00834F96">
        <w:trPr>
          <w:trHeight w:val="494"/>
        </w:trPr>
        <w:tc>
          <w:tcPr>
            <w:tcW w:w="4715" w:type="dxa"/>
            <w:tcBorders>
              <w:top w:val="single" w:sz="12" w:space="0" w:color="auto"/>
              <w:left w:val="single" w:sz="12" w:space="0" w:color="auto"/>
              <w:bottom w:val="single" w:sz="12" w:space="0" w:color="auto"/>
            </w:tcBorders>
          </w:tcPr>
          <w:p w14:paraId="34DAB504" w14:textId="77777777" w:rsidR="004B1CE3" w:rsidRPr="00FB6CD7" w:rsidRDefault="004B1CE3" w:rsidP="004B1CE3">
            <w:pPr>
              <w:jc w:val="center"/>
              <w:rPr>
                <w:b/>
                <w:bCs/>
                <w:lang w:val="es-VE"/>
              </w:rPr>
            </w:pPr>
            <w:r w:rsidRPr="00FB6CD7">
              <w:rPr>
                <w:b/>
                <w:bCs/>
                <w:lang w:val="es-VE"/>
              </w:rPr>
              <w:t>USUARIO</w:t>
            </w:r>
          </w:p>
          <w:p w14:paraId="455F2D79" w14:textId="77777777" w:rsidR="004B1CE3" w:rsidRPr="00FB6CD7" w:rsidRDefault="004B1CE3" w:rsidP="004B1CE3">
            <w:pPr>
              <w:spacing w:after="120"/>
              <w:rPr>
                <w:b/>
                <w:bCs/>
                <w:i/>
                <w:iCs/>
                <w:color w:val="0000FF"/>
                <w:lang w:val="es-VE" w:eastAsia="es-ES"/>
              </w:rPr>
            </w:pPr>
          </w:p>
        </w:tc>
        <w:tc>
          <w:tcPr>
            <w:tcW w:w="4715" w:type="dxa"/>
            <w:tcBorders>
              <w:top w:val="single" w:sz="12" w:space="0" w:color="auto"/>
              <w:bottom w:val="single" w:sz="12" w:space="0" w:color="auto"/>
              <w:right w:val="single" w:sz="12" w:space="0" w:color="auto"/>
            </w:tcBorders>
          </w:tcPr>
          <w:p w14:paraId="6F605EAF" w14:textId="77777777" w:rsidR="004B1CE3" w:rsidRPr="00FB6CD7" w:rsidRDefault="004B1CE3" w:rsidP="004B1CE3">
            <w:pPr>
              <w:jc w:val="center"/>
              <w:rPr>
                <w:b/>
                <w:bCs/>
                <w:lang w:val="es-VE"/>
              </w:rPr>
            </w:pPr>
            <w:r w:rsidRPr="00FB6CD7">
              <w:rPr>
                <w:b/>
                <w:bCs/>
                <w:lang w:val="es-VE"/>
              </w:rPr>
              <w:t>SISTEMA</w:t>
            </w:r>
          </w:p>
          <w:p w14:paraId="5F1D56B5" w14:textId="77777777" w:rsidR="004B1CE3" w:rsidRPr="00FB6CD7" w:rsidRDefault="004B1CE3" w:rsidP="004B1CE3">
            <w:pPr>
              <w:spacing w:after="120"/>
              <w:rPr>
                <w:b/>
                <w:bCs/>
                <w:i/>
                <w:iCs/>
                <w:color w:val="0000FF"/>
                <w:lang w:val="es-VE" w:eastAsia="es-ES"/>
              </w:rPr>
            </w:pPr>
          </w:p>
        </w:tc>
      </w:tr>
      <w:tr w:rsidR="004B1CE3" w:rsidRPr="00142753" w14:paraId="01CB6600" w14:textId="77777777" w:rsidTr="00834F96">
        <w:trPr>
          <w:trHeight w:val="63"/>
        </w:trPr>
        <w:tc>
          <w:tcPr>
            <w:tcW w:w="4715" w:type="dxa"/>
            <w:tcBorders>
              <w:top w:val="single" w:sz="12" w:space="0" w:color="auto"/>
              <w:left w:val="single" w:sz="12" w:space="0" w:color="auto"/>
              <w:bottom w:val="single" w:sz="6" w:space="0" w:color="auto"/>
              <w:right w:val="single" w:sz="6" w:space="0" w:color="auto"/>
            </w:tcBorders>
          </w:tcPr>
          <w:p w14:paraId="6CD15E17" w14:textId="77777777" w:rsidR="004B1CE3" w:rsidRPr="00FB6CD7" w:rsidRDefault="004B1CE3" w:rsidP="004B1CE3">
            <w:pPr>
              <w:rPr>
                <w:lang w:val="es-VE"/>
              </w:rPr>
            </w:pPr>
          </w:p>
        </w:tc>
        <w:tc>
          <w:tcPr>
            <w:tcW w:w="4715" w:type="dxa"/>
            <w:tcBorders>
              <w:top w:val="single" w:sz="12" w:space="0" w:color="auto"/>
              <w:left w:val="single" w:sz="6" w:space="0" w:color="auto"/>
              <w:bottom w:val="single" w:sz="6" w:space="0" w:color="auto"/>
              <w:right w:val="single" w:sz="12" w:space="0" w:color="auto"/>
            </w:tcBorders>
          </w:tcPr>
          <w:p w14:paraId="37137DBC" w14:textId="77777777" w:rsidR="004B1CE3" w:rsidRPr="00FB6CD7" w:rsidRDefault="004B1CE3" w:rsidP="004B1CE3">
            <w:pPr>
              <w:rPr>
                <w:lang w:val="es-VE"/>
              </w:rPr>
            </w:pPr>
            <w:r w:rsidRPr="00FB6CD7">
              <w:rPr>
                <w:b/>
                <w:lang w:val="es-VE"/>
              </w:rPr>
              <w:t>6.1)</w:t>
            </w:r>
            <w:r w:rsidRPr="00FB6CD7">
              <w:rPr>
                <w:lang w:val="es-VE"/>
              </w:rPr>
              <w:t xml:space="preserve"> Alguno de los datos ingresados por el usuario no cumple con los requisitos del mismo.</w:t>
            </w:r>
          </w:p>
        </w:tc>
      </w:tr>
      <w:tr w:rsidR="004B1CE3" w:rsidRPr="00142753" w14:paraId="79749D8C" w14:textId="77777777" w:rsidTr="00834F96">
        <w:trPr>
          <w:trHeight w:val="177"/>
        </w:trPr>
        <w:tc>
          <w:tcPr>
            <w:tcW w:w="4715" w:type="dxa"/>
            <w:tcBorders>
              <w:top w:val="single" w:sz="6" w:space="0" w:color="auto"/>
              <w:left w:val="single" w:sz="12" w:space="0" w:color="auto"/>
              <w:bottom w:val="single" w:sz="6" w:space="0" w:color="auto"/>
              <w:right w:val="single" w:sz="6" w:space="0" w:color="auto"/>
            </w:tcBorders>
          </w:tcPr>
          <w:p w14:paraId="7314B329" w14:textId="77777777" w:rsidR="004B1CE3" w:rsidRPr="00FB6CD7" w:rsidRDefault="004B1CE3" w:rsidP="004B1CE3">
            <w:pPr>
              <w:rPr>
                <w:lang w:val="es-VE"/>
              </w:rPr>
            </w:pPr>
          </w:p>
        </w:tc>
        <w:tc>
          <w:tcPr>
            <w:tcW w:w="4715" w:type="dxa"/>
            <w:tcBorders>
              <w:top w:val="single" w:sz="6" w:space="0" w:color="auto"/>
              <w:left w:val="single" w:sz="6" w:space="0" w:color="auto"/>
              <w:bottom w:val="single" w:sz="6" w:space="0" w:color="auto"/>
              <w:right w:val="single" w:sz="12" w:space="0" w:color="auto"/>
            </w:tcBorders>
          </w:tcPr>
          <w:p w14:paraId="7C2A2FB1" w14:textId="77777777" w:rsidR="004B1CE3" w:rsidRPr="00FB6CD7" w:rsidRDefault="004B1CE3" w:rsidP="004B1CE3">
            <w:pPr>
              <w:rPr>
                <w:lang w:val="es-VE"/>
              </w:rPr>
            </w:pPr>
            <w:r w:rsidRPr="00FB6CD7">
              <w:rPr>
                <w:b/>
                <w:lang w:val="es-VE"/>
              </w:rPr>
              <w:t>6.2)</w:t>
            </w:r>
            <w:r w:rsidRPr="00FB6CD7">
              <w:rPr>
                <w:lang w:val="es-VE"/>
              </w:rPr>
              <w:t xml:space="preserve"> Se señala el campo de información con el dato incorrecto, informando que es invalido.</w:t>
            </w:r>
          </w:p>
        </w:tc>
      </w:tr>
      <w:tr w:rsidR="004B1CE3" w:rsidRPr="00142753" w14:paraId="7F1637D4" w14:textId="77777777" w:rsidTr="00834F96">
        <w:trPr>
          <w:trHeight w:val="177"/>
        </w:trPr>
        <w:tc>
          <w:tcPr>
            <w:tcW w:w="4715" w:type="dxa"/>
            <w:tcBorders>
              <w:top w:val="single" w:sz="6" w:space="0" w:color="auto"/>
              <w:left w:val="single" w:sz="12" w:space="0" w:color="auto"/>
              <w:bottom w:val="single" w:sz="12" w:space="0" w:color="auto"/>
              <w:right w:val="single" w:sz="6" w:space="0" w:color="auto"/>
            </w:tcBorders>
          </w:tcPr>
          <w:p w14:paraId="09CCF4A1" w14:textId="77777777" w:rsidR="004B1CE3" w:rsidRPr="00FB6CD7" w:rsidRDefault="004B1CE3" w:rsidP="004B1CE3">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16D18634" w14:textId="77777777" w:rsidR="004B1CE3" w:rsidRPr="00FB6CD7" w:rsidRDefault="004B1CE3" w:rsidP="004B1CE3">
            <w:pPr>
              <w:rPr>
                <w:lang w:val="es-VE"/>
              </w:rPr>
            </w:pPr>
            <w:r w:rsidRPr="00FB6CD7">
              <w:rPr>
                <w:b/>
                <w:lang w:val="es-VE"/>
              </w:rPr>
              <w:t>6.3)</w:t>
            </w:r>
            <w:r w:rsidRPr="00FB6CD7">
              <w:rPr>
                <w:lang w:val="es-VE"/>
              </w:rPr>
              <w:t xml:space="preserve"> Se regresa al paso número 4 del flujo básico del caso de uso.</w:t>
            </w:r>
          </w:p>
        </w:tc>
      </w:tr>
      <w:tr w:rsidR="004B1CE3" w:rsidRPr="00142753" w14:paraId="165E5855" w14:textId="77777777" w:rsidTr="00834F96">
        <w:trPr>
          <w:trHeight w:val="177"/>
        </w:trPr>
        <w:tc>
          <w:tcPr>
            <w:tcW w:w="4715" w:type="dxa"/>
            <w:tcBorders>
              <w:top w:val="single" w:sz="12" w:space="0" w:color="auto"/>
              <w:left w:val="single" w:sz="12" w:space="0" w:color="auto"/>
              <w:bottom w:val="single" w:sz="6" w:space="0" w:color="auto"/>
              <w:right w:val="single" w:sz="6" w:space="0" w:color="auto"/>
            </w:tcBorders>
          </w:tcPr>
          <w:p w14:paraId="1268B009" w14:textId="77777777" w:rsidR="004B1CE3" w:rsidRPr="00FB6CD7" w:rsidRDefault="004B1CE3" w:rsidP="004B1CE3">
            <w:pPr>
              <w:rPr>
                <w:lang w:val="es-VE"/>
              </w:rPr>
            </w:pPr>
          </w:p>
        </w:tc>
        <w:tc>
          <w:tcPr>
            <w:tcW w:w="4715" w:type="dxa"/>
            <w:tcBorders>
              <w:top w:val="single" w:sz="12" w:space="0" w:color="auto"/>
              <w:left w:val="single" w:sz="6" w:space="0" w:color="auto"/>
              <w:bottom w:val="single" w:sz="6" w:space="0" w:color="auto"/>
              <w:right w:val="single" w:sz="12" w:space="0" w:color="auto"/>
            </w:tcBorders>
          </w:tcPr>
          <w:p w14:paraId="55361206" w14:textId="77777777" w:rsidR="004B1CE3" w:rsidRPr="00FB6CD7" w:rsidRDefault="004B1CE3" w:rsidP="004B1CE3">
            <w:pPr>
              <w:rPr>
                <w:lang w:val="es-VE"/>
              </w:rPr>
            </w:pPr>
            <w:r w:rsidRPr="00FB6CD7">
              <w:rPr>
                <w:b/>
                <w:lang w:val="es-VE"/>
              </w:rPr>
              <w:t xml:space="preserve">7.1) </w:t>
            </w:r>
            <w:r w:rsidRPr="00FB6CD7">
              <w:rPr>
                <w:lang w:val="es-VE"/>
              </w:rPr>
              <w:t>Ya existe una cuenta con el email introducido.</w:t>
            </w:r>
          </w:p>
        </w:tc>
      </w:tr>
      <w:tr w:rsidR="004B1CE3" w:rsidRPr="00142753" w14:paraId="23E76C6E" w14:textId="77777777" w:rsidTr="00834F96">
        <w:trPr>
          <w:trHeight w:val="177"/>
        </w:trPr>
        <w:tc>
          <w:tcPr>
            <w:tcW w:w="4715" w:type="dxa"/>
            <w:tcBorders>
              <w:top w:val="single" w:sz="6" w:space="0" w:color="auto"/>
              <w:left w:val="single" w:sz="12" w:space="0" w:color="auto"/>
              <w:bottom w:val="single" w:sz="6" w:space="0" w:color="auto"/>
              <w:right w:val="single" w:sz="6" w:space="0" w:color="auto"/>
            </w:tcBorders>
          </w:tcPr>
          <w:p w14:paraId="3C6F7ACA" w14:textId="77777777" w:rsidR="004B1CE3" w:rsidRPr="00FB6CD7" w:rsidRDefault="004B1CE3" w:rsidP="004B1CE3">
            <w:pPr>
              <w:rPr>
                <w:lang w:val="es-VE"/>
              </w:rPr>
            </w:pPr>
          </w:p>
        </w:tc>
        <w:tc>
          <w:tcPr>
            <w:tcW w:w="4715" w:type="dxa"/>
            <w:tcBorders>
              <w:top w:val="single" w:sz="6" w:space="0" w:color="auto"/>
              <w:left w:val="single" w:sz="6" w:space="0" w:color="auto"/>
              <w:bottom w:val="single" w:sz="6" w:space="0" w:color="auto"/>
              <w:right w:val="single" w:sz="12" w:space="0" w:color="auto"/>
            </w:tcBorders>
          </w:tcPr>
          <w:p w14:paraId="1BC65CEB" w14:textId="77777777" w:rsidR="004B1CE3" w:rsidRPr="00FB6CD7" w:rsidRDefault="004B1CE3" w:rsidP="004B1CE3">
            <w:pPr>
              <w:rPr>
                <w:lang w:val="es-VE"/>
              </w:rPr>
            </w:pPr>
            <w:r w:rsidRPr="00FB6CD7">
              <w:rPr>
                <w:b/>
                <w:lang w:val="es-VE"/>
              </w:rPr>
              <w:t xml:space="preserve">7.2) </w:t>
            </w:r>
            <w:r w:rsidRPr="00FB6CD7">
              <w:rPr>
                <w:lang w:val="es-VE"/>
              </w:rPr>
              <w:t>Se despliega un mensaje informando sobre el error.</w:t>
            </w:r>
          </w:p>
        </w:tc>
      </w:tr>
      <w:tr w:rsidR="004B1CE3" w:rsidRPr="00142753" w14:paraId="3C40B03D" w14:textId="77777777" w:rsidTr="00834F96">
        <w:trPr>
          <w:trHeight w:val="177"/>
        </w:trPr>
        <w:tc>
          <w:tcPr>
            <w:tcW w:w="4715" w:type="dxa"/>
            <w:tcBorders>
              <w:top w:val="single" w:sz="6" w:space="0" w:color="auto"/>
              <w:left w:val="single" w:sz="12" w:space="0" w:color="auto"/>
              <w:bottom w:val="single" w:sz="12" w:space="0" w:color="auto"/>
              <w:right w:val="single" w:sz="6" w:space="0" w:color="auto"/>
            </w:tcBorders>
          </w:tcPr>
          <w:p w14:paraId="00376F43" w14:textId="77777777" w:rsidR="004B1CE3" w:rsidRPr="00FB6CD7" w:rsidRDefault="004B1CE3" w:rsidP="004B1CE3">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69B412C3" w14:textId="789A03E2" w:rsidR="004B1CE3" w:rsidRPr="00FB6CD7" w:rsidRDefault="004B1CE3" w:rsidP="004B1CE3">
            <w:pPr>
              <w:rPr>
                <w:lang w:val="es-VE"/>
              </w:rPr>
            </w:pPr>
            <w:r w:rsidRPr="00FB6CD7">
              <w:rPr>
                <w:b/>
                <w:lang w:val="es-VE"/>
              </w:rPr>
              <w:t>7.3</w:t>
            </w:r>
            <w:r w:rsidR="008450D8" w:rsidRPr="00FB6CD7">
              <w:rPr>
                <w:b/>
                <w:lang w:val="es-VE"/>
              </w:rPr>
              <w:t xml:space="preserve">) </w:t>
            </w:r>
            <w:r w:rsidR="008450D8" w:rsidRPr="00FB6CD7">
              <w:rPr>
                <w:lang w:val="es-VE"/>
              </w:rPr>
              <w:t>Se</w:t>
            </w:r>
            <w:r w:rsidRPr="00FB6CD7">
              <w:rPr>
                <w:lang w:val="es-VE"/>
              </w:rPr>
              <w:t xml:space="preserve"> regresa al paso número 4 del flujo básico del caso de uso.</w:t>
            </w:r>
          </w:p>
        </w:tc>
      </w:tr>
      <w:tr w:rsidR="004B1CE3" w:rsidRPr="00142753" w14:paraId="5ADF6AED" w14:textId="77777777" w:rsidTr="00834F96">
        <w:trPr>
          <w:trHeight w:val="177"/>
        </w:trPr>
        <w:tc>
          <w:tcPr>
            <w:tcW w:w="4715" w:type="dxa"/>
            <w:tcBorders>
              <w:top w:val="single" w:sz="12" w:space="0" w:color="auto"/>
              <w:left w:val="single" w:sz="12" w:space="0" w:color="auto"/>
              <w:bottom w:val="single" w:sz="6" w:space="0" w:color="auto"/>
              <w:right w:val="single" w:sz="6" w:space="0" w:color="auto"/>
            </w:tcBorders>
          </w:tcPr>
          <w:p w14:paraId="18B5DD85" w14:textId="77777777" w:rsidR="004B1CE3" w:rsidRPr="00FB6CD7" w:rsidRDefault="004B1CE3" w:rsidP="004B1CE3">
            <w:pPr>
              <w:rPr>
                <w:lang w:val="es-VE"/>
              </w:rPr>
            </w:pPr>
          </w:p>
        </w:tc>
        <w:tc>
          <w:tcPr>
            <w:tcW w:w="4715" w:type="dxa"/>
            <w:tcBorders>
              <w:top w:val="single" w:sz="12" w:space="0" w:color="auto"/>
              <w:left w:val="single" w:sz="6" w:space="0" w:color="auto"/>
              <w:bottom w:val="single" w:sz="6" w:space="0" w:color="auto"/>
              <w:right w:val="single" w:sz="12" w:space="0" w:color="auto"/>
            </w:tcBorders>
          </w:tcPr>
          <w:p w14:paraId="13FFE420" w14:textId="77777777" w:rsidR="004B1CE3" w:rsidRPr="00FB6CD7" w:rsidRDefault="004B1CE3" w:rsidP="004B1CE3">
            <w:pPr>
              <w:rPr>
                <w:lang w:val="es-VE"/>
              </w:rPr>
            </w:pPr>
            <w:r w:rsidRPr="00FB6CD7">
              <w:rPr>
                <w:b/>
                <w:lang w:val="es-VE"/>
              </w:rPr>
              <w:t xml:space="preserve">8.1) </w:t>
            </w:r>
            <w:r w:rsidRPr="00FB6CD7">
              <w:rPr>
                <w:lang w:val="es-VE"/>
              </w:rPr>
              <w:t>No se puede acceder a la base de datos.</w:t>
            </w:r>
          </w:p>
        </w:tc>
      </w:tr>
      <w:tr w:rsidR="004B1CE3" w:rsidRPr="00142753" w14:paraId="64AFCB96" w14:textId="77777777" w:rsidTr="00834F96">
        <w:trPr>
          <w:trHeight w:val="177"/>
        </w:trPr>
        <w:tc>
          <w:tcPr>
            <w:tcW w:w="4715" w:type="dxa"/>
            <w:tcBorders>
              <w:top w:val="single" w:sz="6" w:space="0" w:color="auto"/>
              <w:left w:val="single" w:sz="12" w:space="0" w:color="auto"/>
              <w:bottom w:val="single" w:sz="6" w:space="0" w:color="auto"/>
              <w:right w:val="single" w:sz="6" w:space="0" w:color="auto"/>
            </w:tcBorders>
          </w:tcPr>
          <w:p w14:paraId="4815F4FE" w14:textId="77777777" w:rsidR="004B1CE3" w:rsidRPr="00FB6CD7" w:rsidRDefault="004B1CE3" w:rsidP="004B1CE3">
            <w:pPr>
              <w:rPr>
                <w:lang w:val="es-VE"/>
              </w:rPr>
            </w:pPr>
          </w:p>
        </w:tc>
        <w:tc>
          <w:tcPr>
            <w:tcW w:w="4715" w:type="dxa"/>
            <w:tcBorders>
              <w:top w:val="single" w:sz="6" w:space="0" w:color="auto"/>
              <w:left w:val="single" w:sz="6" w:space="0" w:color="auto"/>
              <w:bottom w:val="single" w:sz="6" w:space="0" w:color="auto"/>
              <w:right w:val="single" w:sz="12" w:space="0" w:color="auto"/>
            </w:tcBorders>
          </w:tcPr>
          <w:p w14:paraId="0D648786" w14:textId="77777777" w:rsidR="004B1CE3" w:rsidRPr="00FB6CD7" w:rsidRDefault="004B1CE3" w:rsidP="004B1CE3">
            <w:pPr>
              <w:rPr>
                <w:lang w:val="es-VE"/>
              </w:rPr>
            </w:pPr>
            <w:r w:rsidRPr="00FB6CD7">
              <w:rPr>
                <w:b/>
                <w:lang w:val="es-VE"/>
              </w:rPr>
              <w:t xml:space="preserve">8.2) </w:t>
            </w:r>
            <w:r w:rsidRPr="00FB6CD7">
              <w:rPr>
                <w:lang w:val="es-VE"/>
              </w:rPr>
              <w:t>Se despliega un mensaje informando que no se puede acceder a la base.</w:t>
            </w:r>
          </w:p>
        </w:tc>
      </w:tr>
      <w:tr w:rsidR="004B1CE3" w:rsidRPr="00142753" w14:paraId="476FF6E7" w14:textId="77777777" w:rsidTr="00834F96">
        <w:trPr>
          <w:trHeight w:val="177"/>
        </w:trPr>
        <w:tc>
          <w:tcPr>
            <w:tcW w:w="4715" w:type="dxa"/>
            <w:tcBorders>
              <w:top w:val="single" w:sz="6" w:space="0" w:color="auto"/>
              <w:left w:val="single" w:sz="12" w:space="0" w:color="auto"/>
              <w:bottom w:val="single" w:sz="12" w:space="0" w:color="auto"/>
              <w:right w:val="single" w:sz="6" w:space="0" w:color="auto"/>
            </w:tcBorders>
          </w:tcPr>
          <w:p w14:paraId="47222444" w14:textId="77777777" w:rsidR="004B1CE3" w:rsidRPr="00FB6CD7" w:rsidRDefault="004B1CE3" w:rsidP="004B1CE3">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03D61854" w14:textId="413A7974" w:rsidR="004B1CE3" w:rsidRPr="00FB6CD7" w:rsidRDefault="004B1CE3" w:rsidP="004B1CE3">
            <w:pPr>
              <w:rPr>
                <w:b/>
                <w:lang w:val="es-VE"/>
              </w:rPr>
            </w:pPr>
            <w:r w:rsidRPr="00FB6CD7">
              <w:rPr>
                <w:b/>
                <w:lang w:val="es-VE"/>
              </w:rPr>
              <w:t>8.3</w:t>
            </w:r>
            <w:r w:rsidR="008450D8" w:rsidRPr="00FB6CD7">
              <w:rPr>
                <w:b/>
                <w:lang w:val="es-VE"/>
              </w:rPr>
              <w:t xml:space="preserve">) </w:t>
            </w:r>
            <w:r w:rsidR="008450D8" w:rsidRPr="00FB6CD7">
              <w:rPr>
                <w:lang w:val="es-VE"/>
              </w:rPr>
              <w:t>Se</w:t>
            </w:r>
            <w:r w:rsidRPr="00FB6CD7">
              <w:rPr>
                <w:lang w:val="es-VE"/>
              </w:rPr>
              <w:t xml:space="preserve"> regresa al paso número 4 del flujo básico del caso de uso.</w:t>
            </w:r>
          </w:p>
        </w:tc>
      </w:tr>
      <w:tr w:rsidR="004B1CE3" w:rsidRPr="00FB6CD7" w14:paraId="6127578D" w14:textId="77777777" w:rsidTr="00834F96">
        <w:trPr>
          <w:trHeight w:val="177"/>
        </w:trPr>
        <w:tc>
          <w:tcPr>
            <w:tcW w:w="4715" w:type="dxa"/>
            <w:tcBorders>
              <w:top w:val="single" w:sz="12" w:space="0" w:color="auto"/>
              <w:left w:val="single" w:sz="12" w:space="0" w:color="auto"/>
              <w:bottom w:val="single" w:sz="6" w:space="0" w:color="auto"/>
              <w:right w:val="single" w:sz="6" w:space="0" w:color="auto"/>
            </w:tcBorders>
          </w:tcPr>
          <w:p w14:paraId="2D5FD216" w14:textId="77777777" w:rsidR="004B1CE3" w:rsidRPr="00FB6CD7" w:rsidRDefault="004B1CE3" w:rsidP="004B1CE3">
            <w:pPr>
              <w:rPr>
                <w:lang w:val="es-VE"/>
              </w:rPr>
            </w:pPr>
            <w:r w:rsidRPr="00FB6CD7">
              <w:rPr>
                <w:b/>
                <w:lang w:val="es-VE"/>
              </w:rPr>
              <w:t>10.1)</w:t>
            </w:r>
            <w:r w:rsidRPr="00FB6CD7">
              <w:rPr>
                <w:lang w:val="es-VE"/>
              </w:rPr>
              <w:t xml:space="preserve"> Cancela el registro.</w:t>
            </w:r>
          </w:p>
        </w:tc>
        <w:tc>
          <w:tcPr>
            <w:tcW w:w="4715" w:type="dxa"/>
            <w:tcBorders>
              <w:top w:val="single" w:sz="12" w:space="0" w:color="auto"/>
              <w:left w:val="single" w:sz="6" w:space="0" w:color="auto"/>
              <w:bottom w:val="single" w:sz="6" w:space="0" w:color="auto"/>
              <w:right w:val="single" w:sz="12" w:space="0" w:color="auto"/>
            </w:tcBorders>
          </w:tcPr>
          <w:p w14:paraId="500B6B7C" w14:textId="77777777" w:rsidR="004B1CE3" w:rsidRPr="00FB6CD7" w:rsidRDefault="004B1CE3" w:rsidP="004B1CE3">
            <w:pPr>
              <w:rPr>
                <w:lang w:val="es-VE"/>
              </w:rPr>
            </w:pPr>
          </w:p>
        </w:tc>
      </w:tr>
      <w:tr w:rsidR="004B1CE3" w:rsidRPr="00FB6CD7" w14:paraId="70588330" w14:textId="77777777" w:rsidTr="00834F96">
        <w:trPr>
          <w:trHeight w:val="177"/>
        </w:trPr>
        <w:tc>
          <w:tcPr>
            <w:tcW w:w="4715" w:type="dxa"/>
            <w:tcBorders>
              <w:top w:val="single" w:sz="6" w:space="0" w:color="auto"/>
              <w:left w:val="single" w:sz="12" w:space="0" w:color="auto"/>
              <w:bottom w:val="single" w:sz="12" w:space="0" w:color="auto"/>
              <w:right w:val="single" w:sz="6" w:space="0" w:color="auto"/>
            </w:tcBorders>
          </w:tcPr>
          <w:p w14:paraId="3D569E74" w14:textId="77777777" w:rsidR="004B1CE3" w:rsidRPr="00FB6CD7" w:rsidRDefault="004B1CE3" w:rsidP="004B1CE3">
            <w:pPr>
              <w:rPr>
                <w:lang w:val="es-VE"/>
              </w:rPr>
            </w:pPr>
          </w:p>
        </w:tc>
        <w:tc>
          <w:tcPr>
            <w:tcW w:w="4715" w:type="dxa"/>
            <w:tcBorders>
              <w:top w:val="single" w:sz="6" w:space="0" w:color="auto"/>
              <w:left w:val="single" w:sz="6" w:space="0" w:color="auto"/>
              <w:bottom w:val="single" w:sz="12" w:space="0" w:color="auto"/>
              <w:right w:val="single" w:sz="12" w:space="0" w:color="auto"/>
            </w:tcBorders>
          </w:tcPr>
          <w:p w14:paraId="3F09A700" w14:textId="77777777" w:rsidR="004B1CE3" w:rsidRPr="00FB6CD7" w:rsidRDefault="004B1CE3" w:rsidP="004B1CE3">
            <w:pPr>
              <w:rPr>
                <w:lang w:val="es-VE"/>
              </w:rPr>
            </w:pPr>
            <w:r w:rsidRPr="00FB6CD7">
              <w:rPr>
                <w:b/>
                <w:lang w:val="es-VE"/>
              </w:rPr>
              <w:t>10.2)</w:t>
            </w:r>
            <w:r w:rsidRPr="00FB6CD7">
              <w:rPr>
                <w:lang w:val="es-VE"/>
              </w:rPr>
              <w:t xml:space="preserve"> Se cancela la operación.</w:t>
            </w:r>
          </w:p>
        </w:tc>
      </w:tr>
      <w:tr w:rsidR="004B1CE3" w:rsidRPr="00142753" w14:paraId="7855E756" w14:textId="77777777" w:rsidTr="00834F96">
        <w:tc>
          <w:tcPr>
            <w:tcW w:w="9430" w:type="dxa"/>
            <w:gridSpan w:val="2"/>
            <w:tcBorders>
              <w:top w:val="single" w:sz="12" w:space="0" w:color="auto"/>
            </w:tcBorders>
          </w:tcPr>
          <w:p w14:paraId="0EADC0A0" w14:textId="77777777" w:rsidR="004B1CE3" w:rsidRPr="00FB6CD7" w:rsidRDefault="004B1CE3" w:rsidP="004B1CE3">
            <w:pPr>
              <w:rPr>
                <w:b/>
                <w:bCs/>
                <w:lang w:val="es-VE"/>
              </w:rPr>
            </w:pPr>
            <w:r w:rsidRPr="00FB6CD7">
              <w:rPr>
                <w:b/>
                <w:bCs/>
                <w:lang w:val="es-VE"/>
              </w:rPr>
              <w:t xml:space="preserve">Postcondición(es): </w:t>
            </w:r>
          </w:p>
          <w:p w14:paraId="3AC37B17" w14:textId="77777777" w:rsidR="004B1CE3" w:rsidRPr="00FB6CD7" w:rsidRDefault="004B1CE3" w:rsidP="004B1CE3">
            <w:pPr>
              <w:spacing w:after="120"/>
              <w:ind w:left="720"/>
              <w:rPr>
                <w:color w:val="000000" w:themeColor="text1"/>
                <w:lang w:val="es-VE"/>
              </w:rPr>
            </w:pPr>
            <w:r w:rsidRPr="00FB6CD7">
              <w:rPr>
                <w:color w:val="000000" w:themeColor="text1"/>
                <w:lang w:val="es-VE"/>
              </w:rPr>
              <w:sym w:font="Symbol" w:char="F0B7"/>
            </w:r>
            <w:r w:rsidRPr="00FB6CD7">
              <w:rPr>
                <w:color w:val="000000" w:themeColor="text1"/>
                <w:lang w:val="es-VE"/>
              </w:rPr>
              <w:t xml:space="preserve"> Al finalizar el caso de uso, el sistema habrá creado una cuenta que posea los datos ingresados por el usuario. </w:t>
            </w:r>
          </w:p>
        </w:tc>
      </w:tr>
      <w:tr w:rsidR="004B1CE3" w:rsidRPr="00142753" w14:paraId="54540DB7" w14:textId="77777777" w:rsidTr="00834F96">
        <w:trPr>
          <w:trHeight w:val="67"/>
        </w:trPr>
        <w:tc>
          <w:tcPr>
            <w:tcW w:w="9430" w:type="dxa"/>
            <w:gridSpan w:val="2"/>
          </w:tcPr>
          <w:p w14:paraId="1298C11C" w14:textId="77777777" w:rsidR="004B1CE3" w:rsidRPr="00FB6CD7" w:rsidRDefault="004B1CE3" w:rsidP="004B1CE3">
            <w:pPr>
              <w:rPr>
                <w:b/>
                <w:bCs/>
                <w:lang w:val="es-VE"/>
              </w:rPr>
            </w:pPr>
            <w:r w:rsidRPr="00FB6CD7">
              <w:rPr>
                <w:b/>
                <w:bCs/>
                <w:lang w:val="es-VE"/>
              </w:rPr>
              <w:t xml:space="preserve">Requerimiento(s) especial(es): </w:t>
            </w:r>
          </w:p>
          <w:p w14:paraId="0935142F" w14:textId="77777777" w:rsidR="004B1CE3" w:rsidRPr="00FB6CD7" w:rsidRDefault="004B1CE3" w:rsidP="004B1CE3">
            <w:pPr>
              <w:keepNext/>
              <w:spacing w:before="120" w:after="60"/>
              <w:outlineLvl w:val="2"/>
              <w:rPr>
                <w:iCs/>
                <w:lang w:val="es-VE"/>
              </w:rPr>
            </w:pPr>
            <w:r w:rsidRPr="00FB6CD7">
              <w:rPr>
                <w:rFonts w:ascii="Arial" w:hAnsi="Arial" w:cs="Arial"/>
                <w:i/>
                <w:iCs/>
                <w:lang w:val="es-VE"/>
              </w:rPr>
              <w:t xml:space="preserve">          </w:t>
            </w:r>
            <w:r w:rsidRPr="00FB6CD7">
              <w:rPr>
                <w:iCs/>
                <w:lang w:val="es-VE"/>
              </w:rPr>
              <w:t>El sistema debe ser capaz de comprobar la validez de los datos ingresados por el usuario de manera efectiva.</w:t>
            </w:r>
          </w:p>
        </w:tc>
      </w:tr>
      <w:tr w:rsidR="004B1CE3" w:rsidRPr="00FB6CD7" w14:paraId="68DB484A" w14:textId="77777777" w:rsidTr="00834F96">
        <w:trPr>
          <w:trHeight w:val="368"/>
        </w:trPr>
        <w:tc>
          <w:tcPr>
            <w:tcW w:w="9430" w:type="dxa"/>
            <w:gridSpan w:val="2"/>
          </w:tcPr>
          <w:p w14:paraId="379EF9A0" w14:textId="77777777" w:rsidR="004B1CE3" w:rsidRPr="00FB6CD7" w:rsidRDefault="004B1CE3" w:rsidP="004B1CE3">
            <w:pPr>
              <w:rPr>
                <w:b/>
                <w:bCs/>
                <w:lang w:val="es-VE"/>
              </w:rPr>
            </w:pPr>
            <w:r w:rsidRPr="00FB6CD7">
              <w:rPr>
                <w:b/>
                <w:bCs/>
                <w:lang w:val="es-VE"/>
              </w:rPr>
              <w:t xml:space="preserve">Punto(s) de extensión: </w:t>
            </w:r>
          </w:p>
        </w:tc>
      </w:tr>
    </w:tbl>
    <w:p w14:paraId="29178D37" w14:textId="1C79E7CA" w:rsidR="00C0542B" w:rsidRPr="00FB6CD7" w:rsidRDefault="00C0542B" w:rsidP="00D37431">
      <w:pPr>
        <w:pStyle w:val="Textodecuerpo"/>
        <w:keepLines w:val="0"/>
        <w:ind w:left="0"/>
        <w:rPr>
          <w:lang w:val="es-VE"/>
        </w:rPr>
      </w:pPr>
    </w:p>
    <w:p w14:paraId="4E057B76" w14:textId="1402F06A" w:rsidR="00A16EF9" w:rsidRPr="00FB6CD7" w:rsidRDefault="00A16EF9" w:rsidP="00A16EF9">
      <w:pPr>
        <w:pStyle w:val="Ttulo3"/>
        <w:rPr>
          <w:b/>
          <w:bCs/>
          <w:lang w:val="es-VE"/>
        </w:rPr>
      </w:pPr>
      <w:r w:rsidRPr="00FB6CD7">
        <w:rPr>
          <w:b/>
          <w:bCs/>
          <w:lang w:val="es-VE"/>
        </w:rPr>
        <w:t>&lt; 5 – Modificar Perfil de Aspirante &gt;</w:t>
      </w:r>
    </w:p>
    <w:p w14:paraId="435E3D67" w14:textId="77777777" w:rsidR="00A16EF9" w:rsidRPr="00FB6CD7" w:rsidRDefault="00A16EF9" w:rsidP="00A16EF9">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Mickel Arroz)</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B1CE3" w:rsidRPr="00142753" w14:paraId="2C810C7E" w14:textId="77777777" w:rsidTr="00834F96">
        <w:tc>
          <w:tcPr>
            <w:tcW w:w="9430" w:type="dxa"/>
            <w:gridSpan w:val="2"/>
          </w:tcPr>
          <w:p w14:paraId="210F283C" w14:textId="77777777" w:rsidR="004B1CE3" w:rsidRPr="00FB6CD7" w:rsidRDefault="004B1CE3" w:rsidP="004B1CE3">
            <w:pPr>
              <w:rPr>
                <w:b/>
                <w:bCs/>
                <w:lang w:val="es-VE" w:eastAsia="es-ES"/>
              </w:rPr>
            </w:pPr>
            <w:r w:rsidRPr="00FB6CD7">
              <w:rPr>
                <w:b/>
                <w:bCs/>
                <w:lang w:val="es-VE"/>
              </w:rPr>
              <w:t>Descripción:</w:t>
            </w:r>
            <w:r w:rsidRPr="00FB6CD7">
              <w:rPr>
                <w:b/>
                <w:bCs/>
                <w:lang w:val="es-VE" w:eastAsia="es-ES"/>
              </w:rPr>
              <w:t xml:space="preserve"> </w:t>
            </w:r>
          </w:p>
          <w:p w14:paraId="5D87597E" w14:textId="77777777" w:rsidR="004B1CE3" w:rsidRPr="00FB6CD7" w:rsidRDefault="004B1CE3" w:rsidP="004B1CE3">
            <w:pPr>
              <w:keepLines/>
              <w:spacing w:after="120"/>
              <w:rPr>
                <w:lang w:val="es-VE" w:eastAsia="es-ES"/>
              </w:rPr>
            </w:pPr>
            <w:r w:rsidRPr="00FB6CD7">
              <w:rPr>
                <w:lang w:val="es-VE" w:eastAsia="es-ES"/>
              </w:rPr>
              <w:t xml:space="preserve">         El sistema debe modificar los datos del usuario tipo Aspirante.</w:t>
            </w:r>
          </w:p>
        </w:tc>
      </w:tr>
      <w:tr w:rsidR="004B1CE3" w:rsidRPr="00FB6CD7" w14:paraId="61AEFBAA" w14:textId="77777777" w:rsidTr="00834F96">
        <w:tc>
          <w:tcPr>
            <w:tcW w:w="9430" w:type="dxa"/>
            <w:gridSpan w:val="2"/>
          </w:tcPr>
          <w:p w14:paraId="6DC90FD1" w14:textId="77777777" w:rsidR="004B1CE3" w:rsidRPr="00FB6CD7" w:rsidRDefault="004B1CE3" w:rsidP="004B1CE3">
            <w:pPr>
              <w:rPr>
                <w:b/>
                <w:bCs/>
                <w:lang w:val="es-VE"/>
              </w:rPr>
            </w:pPr>
            <w:r w:rsidRPr="00FB6CD7">
              <w:rPr>
                <w:b/>
                <w:bCs/>
                <w:lang w:val="es-VE"/>
              </w:rPr>
              <w:t>Requerimiento:</w:t>
            </w:r>
          </w:p>
          <w:p w14:paraId="5570C128" w14:textId="77777777" w:rsidR="004B1CE3" w:rsidRPr="00FB6CD7" w:rsidRDefault="004B1CE3" w:rsidP="004B1CE3">
            <w:pPr>
              <w:ind w:left="284"/>
              <w:rPr>
                <w:b/>
                <w:bCs/>
                <w:lang w:val="es-VE"/>
              </w:rPr>
            </w:pPr>
            <w:r w:rsidRPr="00FB6CD7">
              <w:rPr>
                <w:bCs/>
                <w:lang w:val="es-VE"/>
              </w:rPr>
              <w:t>Req3</w:t>
            </w:r>
          </w:p>
        </w:tc>
      </w:tr>
      <w:tr w:rsidR="004B1CE3" w:rsidRPr="00142753" w14:paraId="350A8541" w14:textId="77777777" w:rsidTr="00834F96">
        <w:tc>
          <w:tcPr>
            <w:tcW w:w="9430" w:type="dxa"/>
            <w:gridSpan w:val="2"/>
          </w:tcPr>
          <w:p w14:paraId="10F98453" w14:textId="77777777" w:rsidR="004B1CE3" w:rsidRPr="00FB6CD7" w:rsidRDefault="004B1CE3" w:rsidP="004B1CE3">
            <w:pPr>
              <w:rPr>
                <w:b/>
                <w:bCs/>
                <w:lang w:val="es-VE"/>
              </w:rPr>
            </w:pPr>
            <w:r w:rsidRPr="00FB6CD7">
              <w:rPr>
                <w:b/>
                <w:bCs/>
                <w:lang w:val="es-VE"/>
              </w:rPr>
              <w:t>Precondición:</w:t>
            </w:r>
          </w:p>
          <w:p w14:paraId="4F561647" w14:textId="77777777" w:rsidR="004B1CE3" w:rsidRPr="00FB6CD7" w:rsidRDefault="004B1CE3" w:rsidP="004B1CE3">
            <w:pPr>
              <w:keepLines/>
              <w:numPr>
                <w:ilvl w:val="0"/>
                <w:numId w:val="5"/>
              </w:numPr>
              <w:spacing w:after="120"/>
              <w:rPr>
                <w:lang w:val="es-VE" w:eastAsia="es-ES"/>
              </w:rPr>
            </w:pPr>
            <w:r w:rsidRPr="00FB6CD7">
              <w:rPr>
                <w:lang w:val="es-VE" w:eastAsia="es-ES"/>
              </w:rPr>
              <w:t>Se debe tener acceso a la base de datos de la aplicación.</w:t>
            </w:r>
          </w:p>
          <w:p w14:paraId="34A18F7D" w14:textId="77777777" w:rsidR="004B1CE3" w:rsidRPr="00FB6CD7" w:rsidRDefault="004B1CE3" w:rsidP="004B1CE3">
            <w:pPr>
              <w:keepLines/>
              <w:numPr>
                <w:ilvl w:val="0"/>
                <w:numId w:val="5"/>
              </w:numPr>
              <w:spacing w:after="120"/>
              <w:rPr>
                <w:lang w:val="es-VE" w:eastAsia="es-ES"/>
              </w:rPr>
            </w:pPr>
            <w:r w:rsidRPr="00FB6CD7">
              <w:rPr>
                <w:lang w:val="es-VE" w:eastAsia="es-ES"/>
              </w:rPr>
              <w:t>El aspirante debe haber iniciado sesión en el sistema.</w:t>
            </w:r>
          </w:p>
        </w:tc>
      </w:tr>
      <w:tr w:rsidR="004B1CE3" w:rsidRPr="00FB6CD7" w14:paraId="62A75CD0" w14:textId="77777777" w:rsidTr="00834F96">
        <w:tc>
          <w:tcPr>
            <w:tcW w:w="9430" w:type="dxa"/>
            <w:gridSpan w:val="2"/>
            <w:tcBorders>
              <w:bottom w:val="single" w:sz="12" w:space="0" w:color="auto"/>
            </w:tcBorders>
          </w:tcPr>
          <w:p w14:paraId="6FA6D618" w14:textId="77777777" w:rsidR="004B1CE3" w:rsidRPr="00FB6CD7" w:rsidRDefault="004B1CE3" w:rsidP="004B1CE3">
            <w:pPr>
              <w:rPr>
                <w:lang w:val="es-VE" w:eastAsia="es-ES"/>
              </w:rPr>
            </w:pPr>
          </w:p>
          <w:p w14:paraId="6E703B7F" w14:textId="77777777" w:rsidR="004B1CE3" w:rsidRPr="00FB6CD7" w:rsidRDefault="004B1CE3" w:rsidP="004B1CE3">
            <w:pPr>
              <w:rPr>
                <w:b/>
                <w:bCs/>
                <w:lang w:val="es-VE" w:eastAsia="es-ES"/>
              </w:rPr>
            </w:pPr>
            <w:r w:rsidRPr="00FB6CD7">
              <w:rPr>
                <w:b/>
                <w:bCs/>
                <w:lang w:val="es-VE" w:eastAsia="es-ES"/>
              </w:rPr>
              <w:t>Flujo Básico:</w:t>
            </w:r>
          </w:p>
        </w:tc>
      </w:tr>
      <w:tr w:rsidR="004B1CE3" w:rsidRPr="00FB6CD7" w14:paraId="23533D4E" w14:textId="77777777" w:rsidTr="00834F96">
        <w:tc>
          <w:tcPr>
            <w:tcW w:w="4715" w:type="dxa"/>
            <w:tcBorders>
              <w:top w:val="single" w:sz="12" w:space="0" w:color="auto"/>
              <w:left w:val="single" w:sz="12" w:space="0" w:color="auto"/>
            </w:tcBorders>
          </w:tcPr>
          <w:p w14:paraId="49A08422" w14:textId="77777777" w:rsidR="004B1CE3" w:rsidRPr="00FB6CD7" w:rsidRDefault="004B1CE3" w:rsidP="004B1CE3">
            <w:pPr>
              <w:jc w:val="center"/>
              <w:rPr>
                <w:b/>
                <w:bCs/>
                <w:lang w:val="es-VE"/>
              </w:rPr>
            </w:pPr>
            <w:r w:rsidRPr="00FB6CD7">
              <w:rPr>
                <w:b/>
                <w:bCs/>
                <w:lang w:val="es-VE"/>
              </w:rPr>
              <w:t>ASPIRANTE</w:t>
            </w:r>
          </w:p>
          <w:p w14:paraId="2DF9EDC3" w14:textId="77777777" w:rsidR="004B1CE3" w:rsidRPr="00FB6CD7" w:rsidRDefault="004B1CE3" w:rsidP="004B1CE3">
            <w:pPr>
              <w:jc w:val="center"/>
              <w:rPr>
                <w:b/>
                <w:bCs/>
                <w:lang w:val="es-VE"/>
              </w:rPr>
            </w:pPr>
          </w:p>
        </w:tc>
        <w:tc>
          <w:tcPr>
            <w:tcW w:w="4715" w:type="dxa"/>
            <w:tcBorders>
              <w:top w:val="single" w:sz="12" w:space="0" w:color="auto"/>
              <w:right w:val="single" w:sz="12" w:space="0" w:color="auto"/>
            </w:tcBorders>
          </w:tcPr>
          <w:p w14:paraId="68230A69" w14:textId="77777777" w:rsidR="004B1CE3" w:rsidRPr="00FB6CD7" w:rsidRDefault="004B1CE3" w:rsidP="004B1CE3">
            <w:pPr>
              <w:jc w:val="center"/>
              <w:rPr>
                <w:b/>
                <w:bCs/>
                <w:lang w:val="es-VE"/>
              </w:rPr>
            </w:pPr>
            <w:r w:rsidRPr="00FB6CD7">
              <w:rPr>
                <w:b/>
                <w:bCs/>
                <w:lang w:val="es-VE"/>
              </w:rPr>
              <w:t>SISTEMA</w:t>
            </w:r>
          </w:p>
        </w:tc>
      </w:tr>
      <w:tr w:rsidR="004B1CE3" w:rsidRPr="00142753" w14:paraId="696871EB" w14:textId="77777777" w:rsidTr="00834F96">
        <w:tc>
          <w:tcPr>
            <w:tcW w:w="4715" w:type="dxa"/>
            <w:tcBorders>
              <w:left w:val="single" w:sz="12" w:space="0" w:color="auto"/>
            </w:tcBorders>
          </w:tcPr>
          <w:p w14:paraId="4B63A709" w14:textId="77777777" w:rsidR="004B1CE3" w:rsidRPr="00FB6CD7" w:rsidRDefault="004B1CE3" w:rsidP="004B1CE3">
            <w:pPr>
              <w:rPr>
                <w:lang w:val="es-VE"/>
              </w:rPr>
            </w:pPr>
            <w:r w:rsidRPr="00FB6CD7">
              <w:rPr>
                <w:b/>
                <w:bCs/>
                <w:lang w:val="es-VE"/>
              </w:rPr>
              <w:t>1)</w:t>
            </w:r>
            <w:r w:rsidRPr="00FB6CD7">
              <w:rPr>
                <w:lang w:val="es-VE"/>
              </w:rPr>
              <w:t xml:space="preserve">   Este caso de uso se inicia como un caso extendido de “Gestionar Aspirante”.</w:t>
            </w:r>
          </w:p>
        </w:tc>
        <w:tc>
          <w:tcPr>
            <w:tcW w:w="4715" w:type="dxa"/>
            <w:tcBorders>
              <w:right w:val="single" w:sz="12" w:space="0" w:color="auto"/>
            </w:tcBorders>
          </w:tcPr>
          <w:p w14:paraId="490BEBF8" w14:textId="77777777" w:rsidR="004B1CE3" w:rsidRPr="00FB6CD7" w:rsidRDefault="004B1CE3" w:rsidP="004B1CE3">
            <w:pPr>
              <w:rPr>
                <w:lang w:val="es-VE"/>
              </w:rPr>
            </w:pPr>
          </w:p>
        </w:tc>
      </w:tr>
      <w:tr w:rsidR="004B1CE3" w:rsidRPr="00142753" w14:paraId="451D8AD2" w14:textId="77777777" w:rsidTr="00834F96">
        <w:tc>
          <w:tcPr>
            <w:tcW w:w="4715" w:type="dxa"/>
            <w:tcBorders>
              <w:left w:val="single" w:sz="12" w:space="0" w:color="auto"/>
            </w:tcBorders>
          </w:tcPr>
          <w:p w14:paraId="66E722A1" w14:textId="77777777" w:rsidR="004B1CE3" w:rsidRPr="00FB6CD7" w:rsidRDefault="004B1CE3" w:rsidP="004B1CE3">
            <w:pPr>
              <w:rPr>
                <w:lang w:val="es-VE"/>
              </w:rPr>
            </w:pPr>
          </w:p>
        </w:tc>
        <w:tc>
          <w:tcPr>
            <w:tcW w:w="4715" w:type="dxa"/>
            <w:tcBorders>
              <w:right w:val="single" w:sz="12" w:space="0" w:color="auto"/>
            </w:tcBorders>
          </w:tcPr>
          <w:p w14:paraId="4C2867A9" w14:textId="77777777" w:rsidR="004B1CE3" w:rsidRPr="00FB6CD7" w:rsidRDefault="004B1CE3" w:rsidP="004B1CE3">
            <w:pPr>
              <w:rPr>
                <w:lang w:val="es-VE"/>
              </w:rPr>
            </w:pPr>
            <w:r w:rsidRPr="00FB6CD7">
              <w:rPr>
                <w:b/>
                <w:bCs/>
                <w:lang w:val="es-VE"/>
              </w:rPr>
              <w:t>2)</w:t>
            </w:r>
            <w:r w:rsidRPr="00FB6CD7">
              <w:rPr>
                <w:lang w:val="es-VE"/>
              </w:rPr>
              <w:t xml:space="preserve"> Se muestra en pantalla la interfaz gráfica “menú modificación de aspirante”.</w:t>
            </w:r>
          </w:p>
        </w:tc>
      </w:tr>
      <w:tr w:rsidR="004B1CE3" w:rsidRPr="00142753" w14:paraId="49C8007A" w14:textId="77777777" w:rsidTr="00834F96">
        <w:tc>
          <w:tcPr>
            <w:tcW w:w="4715" w:type="dxa"/>
            <w:tcBorders>
              <w:left w:val="single" w:sz="12" w:space="0" w:color="auto"/>
            </w:tcBorders>
          </w:tcPr>
          <w:p w14:paraId="19637E9F" w14:textId="75E72B0E" w:rsidR="004B1CE3" w:rsidRPr="00FB6CD7" w:rsidRDefault="004B1CE3" w:rsidP="004B1CE3">
            <w:pPr>
              <w:rPr>
                <w:lang w:val="es-VE"/>
              </w:rPr>
            </w:pPr>
          </w:p>
        </w:tc>
        <w:tc>
          <w:tcPr>
            <w:tcW w:w="4715" w:type="dxa"/>
            <w:tcBorders>
              <w:right w:val="single" w:sz="12" w:space="0" w:color="auto"/>
            </w:tcBorders>
          </w:tcPr>
          <w:p w14:paraId="18FD558F" w14:textId="7FCAA31E" w:rsidR="004B1CE3" w:rsidRPr="00FB6CD7" w:rsidRDefault="004B1CE3" w:rsidP="004B1CE3">
            <w:pPr>
              <w:rPr>
                <w:lang w:val="es-VE"/>
              </w:rPr>
            </w:pPr>
            <w:r w:rsidRPr="00FB6CD7">
              <w:rPr>
                <w:b/>
                <w:bCs/>
                <w:lang w:val="es-VE"/>
              </w:rPr>
              <w:t xml:space="preserve">3)   </w:t>
            </w:r>
            <w:r w:rsidRPr="00FB6CD7">
              <w:rPr>
                <w:lang w:val="es-VE"/>
              </w:rPr>
              <w:t>Se adquiere los datos del aspirante y se muestran los campos de su perfil modificables en la interfaz.</w:t>
            </w:r>
          </w:p>
        </w:tc>
      </w:tr>
      <w:tr w:rsidR="004B1CE3" w:rsidRPr="00FB6CD7" w14:paraId="00D950E1" w14:textId="77777777" w:rsidTr="00834F96">
        <w:tc>
          <w:tcPr>
            <w:tcW w:w="4715" w:type="dxa"/>
            <w:tcBorders>
              <w:left w:val="single" w:sz="12" w:space="0" w:color="auto"/>
            </w:tcBorders>
          </w:tcPr>
          <w:p w14:paraId="18C724A2" w14:textId="4F5D8193" w:rsidR="004B1CE3" w:rsidRPr="00FB6CD7" w:rsidRDefault="004B1CE3" w:rsidP="004B1CE3">
            <w:pPr>
              <w:rPr>
                <w:lang w:val="es-VE"/>
              </w:rPr>
            </w:pPr>
            <w:r w:rsidRPr="00FB6CD7">
              <w:rPr>
                <w:b/>
                <w:bCs/>
                <w:lang w:val="es-VE"/>
              </w:rPr>
              <w:t>4)</w:t>
            </w:r>
            <w:r w:rsidRPr="00FB6CD7">
              <w:rPr>
                <w:lang w:val="es-VE"/>
              </w:rPr>
              <w:t xml:space="preserve">  Modifica los campos</w:t>
            </w:r>
          </w:p>
          <w:p w14:paraId="65624517" w14:textId="406BBA16" w:rsidR="004B1CE3" w:rsidRPr="00FB6CD7" w:rsidRDefault="004B1CE3" w:rsidP="004B1CE3">
            <w:pPr>
              <w:rPr>
                <w:lang w:val="es-VE"/>
              </w:rPr>
            </w:pPr>
          </w:p>
        </w:tc>
        <w:tc>
          <w:tcPr>
            <w:tcW w:w="4715" w:type="dxa"/>
            <w:tcBorders>
              <w:right w:val="single" w:sz="12" w:space="0" w:color="auto"/>
            </w:tcBorders>
          </w:tcPr>
          <w:p w14:paraId="0601745A" w14:textId="77777777" w:rsidR="004B1CE3" w:rsidRPr="00FB6CD7" w:rsidRDefault="004B1CE3" w:rsidP="004B1CE3">
            <w:pPr>
              <w:rPr>
                <w:b/>
                <w:bCs/>
                <w:lang w:val="es-VE"/>
              </w:rPr>
            </w:pPr>
          </w:p>
        </w:tc>
      </w:tr>
      <w:tr w:rsidR="004B1CE3" w:rsidRPr="00142753" w14:paraId="2DB13A9F" w14:textId="77777777" w:rsidTr="004B1CE3">
        <w:tc>
          <w:tcPr>
            <w:tcW w:w="4715" w:type="dxa"/>
            <w:tcBorders>
              <w:left w:val="single" w:sz="12" w:space="0" w:color="auto"/>
              <w:bottom w:val="single" w:sz="2" w:space="0" w:color="auto"/>
            </w:tcBorders>
          </w:tcPr>
          <w:p w14:paraId="2C007359" w14:textId="77777777" w:rsidR="004B1CE3" w:rsidRPr="00FB6CD7" w:rsidRDefault="004B1CE3" w:rsidP="004B1CE3">
            <w:pPr>
              <w:rPr>
                <w:lang w:val="es-VE"/>
              </w:rPr>
            </w:pPr>
          </w:p>
        </w:tc>
        <w:tc>
          <w:tcPr>
            <w:tcW w:w="4715" w:type="dxa"/>
            <w:tcBorders>
              <w:bottom w:val="single" w:sz="2" w:space="0" w:color="auto"/>
              <w:right w:val="single" w:sz="12" w:space="0" w:color="auto"/>
            </w:tcBorders>
          </w:tcPr>
          <w:p w14:paraId="34EE1BE7" w14:textId="35215368" w:rsidR="004B1CE3" w:rsidRPr="00FB6CD7" w:rsidRDefault="004B1CE3" w:rsidP="004B1CE3">
            <w:pPr>
              <w:rPr>
                <w:lang w:val="es-VE"/>
              </w:rPr>
            </w:pPr>
            <w:r w:rsidRPr="00FB6CD7">
              <w:rPr>
                <w:b/>
                <w:bCs/>
                <w:lang w:val="es-VE"/>
              </w:rPr>
              <w:t>5)</w:t>
            </w:r>
            <w:r w:rsidRPr="00FB6CD7">
              <w:rPr>
                <w:lang w:val="es-VE"/>
              </w:rPr>
              <w:t xml:space="preserve"> Valida los datos introducidos por el </w:t>
            </w:r>
            <w:r w:rsidR="006C779C" w:rsidRPr="00FB6CD7">
              <w:rPr>
                <w:lang w:val="es-VE"/>
              </w:rPr>
              <w:t>aspirante.</w:t>
            </w:r>
          </w:p>
        </w:tc>
      </w:tr>
      <w:tr w:rsidR="004B1CE3" w:rsidRPr="00142753" w14:paraId="0720A0DA" w14:textId="77777777" w:rsidTr="004B1CE3">
        <w:tc>
          <w:tcPr>
            <w:tcW w:w="4715" w:type="dxa"/>
            <w:tcBorders>
              <w:top w:val="single" w:sz="2" w:space="0" w:color="auto"/>
              <w:left w:val="single" w:sz="12" w:space="0" w:color="auto"/>
              <w:bottom w:val="single" w:sz="2" w:space="0" w:color="auto"/>
            </w:tcBorders>
          </w:tcPr>
          <w:p w14:paraId="3C53B99B" w14:textId="77777777" w:rsidR="004B1CE3" w:rsidRPr="00FB6CD7" w:rsidRDefault="004B1CE3" w:rsidP="004B1CE3">
            <w:pPr>
              <w:rPr>
                <w:lang w:val="es-VE"/>
              </w:rPr>
            </w:pPr>
          </w:p>
        </w:tc>
        <w:tc>
          <w:tcPr>
            <w:tcW w:w="4715" w:type="dxa"/>
            <w:tcBorders>
              <w:top w:val="single" w:sz="2" w:space="0" w:color="auto"/>
              <w:bottom w:val="single" w:sz="2" w:space="0" w:color="auto"/>
              <w:right w:val="single" w:sz="12" w:space="0" w:color="auto"/>
            </w:tcBorders>
          </w:tcPr>
          <w:p w14:paraId="73044D91" w14:textId="16C894BE" w:rsidR="004B1CE3" w:rsidRPr="00FB6CD7" w:rsidRDefault="004B1CE3" w:rsidP="004B1CE3">
            <w:pPr>
              <w:rPr>
                <w:lang w:val="es-VE"/>
              </w:rPr>
            </w:pPr>
            <w:r w:rsidRPr="00FB6CD7">
              <w:rPr>
                <w:b/>
                <w:bCs/>
                <w:lang w:val="es-VE"/>
              </w:rPr>
              <w:t>6)</w:t>
            </w:r>
            <w:r w:rsidRPr="00FB6CD7">
              <w:rPr>
                <w:lang w:val="es-VE"/>
              </w:rPr>
              <w:t xml:space="preserve"> Modifica los datos del perfil del </w:t>
            </w:r>
            <w:r w:rsidR="006C779C" w:rsidRPr="00FB6CD7">
              <w:rPr>
                <w:lang w:val="es-VE"/>
              </w:rPr>
              <w:t>aspirante.</w:t>
            </w:r>
          </w:p>
        </w:tc>
      </w:tr>
      <w:tr w:rsidR="004B1CE3" w:rsidRPr="00142753" w14:paraId="4ABC3419" w14:textId="77777777" w:rsidTr="004B1CE3">
        <w:tc>
          <w:tcPr>
            <w:tcW w:w="4715" w:type="dxa"/>
            <w:tcBorders>
              <w:top w:val="single" w:sz="2" w:space="0" w:color="auto"/>
              <w:left w:val="single" w:sz="12" w:space="0" w:color="auto"/>
              <w:bottom w:val="single" w:sz="2" w:space="0" w:color="auto"/>
            </w:tcBorders>
          </w:tcPr>
          <w:p w14:paraId="40700D13" w14:textId="77777777" w:rsidR="004B1CE3" w:rsidRPr="00FB6CD7" w:rsidRDefault="004B1CE3" w:rsidP="004B1CE3">
            <w:pPr>
              <w:rPr>
                <w:lang w:val="es-VE"/>
              </w:rPr>
            </w:pPr>
          </w:p>
        </w:tc>
        <w:tc>
          <w:tcPr>
            <w:tcW w:w="4715" w:type="dxa"/>
            <w:tcBorders>
              <w:top w:val="single" w:sz="2" w:space="0" w:color="auto"/>
              <w:bottom w:val="single" w:sz="2" w:space="0" w:color="auto"/>
              <w:right w:val="single" w:sz="12" w:space="0" w:color="auto"/>
            </w:tcBorders>
          </w:tcPr>
          <w:p w14:paraId="25B27842" w14:textId="57D25447" w:rsidR="004B1CE3" w:rsidRPr="00FB6CD7" w:rsidRDefault="004B1CE3" w:rsidP="004B1CE3">
            <w:pPr>
              <w:rPr>
                <w:lang w:val="es-VE"/>
              </w:rPr>
            </w:pPr>
            <w:r w:rsidRPr="00FB6CD7">
              <w:rPr>
                <w:b/>
                <w:bCs/>
                <w:lang w:val="es-VE"/>
              </w:rPr>
              <w:t>7)</w:t>
            </w:r>
            <w:r w:rsidRPr="00FB6CD7">
              <w:rPr>
                <w:lang w:val="es-VE"/>
              </w:rPr>
              <w:t xml:space="preserve"> Muestra un mensaje informando que los campos han sido modificados exitosamente.</w:t>
            </w:r>
          </w:p>
        </w:tc>
      </w:tr>
      <w:tr w:rsidR="004B1CE3" w:rsidRPr="00FB6CD7" w14:paraId="76FEEB1F" w14:textId="77777777" w:rsidTr="004B1CE3">
        <w:tc>
          <w:tcPr>
            <w:tcW w:w="4715" w:type="dxa"/>
            <w:tcBorders>
              <w:top w:val="single" w:sz="2" w:space="0" w:color="auto"/>
              <w:left w:val="single" w:sz="12" w:space="0" w:color="auto"/>
              <w:bottom w:val="single" w:sz="2" w:space="0" w:color="auto"/>
            </w:tcBorders>
          </w:tcPr>
          <w:p w14:paraId="32E99318" w14:textId="4F298230" w:rsidR="004B1CE3" w:rsidRPr="00FB6CD7" w:rsidRDefault="004B1CE3" w:rsidP="004B1CE3">
            <w:pPr>
              <w:rPr>
                <w:lang w:val="es-VE"/>
              </w:rPr>
            </w:pPr>
            <w:r w:rsidRPr="00FB6CD7">
              <w:rPr>
                <w:lang w:val="es-VE"/>
              </w:rPr>
              <w:t>8) Presiona OK.</w:t>
            </w:r>
          </w:p>
        </w:tc>
        <w:tc>
          <w:tcPr>
            <w:tcW w:w="4715" w:type="dxa"/>
            <w:tcBorders>
              <w:top w:val="single" w:sz="2" w:space="0" w:color="auto"/>
              <w:bottom w:val="single" w:sz="2" w:space="0" w:color="auto"/>
              <w:right w:val="single" w:sz="12" w:space="0" w:color="auto"/>
            </w:tcBorders>
          </w:tcPr>
          <w:p w14:paraId="45BCCC85" w14:textId="77777777" w:rsidR="004B1CE3" w:rsidRPr="00FB6CD7" w:rsidRDefault="004B1CE3" w:rsidP="004B1CE3">
            <w:pPr>
              <w:rPr>
                <w:b/>
                <w:bCs/>
                <w:lang w:val="es-VE"/>
              </w:rPr>
            </w:pPr>
          </w:p>
        </w:tc>
      </w:tr>
      <w:tr w:rsidR="004B1CE3" w:rsidRPr="00142753" w14:paraId="47F318AC" w14:textId="77777777" w:rsidTr="004B1CE3">
        <w:tc>
          <w:tcPr>
            <w:tcW w:w="4715" w:type="dxa"/>
            <w:tcBorders>
              <w:top w:val="single" w:sz="2" w:space="0" w:color="auto"/>
              <w:left w:val="single" w:sz="12" w:space="0" w:color="auto"/>
              <w:bottom w:val="single" w:sz="12" w:space="0" w:color="auto"/>
            </w:tcBorders>
          </w:tcPr>
          <w:p w14:paraId="7307DEFC" w14:textId="77777777" w:rsidR="004B1CE3" w:rsidRPr="00FB6CD7" w:rsidRDefault="004B1CE3" w:rsidP="004B1CE3">
            <w:pPr>
              <w:rPr>
                <w:lang w:val="es-VE"/>
              </w:rPr>
            </w:pPr>
          </w:p>
        </w:tc>
        <w:tc>
          <w:tcPr>
            <w:tcW w:w="4715" w:type="dxa"/>
            <w:tcBorders>
              <w:top w:val="single" w:sz="2" w:space="0" w:color="auto"/>
              <w:bottom w:val="single" w:sz="12" w:space="0" w:color="auto"/>
              <w:right w:val="single" w:sz="12" w:space="0" w:color="auto"/>
            </w:tcBorders>
          </w:tcPr>
          <w:p w14:paraId="10026BED" w14:textId="0AC25D2B" w:rsidR="004B1CE3" w:rsidRPr="00FB6CD7" w:rsidRDefault="004B1CE3" w:rsidP="004B1CE3">
            <w:pPr>
              <w:rPr>
                <w:b/>
                <w:bCs/>
                <w:lang w:val="es-VE"/>
              </w:rPr>
            </w:pPr>
            <w:r w:rsidRPr="00FB6CD7">
              <w:rPr>
                <w:b/>
                <w:bCs/>
                <w:lang w:val="es-VE"/>
              </w:rPr>
              <w:t xml:space="preserve">9) </w:t>
            </w:r>
            <w:r w:rsidRPr="00FB6CD7">
              <w:rPr>
                <w:lang w:val="es-VE"/>
              </w:rPr>
              <w:t>Regresa al paso #2 del flujo básico.</w:t>
            </w:r>
          </w:p>
        </w:tc>
      </w:tr>
      <w:tr w:rsidR="004B1CE3" w:rsidRPr="00FB6CD7" w14:paraId="0D866C8C" w14:textId="77777777" w:rsidTr="00834F96">
        <w:trPr>
          <w:trHeight w:val="494"/>
        </w:trPr>
        <w:tc>
          <w:tcPr>
            <w:tcW w:w="9430" w:type="dxa"/>
            <w:gridSpan w:val="2"/>
            <w:tcBorders>
              <w:top w:val="single" w:sz="12" w:space="0" w:color="auto"/>
              <w:bottom w:val="single" w:sz="12" w:space="0" w:color="auto"/>
            </w:tcBorders>
          </w:tcPr>
          <w:p w14:paraId="0322A71A" w14:textId="77777777" w:rsidR="004B1CE3" w:rsidRPr="00FB6CD7" w:rsidRDefault="004B1CE3" w:rsidP="004B1CE3">
            <w:pPr>
              <w:rPr>
                <w:lang w:val="es-VE"/>
              </w:rPr>
            </w:pPr>
          </w:p>
          <w:p w14:paraId="637152E8" w14:textId="77777777" w:rsidR="004B1CE3" w:rsidRPr="00FB6CD7" w:rsidRDefault="004B1CE3" w:rsidP="004B1CE3">
            <w:pPr>
              <w:rPr>
                <w:b/>
                <w:bCs/>
                <w:lang w:val="es-VE"/>
              </w:rPr>
            </w:pPr>
            <w:r w:rsidRPr="00FB6CD7">
              <w:rPr>
                <w:b/>
                <w:bCs/>
                <w:lang w:val="es-VE"/>
              </w:rPr>
              <w:t>Flujos Alternos:</w:t>
            </w:r>
          </w:p>
        </w:tc>
      </w:tr>
      <w:tr w:rsidR="004B1CE3" w:rsidRPr="00FB6CD7" w14:paraId="4C0D395B" w14:textId="77777777" w:rsidTr="006C779C">
        <w:trPr>
          <w:trHeight w:val="494"/>
        </w:trPr>
        <w:tc>
          <w:tcPr>
            <w:tcW w:w="4715" w:type="dxa"/>
            <w:tcBorders>
              <w:top w:val="single" w:sz="12" w:space="0" w:color="auto"/>
              <w:left w:val="single" w:sz="12" w:space="0" w:color="auto"/>
              <w:bottom w:val="single" w:sz="12" w:space="0" w:color="auto"/>
            </w:tcBorders>
          </w:tcPr>
          <w:p w14:paraId="78FEEE4E" w14:textId="77777777" w:rsidR="004B1CE3" w:rsidRPr="00FB6CD7" w:rsidRDefault="004B1CE3" w:rsidP="004B1CE3">
            <w:pPr>
              <w:jc w:val="center"/>
              <w:rPr>
                <w:b/>
                <w:bCs/>
                <w:lang w:val="es-VE"/>
              </w:rPr>
            </w:pPr>
            <w:r w:rsidRPr="00FB6CD7">
              <w:rPr>
                <w:b/>
                <w:bCs/>
                <w:lang w:val="es-VE"/>
              </w:rPr>
              <w:t>ASPIRANTE</w:t>
            </w:r>
          </w:p>
          <w:p w14:paraId="6709100F" w14:textId="77777777" w:rsidR="004B1CE3" w:rsidRPr="00FB6CD7" w:rsidRDefault="004B1CE3" w:rsidP="004B1CE3">
            <w:pPr>
              <w:spacing w:after="120"/>
              <w:rPr>
                <w:b/>
                <w:bCs/>
                <w:i/>
                <w:iCs/>
                <w:color w:val="0000FF"/>
                <w:lang w:val="es-VE" w:eastAsia="es-ES"/>
              </w:rPr>
            </w:pPr>
          </w:p>
        </w:tc>
        <w:tc>
          <w:tcPr>
            <w:tcW w:w="4715" w:type="dxa"/>
            <w:tcBorders>
              <w:top w:val="single" w:sz="12" w:space="0" w:color="auto"/>
              <w:bottom w:val="single" w:sz="12" w:space="0" w:color="auto"/>
              <w:right w:val="single" w:sz="12" w:space="0" w:color="auto"/>
            </w:tcBorders>
          </w:tcPr>
          <w:p w14:paraId="61B9F4AD" w14:textId="77777777" w:rsidR="004B1CE3" w:rsidRPr="00FB6CD7" w:rsidRDefault="004B1CE3" w:rsidP="004B1CE3">
            <w:pPr>
              <w:jc w:val="center"/>
              <w:rPr>
                <w:b/>
                <w:bCs/>
                <w:lang w:val="es-VE"/>
              </w:rPr>
            </w:pPr>
            <w:r w:rsidRPr="00FB6CD7">
              <w:rPr>
                <w:b/>
                <w:bCs/>
                <w:lang w:val="es-VE"/>
              </w:rPr>
              <w:t>SISTEMA</w:t>
            </w:r>
          </w:p>
          <w:p w14:paraId="35EC79E6" w14:textId="77777777" w:rsidR="004B1CE3" w:rsidRPr="00FB6CD7" w:rsidRDefault="004B1CE3" w:rsidP="004B1CE3">
            <w:pPr>
              <w:spacing w:after="120"/>
              <w:rPr>
                <w:b/>
                <w:bCs/>
                <w:i/>
                <w:iCs/>
                <w:color w:val="0000FF"/>
                <w:lang w:val="es-VE" w:eastAsia="es-ES"/>
              </w:rPr>
            </w:pPr>
          </w:p>
        </w:tc>
      </w:tr>
      <w:tr w:rsidR="004B1CE3" w:rsidRPr="00142753" w14:paraId="34CF004B" w14:textId="77777777" w:rsidTr="006C779C">
        <w:trPr>
          <w:trHeight w:val="63"/>
        </w:trPr>
        <w:tc>
          <w:tcPr>
            <w:tcW w:w="4715" w:type="dxa"/>
            <w:tcBorders>
              <w:top w:val="single" w:sz="12" w:space="0" w:color="auto"/>
              <w:left w:val="single" w:sz="12" w:space="0" w:color="auto"/>
            </w:tcBorders>
          </w:tcPr>
          <w:p w14:paraId="325E38DE" w14:textId="77777777" w:rsidR="004B1CE3" w:rsidRPr="00FB6CD7" w:rsidRDefault="004B1CE3" w:rsidP="004B1CE3">
            <w:pPr>
              <w:rPr>
                <w:b/>
                <w:bCs/>
                <w:lang w:val="es-VE"/>
              </w:rPr>
            </w:pPr>
            <w:bookmarkStart w:id="21" w:name="_Hlk26630371"/>
          </w:p>
        </w:tc>
        <w:tc>
          <w:tcPr>
            <w:tcW w:w="4715" w:type="dxa"/>
            <w:tcBorders>
              <w:top w:val="single" w:sz="12" w:space="0" w:color="auto"/>
              <w:right w:val="single" w:sz="12" w:space="0" w:color="auto"/>
            </w:tcBorders>
          </w:tcPr>
          <w:p w14:paraId="63B86A33" w14:textId="1D56FBF9" w:rsidR="004B1CE3" w:rsidRPr="00FB6CD7" w:rsidRDefault="004B1CE3" w:rsidP="004B1CE3">
            <w:pPr>
              <w:rPr>
                <w:lang w:val="es-VE"/>
              </w:rPr>
            </w:pPr>
            <w:r w:rsidRPr="00FB6CD7">
              <w:rPr>
                <w:b/>
                <w:bCs/>
                <w:lang w:val="es-VE"/>
              </w:rPr>
              <w:t>5.</w:t>
            </w:r>
            <w:r w:rsidR="006C779C" w:rsidRPr="00FB6CD7">
              <w:rPr>
                <w:b/>
                <w:bCs/>
                <w:lang w:val="es-VE"/>
              </w:rPr>
              <w:t>1)</w:t>
            </w:r>
            <w:r w:rsidRPr="00FB6CD7">
              <w:rPr>
                <w:b/>
                <w:bCs/>
                <w:lang w:val="es-VE"/>
              </w:rPr>
              <w:t xml:space="preserve"> </w:t>
            </w:r>
            <w:r w:rsidRPr="00FB6CD7">
              <w:rPr>
                <w:bCs/>
                <w:lang w:val="es-VE"/>
              </w:rPr>
              <w:t>Los datos no son válidos.</w:t>
            </w:r>
          </w:p>
        </w:tc>
      </w:tr>
      <w:tr w:rsidR="004B1CE3" w:rsidRPr="00142753" w14:paraId="48AF5D3C" w14:textId="77777777" w:rsidTr="006C779C">
        <w:trPr>
          <w:trHeight w:val="63"/>
        </w:trPr>
        <w:tc>
          <w:tcPr>
            <w:tcW w:w="4715" w:type="dxa"/>
            <w:tcBorders>
              <w:left w:val="single" w:sz="12" w:space="0" w:color="auto"/>
              <w:bottom w:val="single" w:sz="12" w:space="0" w:color="auto"/>
            </w:tcBorders>
          </w:tcPr>
          <w:p w14:paraId="044B07F4" w14:textId="77777777" w:rsidR="004B1CE3" w:rsidRPr="00FB6CD7" w:rsidRDefault="004B1CE3" w:rsidP="004B1CE3">
            <w:pPr>
              <w:rPr>
                <w:b/>
                <w:bCs/>
                <w:lang w:val="es-VE"/>
              </w:rPr>
            </w:pPr>
          </w:p>
        </w:tc>
        <w:tc>
          <w:tcPr>
            <w:tcW w:w="4715" w:type="dxa"/>
            <w:tcBorders>
              <w:bottom w:val="single" w:sz="12" w:space="0" w:color="auto"/>
              <w:right w:val="single" w:sz="12" w:space="0" w:color="auto"/>
            </w:tcBorders>
          </w:tcPr>
          <w:p w14:paraId="4D7CD2CA" w14:textId="34CB49DD" w:rsidR="004B1CE3" w:rsidRPr="00FB6CD7" w:rsidRDefault="004B1CE3" w:rsidP="004B1CE3">
            <w:pPr>
              <w:rPr>
                <w:lang w:val="es-VE"/>
              </w:rPr>
            </w:pPr>
            <w:r w:rsidRPr="00FB6CD7">
              <w:rPr>
                <w:b/>
                <w:lang w:val="es-VE"/>
              </w:rPr>
              <w:t>5.2)</w:t>
            </w:r>
            <w:r w:rsidRPr="00FB6CD7">
              <w:rPr>
                <w:lang w:val="es-VE"/>
              </w:rPr>
              <w:t xml:space="preserve"> Advierte del campo incorrecto y lo re direcciona al paso #2 del flujo básico.</w:t>
            </w:r>
          </w:p>
        </w:tc>
      </w:tr>
      <w:tr w:rsidR="004B1CE3" w:rsidRPr="00FB6CD7" w14:paraId="2217B146" w14:textId="77777777" w:rsidTr="006C779C">
        <w:trPr>
          <w:trHeight w:val="63"/>
        </w:trPr>
        <w:tc>
          <w:tcPr>
            <w:tcW w:w="4715" w:type="dxa"/>
            <w:tcBorders>
              <w:top w:val="single" w:sz="12" w:space="0" w:color="auto"/>
              <w:left w:val="single" w:sz="12" w:space="0" w:color="auto"/>
            </w:tcBorders>
          </w:tcPr>
          <w:p w14:paraId="0A989613" w14:textId="24B511AF" w:rsidR="004B1CE3" w:rsidRPr="00FB6CD7" w:rsidRDefault="004B1CE3" w:rsidP="004B1CE3">
            <w:pPr>
              <w:rPr>
                <w:lang w:val="es-VE"/>
              </w:rPr>
            </w:pPr>
            <w:r w:rsidRPr="00FB6CD7">
              <w:rPr>
                <w:b/>
                <w:bCs/>
                <w:lang w:val="es-VE"/>
              </w:rPr>
              <w:t>6.1)</w:t>
            </w:r>
            <w:r w:rsidRPr="00FB6CD7">
              <w:rPr>
                <w:lang w:val="es-VE"/>
              </w:rPr>
              <w:t xml:space="preserve"> Selecciona “Regresar al Menú”.</w:t>
            </w:r>
          </w:p>
        </w:tc>
        <w:tc>
          <w:tcPr>
            <w:tcW w:w="4715" w:type="dxa"/>
            <w:tcBorders>
              <w:top w:val="single" w:sz="12" w:space="0" w:color="auto"/>
              <w:right w:val="single" w:sz="12" w:space="0" w:color="auto"/>
            </w:tcBorders>
          </w:tcPr>
          <w:p w14:paraId="1AC21120" w14:textId="77777777" w:rsidR="004B1CE3" w:rsidRPr="00FB6CD7" w:rsidRDefault="004B1CE3" w:rsidP="004B1CE3">
            <w:pPr>
              <w:rPr>
                <w:lang w:val="es-VE"/>
              </w:rPr>
            </w:pPr>
          </w:p>
        </w:tc>
      </w:tr>
      <w:tr w:rsidR="004B1CE3" w:rsidRPr="00142753" w14:paraId="74178619" w14:textId="77777777" w:rsidTr="00834F96">
        <w:trPr>
          <w:trHeight w:val="177"/>
        </w:trPr>
        <w:tc>
          <w:tcPr>
            <w:tcW w:w="4715" w:type="dxa"/>
            <w:tcBorders>
              <w:left w:val="single" w:sz="12" w:space="0" w:color="auto"/>
              <w:bottom w:val="single" w:sz="12" w:space="0" w:color="auto"/>
            </w:tcBorders>
          </w:tcPr>
          <w:p w14:paraId="01F88A33" w14:textId="77777777" w:rsidR="004B1CE3" w:rsidRPr="00FB6CD7" w:rsidRDefault="004B1CE3" w:rsidP="004B1CE3">
            <w:pPr>
              <w:rPr>
                <w:lang w:val="es-VE"/>
              </w:rPr>
            </w:pPr>
          </w:p>
        </w:tc>
        <w:tc>
          <w:tcPr>
            <w:tcW w:w="4715" w:type="dxa"/>
            <w:tcBorders>
              <w:bottom w:val="single" w:sz="12" w:space="0" w:color="auto"/>
              <w:right w:val="single" w:sz="12" w:space="0" w:color="auto"/>
            </w:tcBorders>
          </w:tcPr>
          <w:p w14:paraId="36DA69BF" w14:textId="6A076765" w:rsidR="004B1CE3" w:rsidRPr="00FB6CD7" w:rsidRDefault="004B1CE3" w:rsidP="004B1CE3">
            <w:pPr>
              <w:rPr>
                <w:bCs/>
                <w:lang w:val="es-VE"/>
              </w:rPr>
            </w:pPr>
            <w:r w:rsidRPr="00FB6CD7">
              <w:rPr>
                <w:b/>
                <w:bCs/>
                <w:lang w:val="es-VE"/>
              </w:rPr>
              <w:t xml:space="preserve">6.2) </w:t>
            </w:r>
            <w:r w:rsidRPr="00FB6CD7">
              <w:rPr>
                <w:bCs/>
                <w:lang w:val="es-VE"/>
              </w:rPr>
              <w:t>Redirecciona al aspirante al menú principal.</w:t>
            </w:r>
          </w:p>
        </w:tc>
      </w:tr>
      <w:tr w:rsidR="006C779C" w:rsidRPr="00FB6CD7" w14:paraId="26C21D4D" w14:textId="77777777" w:rsidTr="00834F96">
        <w:trPr>
          <w:trHeight w:val="177"/>
        </w:trPr>
        <w:tc>
          <w:tcPr>
            <w:tcW w:w="4715" w:type="dxa"/>
            <w:tcBorders>
              <w:left w:val="single" w:sz="12" w:space="0" w:color="auto"/>
              <w:bottom w:val="single" w:sz="12" w:space="0" w:color="auto"/>
            </w:tcBorders>
          </w:tcPr>
          <w:p w14:paraId="3446A3B3" w14:textId="1961C69D" w:rsidR="006C779C" w:rsidRPr="00FB6CD7" w:rsidRDefault="006C779C" w:rsidP="004B1CE3">
            <w:pPr>
              <w:rPr>
                <w:lang w:val="es-VE"/>
              </w:rPr>
            </w:pPr>
            <w:r w:rsidRPr="00FB6CD7">
              <w:rPr>
                <w:b/>
                <w:bCs/>
                <w:lang w:val="es-VE"/>
              </w:rPr>
              <w:t>7.1)</w:t>
            </w:r>
            <w:r w:rsidRPr="00FB6CD7">
              <w:rPr>
                <w:lang w:val="es-VE"/>
              </w:rPr>
              <w:t xml:space="preserve"> Selecciona “Eliminar Perfil”</w:t>
            </w:r>
          </w:p>
        </w:tc>
        <w:tc>
          <w:tcPr>
            <w:tcW w:w="4715" w:type="dxa"/>
            <w:tcBorders>
              <w:bottom w:val="single" w:sz="12" w:space="0" w:color="auto"/>
              <w:right w:val="single" w:sz="12" w:space="0" w:color="auto"/>
            </w:tcBorders>
          </w:tcPr>
          <w:p w14:paraId="1502C812" w14:textId="77777777" w:rsidR="006C779C" w:rsidRPr="00FB6CD7" w:rsidRDefault="006C779C" w:rsidP="004B1CE3">
            <w:pPr>
              <w:rPr>
                <w:b/>
                <w:bCs/>
                <w:lang w:val="es-VE"/>
              </w:rPr>
            </w:pPr>
          </w:p>
        </w:tc>
      </w:tr>
      <w:tr w:rsidR="006C779C" w:rsidRPr="00142753" w14:paraId="6BCC7961" w14:textId="77777777" w:rsidTr="00834F96">
        <w:trPr>
          <w:trHeight w:val="177"/>
        </w:trPr>
        <w:tc>
          <w:tcPr>
            <w:tcW w:w="4715" w:type="dxa"/>
            <w:tcBorders>
              <w:left w:val="single" w:sz="12" w:space="0" w:color="auto"/>
              <w:bottom w:val="single" w:sz="12" w:space="0" w:color="auto"/>
            </w:tcBorders>
          </w:tcPr>
          <w:p w14:paraId="11068B1F" w14:textId="77777777" w:rsidR="006C779C" w:rsidRPr="00FB6CD7" w:rsidRDefault="006C779C" w:rsidP="004B1CE3">
            <w:pPr>
              <w:rPr>
                <w:lang w:val="es-VE"/>
              </w:rPr>
            </w:pPr>
          </w:p>
        </w:tc>
        <w:tc>
          <w:tcPr>
            <w:tcW w:w="4715" w:type="dxa"/>
            <w:tcBorders>
              <w:bottom w:val="single" w:sz="12" w:space="0" w:color="auto"/>
              <w:right w:val="single" w:sz="12" w:space="0" w:color="auto"/>
            </w:tcBorders>
          </w:tcPr>
          <w:p w14:paraId="4313DB2F" w14:textId="2F1FD808" w:rsidR="006C779C" w:rsidRPr="00FB6CD7" w:rsidRDefault="006C779C" w:rsidP="004B1CE3">
            <w:pPr>
              <w:rPr>
                <w:lang w:val="es-VE"/>
              </w:rPr>
            </w:pPr>
            <w:r w:rsidRPr="00FB6CD7">
              <w:rPr>
                <w:b/>
                <w:bCs/>
                <w:lang w:val="es-VE"/>
              </w:rPr>
              <w:t>7.2)</w:t>
            </w:r>
            <w:r w:rsidRPr="00FB6CD7">
              <w:rPr>
                <w:lang w:val="es-VE"/>
              </w:rPr>
              <w:t xml:space="preserve"> Muestra interfaz de “Eliminar Perfil”.</w:t>
            </w:r>
          </w:p>
        </w:tc>
      </w:tr>
      <w:tr w:rsidR="004B1CE3" w:rsidRPr="00FB6CD7" w14:paraId="2355A16B" w14:textId="77777777" w:rsidTr="006C779C">
        <w:trPr>
          <w:trHeight w:val="177"/>
        </w:trPr>
        <w:tc>
          <w:tcPr>
            <w:tcW w:w="4715" w:type="dxa"/>
            <w:tcBorders>
              <w:left w:val="single" w:sz="12" w:space="0" w:color="auto"/>
              <w:bottom w:val="single" w:sz="2" w:space="0" w:color="auto"/>
            </w:tcBorders>
          </w:tcPr>
          <w:p w14:paraId="172E2061" w14:textId="7C5412CF" w:rsidR="004B1CE3" w:rsidRPr="00FB6CD7" w:rsidRDefault="006C779C" w:rsidP="004B1CE3">
            <w:pPr>
              <w:rPr>
                <w:lang w:val="es-VE"/>
              </w:rPr>
            </w:pPr>
            <w:r w:rsidRPr="00FB6CD7">
              <w:rPr>
                <w:b/>
                <w:bCs/>
                <w:lang w:val="es-VE"/>
              </w:rPr>
              <w:t>8</w:t>
            </w:r>
            <w:r w:rsidR="004B1CE3" w:rsidRPr="00FB6CD7">
              <w:rPr>
                <w:b/>
                <w:bCs/>
                <w:lang w:val="es-VE"/>
              </w:rPr>
              <w:t>.1)</w:t>
            </w:r>
            <w:r w:rsidR="004B1CE3" w:rsidRPr="00FB6CD7">
              <w:rPr>
                <w:lang w:val="es-VE"/>
              </w:rPr>
              <w:t xml:space="preserve"> Sale de la página.</w:t>
            </w:r>
          </w:p>
        </w:tc>
        <w:tc>
          <w:tcPr>
            <w:tcW w:w="4715" w:type="dxa"/>
            <w:tcBorders>
              <w:bottom w:val="single" w:sz="2" w:space="0" w:color="auto"/>
              <w:right w:val="single" w:sz="12" w:space="0" w:color="auto"/>
            </w:tcBorders>
          </w:tcPr>
          <w:p w14:paraId="5F9CF451" w14:textId="77777777" w:rsidR="004B1CE3" w:rsidRPr="00FB6CD7" w:rsidRDefault="004B1CE3" w:rsidP="004B1CE3">
            <w:pPr>
              <w:rPr>
                <w:b/>
                <w:bCs/>
                <w:lang w:val="es-VE"/>
              </w:rPr>
            </w:pPr>
          </w:p>
        </w:tc>
      </w:tr>
      <w:tr w:rsidR="004B1CE3" w:rsidRPr="00FB6CD7" w14:paraId="6714B6C5" w14:textId="77777777" w:rsidTr="006C779C">
        <w:trPr>
          <w:trHeight w:val="177"/>
        </w:trPr>
        <w:tc>
          <w:tcPr>
            <w:tcW w:w="4715" w:type="dxa"/>
            <w:tcBorders>
              <w:top w:val="single" w:sz="2" w:space="0" w:color="auto"/>
              <w:left w:val="single" w:sz="12" w:space="0" w:color="auto"/>
              <w:bottom w:val="single" w:sz="12" w:space="0" w:color="auto"/>
            </w:tcBorders>
          </w:tcPr>
          <w:p w14:paraId="0E7B2256" w14:textId="77777777" w:rsidR="004B1CE3" w:rsidRPr="00FB6CD7" w:rsidRDefault="004B1CE3" w:rsidP="004B1CE3">
            <w:pPr>
              <w:rPr>
                <w:lang w:val="es-VE"/>
              </w:rPr>
            </w:pPr>
          </w:p>
        </w:tc>
        <w:tc>
          <w:tcPr>
            <w:tcW w:w="4715" w:type="dxa"/>
            <w:tcBorders>
              <w:top w:val="single" w:sz="2" w:space="0" w:color="auto"/>
              <w:bottom w:val="single" w:sz="12" w:space="0" w:color="auto"/>
              <w:right w:val="single" w:sz="12" w:space="0" w:color="auto"/>
            </w:tcBorders>
          </w:tcPr>
          <w:p w14:paraId="24E101F4" w14:textId="2B82333B" w:rsidR="004B1CE3" w:rsidRPr="00FB6CD7" w:rsidRDefault="006C779C" w:rsidP="004B1CE3">
            <w:pPr>
              <w:rPr>
                <w:b/>
                <w:bCs/>
                <w:lang w:val="es-VE"/>
              </w:rPr>
            </w:pPr>
            <w:r w:rsidRPr="00FB6CD7">
              <w:rPr>
                <w:b/>
                <w:bCs/>
                <w:lang w:val="es-VE"/>
              </w:rPr>
              <w:t>8</w:t>
            </w:r>
            <w:r w:rsidR="004B1CE3" w:rsidRPr="00FB6CD7">
              <w:rPr>
                <w:b/>
                <w:bCs/>
                <w:lang w:val="es-VE"/>
              </w:rPr>
              <w:t xml:space="preserve">.2) </w:t>
            </w:r>
            <w:r w:rsidR="004B1CE3" w:rsidRPr="00FB6CD7">
              <w:rPr>
                <w:lang w:val="es-VE"/>
              </w:rPr>
              <w:t>Cancela la operación.</w:t>
            </w:r>
          </w:p>
        </w:tc>
      </w:tr>
      <w:bookmarkEnd w:id="21"/>
      <w:tr w:rsidR="004B1CE3" w:rsidRPr="00142753" w14:paraId="48859DBF" w14:textId="77777777" w:rsidTr="00834F96">
        <w:tc>
          <w:tcPr>
            <w:tcW w:w="9430" w:type="dxa"/>
            <w:gridSpan w:val="2"/>
            <w:tcBorders>
              <w:top w:val="single" w:sz="12" w:space="0" w:color="auto"/>
            </w:tcBorders>
          </w:tcPr>
          <w:p w14:paraId="45806963" w14:textId="77777777" w:rsidR="004B1CE3" w:rsidRPr="00FB6CD7" w:rsidRDefault="004B1CE3" w:rsidP="004B1CE3">
            <w:pPr>
              <w:rPr>
                <w:b/>
                <w:bCs/>
                <w:lang w:val="es-VE"/>
              </w:rPr>
            </w:pPr>
            <w:r w:rsidRPr="00FB6CD7">
              <w:rPr>
                <w:b/>
                <w:bCs/>
                <w:lang w:val="es-VE"/>
              </w:rPr>
              <w:t xml:space="preserve">Postcondición(es): </w:t>
            </w:r>
          </w:p>
          <w:p w14:paraId="6A57E1FD" w14:textId="6EDED4D0" w:rsidR="004B1CE3" w:rsidRPr="00FB6CD7" w:rsidRDefault="004B1CE3" w:rsidP="004B1CE3">
            <w:pPr>
              <w:keepLines/>
              <w:numPr>
                <w:ilvl w:val="0"/>
                <w:numId w:val="5"/>
              </w:numPr>
              <w:spacing w:after="120"/>
              <w:rPr>
                <w:lang w:val="es-VE"/>
              </w:rPr>
            </w:pPr>
            <w:r w:rsidRPr="00FB6CD7">
              <w:rPr>
                <w:lang w:val="es-VE"/>
              </w:rPr>
              <w:t>Se actualizan los datos del</w:t>
            </w:r>
            <w:r w:rsidR="008450D8">
              <w:rPr>
                <w:lang w:val="es-VE"/>
              </w:rPr>
              <w:t xml:space="preserve"> perfil del</w:t>
            </w:r>
            <w:r w:rsidRPr="00FB6CD7">
              <w:rPr>
                <w:lang w:val="es-VE"/>
              </w:rPr>
              <w:t xml:space="preserve"> aspirante en la base de datos.</w:t>
            </w:r>
          </w:p>
        </w:tc>
      </w:tr>
      <w:tr w:rsidR="004B1CE3" w:rsidRPr="00142753" w14:paraId="27FBFDD3" w14:textId="77777777" w:rsidTr="00834F96">
        <w:trPr>
          <w:trHeight w:val="67"/>
        </w:trPr>
        <w:tc>
          <w:tcPr>
            <w:tcW w:w="9430" w:type="dxa"/>
            <w:gridSpan w:val="2"/>
          </w:tcPr>
          <w:p w14:paraId="4901855F" w14:textId="77777777" w:rsidR="004B1CE3" w:rsidRPr="00FB6CD7" w:rsidRDefault="004B1CE3" w:rsidP="004B1CE3">
            <w:pPr>
              <w:rPr>
                <w:b/>
                <w:bCs/>
                <w:lang w:val="es-VE"/>
              </w:rPr>
            </w:pPr>
            <w:r w:rsidRPr="00FB6CD7">
              <w:rPr>
                <w:b/>
                <w:bCs/>
                <w:lang w:val="es-VE"/>
              </w:rPr>
              <w:t xml:space="preserve">Requerimiento(s) especial(es): </w:t>
            </w:r>
          </w:p>
          <w:p w14:paraId="5A66774F" w14:textId="77777777" w:rsidR="004B1CE3" w:rsidRPr="00FB6CD7" w:rsidRDefault="004B1CE3" w:rsidP="004B1CE3">
            <w:pPr>
              <w:rPr>
                <w:bCs/>
                <w:lang w:val="es-VE"/>
              </w:rPr>
            </w:pPr>
            <w:r w:rsidRPr="00FB6CD7">
              <w:rPr>
                <w:lang w:val="es-VE"/>
              </w:rPr>
              <w:t xml:space="preserve">         Los datos del usuario solo deben ser modificables por el mismo usuario.</w:t>
            </w:r>
          </w:p>
        </w:tc>
      </w:tr>
      <w:tr w:rsidR="004B1CE3" w:rsidRPr="00142753" w14:paraId="2D9716C6" w14:textId="77777777" w:rsidTr="00834F96">
        <w:trPr>
          <w:trHeight w:val="567"/>
        </w:trPr>
        <w:tc>
          <w:tcPr>
            <w:tcW w:w="9430" w:type="dxa"/>
            <w:gridSpan w:val="2"/>
          </w:tcPr>
          <w:p w14:paraId="09453F41" w14:textId="77777777" w:rsidR="004B1CE3" w:rsidRPr="00FB6CD7" w:rsidRDefault="004B1CE3" w:rsidP="004B1CE3">
            <w:pPr>
              <w:rPr>
                <w:b/>
                <w:bCs/>
                <w:lang w:val="es-VE"/>
              </w:rPr>
            </w:pPr>
            <w:r w:rsidRPr="00FB6CD7">
              <w:rPr>
                <w:b/>
                <w:bCs/>
                <w:lang w:val="es-VE"/>
              </w:rPr>
              <w:t xml:space="preserve">Punto(s) de extensión: </w:t>
            </w:r>
          </w:p>
          <w:p w14:paraId="40984B8C" w14:textId="21D92082" w:rsidR="004B1CE3" w:rsidRPr="00FB6CD7" w:rsidRDefault="004B1CE3" w:rsidP="004B1CE3">
            <w:pPr>
              <w:keepLines/>
              <w:numPr>
                <w:ilvl w:val="0"/>
                <w:numId w:val="5"/>
              </w:numPr>
              <w:spacing w:after="120"/>
              <w:rPr>
                <w:lang w:val="es-VE"/>
              </w:rPr>
            </w:pPr>
            <w:r w:rsidRPr="00FB6CD7">
              <w:rPr>
                <w:lang w:val="es-VE"/>
              </w:rPr>
              <w:t xml:space="preserve">El caso de uso “Eliminar Perfil” </w:t>
            </w:r>
            <w:r w:rsidR="006C779C" w:rsidRPr="00FB6CD7">
              <w:rPr>
                <w:lang w:val="es-VE"/>
              </w:rPr>
              <w:t>extiende a este caso de uso en el paso 7.2 de los flujos alternos.</w:t>
            </w:r>
          </w:p>
        </w:tc>
      </w:tr>
    </w:tbl>
    <w:p w14:paraId="1166629A" w14:textId="77777777" w:rsidR="00A16EF9" w:rsidRPr="00FB6CD7" w:rsidRDefault="00A16EF9" w:rsidP="00A16EF9">
      <w:pPr>
        <w:pStyle w:val="Ttulo3"/>
        <w:numPr>
          <w:ilvl w:val="0"/>
          <w:numId w:val="0"/>
        </w:numPr>
        <w:rPr>
          <w:b/>
          <w:bCs/>
          <w:lang w:val="es-VE"/>
        </w:rPr>
      </w:pPr>
    </w:p>
    <w:p w14:paraId="1FE15AAE" w14:textId="22FAB430" w:rsidR="00A16EF9" w:rsidRPr="00FB6CD7" w:rsidRDefault="00A16EF9" w:rsidP="00A16EF9">
      <w:pPr>
        <w:pStyle w:val="Ttulo3"/>
        <w:rPr>
          <w:b/>
          <w:bCs/>
          <w:lang w:val="es-VE"/>
        </w:rPr>
      </w:pPr>
      <w:r w:rsidRPr="00FB6CD7">
        <w:rPr>
          <w:b/>
          <w:bCs/>
          <w:lang w:val="es-VE"/>
        </w:rPr>
        <w:t>&lt; 6 – Modificar Perfil de Empresa &gt;</w:t>
      </w:r>
    </w:p>
    <w:p w14:paraId="2360898C" w14:textId="77777777" w:rsidR="00A16EF9" w:rsidRPr="00FB6CD7" w:rsidRDefault="00A16EF9" w:rsidP="00A16EF9">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Mickel Arroz)</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6C779C" w:rsidRPr="00142753" w14:paraId="153CD41E" w14:textId="77777777" w:rsidTr="00834F96">
        <w:tc>
          <w:tcPr>
            <w:tcW w:w="9430" w:type="dxa"/>
            <w:gridSpan w:val="2"/>
          </w:tcPr>
          <w:p w14:paraId="031A18A3" w14:textId="77777777" w:rsidR="006C779C" w:rsidRPr="00FB6CD7" w:rsidRDefault="006C779C" w:rsidP="006C779C">
            <w:pPr>
              <w:rPr>
                <w:b/>
                <w:bCs/>
                <w:lang w:val="es-VE" w:eastAsia="es-ES"/>
              </w:rPr>
            </w:pPr>
            <w:r w:rsidRPr="00FB6CD7">
              <w:rPr>
                <w:b/>
                <w:bCs/>
                <w:lang w:val="es-VE"/>
              </w:rPr>
              <w:t>Descripción:</w:t>
            </w:r>
            <w:r w:rsidRPr="00FB6CD7">
              <w:rPr>
                <w:b/>
                <w:bCs/>
                <w:lang w:val="es-VE" w:eastAsia="es-ES"/>
              </w:rPr>
              <w:t xml:space="preserve"> </w:t>
            </w:r>
          </w:p>
          <w:p w14:paraId="1B2FD64C" w14:textId="77777777" w:rsidR="006C779C" w:rsidRPr="00FB6CD7" w:rsidRDefault="006C779C" w:rsidP="006C779C">
            <w:pPr>
              <w:keepLines/>
              <w:spacing w:after="120"/>
              <w:rPr>
                <w:lang w:val="es-VE" w:eastAsia="es-ES"/>
              </w:rPr>
            </w:pPr>
            <w:r w:rsidRPr="00FB6CD7">
              <w:rPr>
                <w:lang w:val="es-VE" w:eastAsia="es-ES"/>
              </w:rPr>
              <w:t xml:space="preserve">          El sistema debe modificar los datos del usuario tipo Empresa.</w:t>
            </w:r>
          </w:p>
        </w:tc>
      </w:tr>
      <w:tr w:rsidR="006C779C" w:rsidRPr="00FB6CD7" w14:paraId="03897ED5" w14:textId="77777777" w:rsidTr="00834F96">
        <w:tc>
          <w:tcPr>
            <w:tcW w:w="9430" w:type="dxa"/>
            <w:gridSpan w:val="2"/>
          </w:tcPr>
          <w:p w14:paraId="59A23759" w14:textId="77777777" w:rsidR="006C779C" w:rsidRPr="00FB6CD7" w:rsidRDefault="006C779C" w:rsidP="006C779C">
            <w:pPr>
              <w:rPr>
                <w:b/>
                <w:bCs/>
                <w:lang w:val="es-VE"/>
              </w:rPr>
            </w:pPr>
            <w:r w:rsidRPr="00FB6CD7">
              <w:rPr>
                <w:b/>
                <w:bCs/>
                <w:lang w:val="es-VE"/>
              </w:rPr>
              <w:t>Requerimiento:</w:t>
            </w:r>
          </w:p>
          <w:p w14:paraId="3F3230DE" w14:textId="77777777" w:rsidR="006C779C" w:rsidRPr="00FB6CD7" w:rsidRDefault="006C779C" w:rsidP="006C779C">
            <w:pPr>
              <w:ind w:left="284"/>
              <w:rPr>
                <w:b/>
                <w:bCs/>
                <w:lang w:val="es-VE"/>
              </w:rPr>
            </w:pPr>
            <w:r w:rsidRPr="00FB6CD7">
              <w:rPr>
                <w:bCs/>
                <w:lang w:val="es-VE"/>
              </w:rPr>
              <w:t>Req4</w:t>
            </w:r>
          </w:p>
        </w:tc>
      </w:tr>
      <w:tr w:rsidR="006C779C" w:rsidRPr="00142753" w14:paraId="38C619A1" w14:textId="77777777" w:rsidTr="00834F96">
        <w:tc>
          <w:tcPr>
            <w:tcW w:w="9430" w:type="dxa"/>
            <w:gridSpan w:val="2"/>
          </w:tcPr>
          <w:p w14:paraId="4CD35E1C" w14:textId="77777777" w:rsidR="006C779C" w:rsidRPr="00FB6CD7" w:rsidRDefault="006C779C" w:rsidP="006C779C">
            <w:pPr>
              <w:rPr>
                <w:b/>
                <w:bCs/>
                <w:lang w:val="es-VE"/>
              </w:rPr>
            </w:pPr>
            <w:r w:rsidRPr="00FB6CD7">
              <w:rPr>
                <w:b/>
                <w:bCs/>
                <w:lang w:val="es-VE"/>
              </w:rPr>
              <w:t>Precondición:</w:t>
            </w:r>
          </w:p>
          <w:p w14:paraId="63CE42DE" w14:textId="77777777" w:rsidR="006C779C" w:rsidRPr="00FB6CD7" w:rsidRDefault="006C779C" w:rsidP="006C779C">
            <w:pPr>
              <w:keepLines/>
              <w:numPr>
                <w:ilvl w:val="0"/>
                <w:numId w:val="5"/>
              </w:numPr>
              <w:spacing w:after="120"/>
              <w:rPr>
                <w:lang w:val="es-VE" w:eastAsia="es-ES"/>
              </w:rPr>
            </w:pPr>
            <w:r w:rsidRPr="00FB6CD7">
              <w:rPr>
                <w:lang w:val="es-VE" w:eastAsia="es-ES"/>
              </w:rPr>
              <w:t>Se debe tener acceso a la base de datos de la aplicación.</w:t>
            </w:r>
          </w:p>
          <w:p w14:paraId="7AE831A9" w14:textId="77777777" w:rsidR="006C779C" w:rsidRPr="00FB6CD7" w:rsidRDefault="006C779C" w:rsidP="006C779C">
            <w:pPr>
              <w:keepLines/>
              <w:numPr>
                <w:ilvl w:val="0"/>
                <w:numId w:val="5"/>
              </w:numPr>
              <w:spacing w:after="120"/>
              <w:rPr>
                <w:lang w:val="es-VE" w:eastAsia="es-ES"/>
              </w:rPr>
            </w:pPr>
            <w:r w:rsidRPr="00FB6CD7">
              <w:rPr>
                <w:lang w:val="es-VE" w:eastAsia="es-ES"/>
              </w:rPr>
              <w:t>La empresa debe haber iniciado sesión en el sistema.</w:t>
            </w:r>
          </w:p>
        </w:tc>
      </w:tr>
      <w:tr w:rsidR="006C779C" w:rsidRPr="00FB6CD7" w14:paraId="6F721783" w14:textId="77777777" w:rsidTr="00834F96">
        <w:tc>
          <w:tcPr>
            <w:tcW w:w="9430" w:type="dxa"/>
            <w:gridSpan w:val="2"/>
            <w:tcBorders>
              <w:bottom w:val="single" w:sz="12" w:space="0" w:color="auto"/>
            </w:tcBorders>
          </w:tcPr>
          <w:p w14:paraId="22D20B6F" w14:textId="77777777" w:rsidR="006C779C" w:rsidRPr="00FB6CD7" w:rsidRDefault="006C779C" w:rsidP="006C779C">
            <w:pPr>
              <w:rPr>
                <w:lang w:val="es-VE" w:eastAsia="es-ES"/>
              </w:rPr>
            </w:pPr>
          </w:p>
          <w:p w14:paraId="6F0D61E9" w14:textId="77777777" w:rsidR="006C779C" w:rsidRPr="00FB6CD7" w:rsidRDefault="006C779C" w:rsidP="006C779C">
            <w:pPr>
              <w:rPr>
                <w:b/>
                <w:bCs/>
                <w:lang w:val="es-VE" w:eastAsia="es-ES"/>
              </w:rPr>
            </w:pPr>
            <w:r w:rsidRPr="00FB6CD7">
              <w:rPr>
                <w:b/>
                <w:bCs/>
                <w:lang w:val="es-VE" w:eastAsia="es-ES"/>
              </w:rPr>
              <w:t>Flujo Básico:</w:t>
            </w:r>
          </w:p>
        </w:tc>
      </w:tr>
      <w:tr w:rsidR="006C779C" w:rsidRPr="00FB6CD7" w14:paraId="16CA7983" w14:textId="77777777" w:rsidTr="00834F96">
        <w:tc>
          <w:tcPr>
            <w:tcW w:w="4715" w:type="dxa"/>
            <w:tcBorders>
              <w:top w:val="single" w:sz="12" w:space="0" w:color="auto"/>
              <w:left w:val="single" w:sz="12" w:space="0" w:color="auto"/>
            </w:tcBorders>
          </w:tcPr>
          <w:p w14:paraId="06FCDDC7" w14:textId="77777777" w:rsidR="006C779C" w:rsidRPr="00FB6CD7" w:rsidRDefault="006C779C" w:rsidP="006C779C">
            <w:pPr>
              <w:jc w:val="center"/>
              <w:rPr>
                <w:b/>
                <w:bCs/>
                <w:lang w:val="es-VE"/>
              </w:rPr>
            </w:pPr>
            <w:r w:rsidRPr="00FB6CD7">
              <w:rPr>
                <w:b/>
                <w:bCs/>
                <w:lang w:val="es-VE"/>
              </w:rPr>
              <w:t>EMPRESA</w:t>
            </w:r>
          </w:p>
          <w:p w14:paraId="2DD4BF09" w14:textId="77777777" w:rsidR="006C779C" w:rsidRPr="00FB6CD7" w:rsidRDefault="006C779C" w:rsidP="006C779C">
            <w:pPr>
              <w:jc w:val="center"/>
              <w:rPr>
                <w:b/>
                <w:bCs/>
                <w:lang w:val="es-VE"/>
              </w:rPr>
            </w:pPr>
          </w:p>
        </w:tc>
        <w:tc>
          <w:tcPr>
            <w:tcW w:w="4715" w:type="dxa"/>
            <w:tcBorders>
              <w:top w:val="single" w:sz="12" w:space="0" w:color="auto"/>
              <w:right w:val="single" w:sz="12" w:space="0" w:color="auto"/>
            </w:tcBorders>
          </w:tcPr>
          <w:p w14:paraId="55B18865" w14:textId="77777777" w:rsidR="006C779C" w:rsidRPr="00FB6CD7" w:rsidRDefault="006C779C" w:rsidP="006C779C">
            <w:pPr>
              <w:jc w:val="center"/>
              <w:rPr>
                <w:b/>
                <w:bCs/>
                <w:lang w:val="es-VE"/>
              </w:rPr>
            </w:pPr>
            <w:r w:rsidRPr="00FB6CD7">
              <w:rPr>
                <w:b/>
                <w:bCs/>
                <w:lang w:val="es-VE"/>
              </w:rPr>
              <w:t>SISTEMA</w:t>
            </w:r>
          </w:p>
        </w:tc>
      </w:tr>
      <w:tr w:rsidR="006C779C" w:rsidRPr="00142753" w14:paraId="3E3B2B1B" w14:textId="77777777" w:rsidTr="00834F96">
        <w:tc>
          <w:tcPr>
            <w:tcW w:w="4715" w:type="dxa"/>
            <w:tcBorders>
              <w:left w:val="single" w:sz="12" w:space="0" w:color="auto"/>
            </w:tcBorders>
          </w:tcPr>
          <w:p w14:paraId="70A462DD" w14:textId="77777777" w:rsidR="006C779C" w:rsidRPr="00FB6CD7" w:rsidRDefault="006C779C" w:rsidP="006C779C">
            <w:pPr>
              <w:rPr>
                <w:lang w:val="es-VE"/>
              </w:rPr>
            </w:pPr>
            <w:r w:rsidRPr="00FB6CD7">
              <w:rPr>
                <w:b/>
                <w:bCs/>
                <w:lang w:val="es-VE"/>
              </w:rPr>
              <w:t>1)</w:t>
            </w:r>
            <w:r w:rsidRPr="00FB6CD7">
              <w:rPr>
                <w:lang w:val="es-VE"/>
              </w:rPr>
              <w:t xml:space="preserve">   Este caso de uso se inicia como un caso extendido de “Gestionar Empresa”.</w:t>
            </w:r>
          </w:p>
        </w:tc>
        <w:tc>
          <w:tcPr>
            <w:tcW w:w="4715" w:type="dxa"/>
            <w:tcBorders>
              <w:right w:val="single" w:sz="12" w:space="0" w:color="auto"/>
            </w:tcBorders>
          </w:tcPr>
          <w:p w14:paraId="6D71B50A" w14:textId="77777777" w:rsidR="006C779C" w:rsidRPr="00FB6CD7" w:rsidRDefault="006C779C" w:rsidP="006C779C">
            <w:pPr>
              <w:rPr>
                <w:lang w:val="es-VE"/>
              </w:rPr>
            </w:pPr>
          </w:p>
        </w:tc>
      </w:tr>
      <w:tr w:rsidR="006C779C" w:rsidRPr="00142753" w14:paraId="02323EDF" w14:textId="77777777" w:rsidTr="00834F96">
        <w:tc>
          <w:tcPr>
            <w:tcW w:w="4715" w:type="dxa"/>
            <w:tcBorders>
              <w:left w:val="single" w:sz="12" w:space="0" w:color="auto"/>
            </w:tcBorders>
          </w:tcPr>
          <w:p w14:paraId="7EF188FD" w14:textId="77777777" w:rsidR="006C779C" w:rsidRPr="00FB6CD7" w:rsidRDefault="006C779C" w:rsidP="006C779C">
            <w:pPr>
              <w:rPr>
                <w:lang w:val="es-VE"/>
              </w:rPr>
            </w:pPr>
          </w:p>
        </w:tc>
        <w:tc>
          <w:tcPr>
            <w:tcW w:w="4715" w:type="dxa"/>
            <w:tcBorders>
              <w:right w:val="single" w:sz="12" w:space="0" w:color="auto"/>
            </w:tcBorders>
          </w:tcPr>
          <w:p w14:paraId="13215E7B" w14:textId="77777777" w:rsidR="006C779C" w:rsidRPr="00FB6CD7" w:rsidRDefault="006C779C" w:rsidP="006C779C">
            <w:pPr>
              <w:rPr>
                <w:lang w:val="es-VE"/>
              </w:rPr>
            </w:pPr>
            <w:r w:rsidRPr="00FB6CD7">
              <w:rPr>
                <w:b/>
                <w:bCs/>
                <w:lang w:val="es-VE"/>
              </w:rPr>
              <w:t>2)</w:t>
            </w:r>
            <w:r w:rsidRPr="00FB6CD7">
              <w:rPr>
                <w:lang w:val="es-VE"/>
              </w:rPr>
              <w:t xml:space="preserve"> Se muestra en pantalla la interfaz gráfica “menú modificación de empresa”.</w:t>
            </w:r>
          </w:p>
        </w:tc>
      </w:tr>
      <w:tr w:rsidR="006C779C" w:rsidRPr="00142753" w14:paraId="765CEA42" w14:textId="77777777" w:rsidTr="00834F96">
        <w:tc>
          <w:tcPr>
            <w:tcW w:w="4715" w:type="dxa"/>
            <w:tcBorders>
              <w:left w:val="single" w:sz="12" w:space="0" w:color="auto"/>
            </w:tcBorders>
          </w:tcPr>
          <w:p w14:paraId="5CA2AE9A" w14:textId="77777777" w:rsidR="006C779C" w:rsidRPr="00FB6CD7" w:rsidRDefault="006C779C" w:rsidP="006C779C">
            <w:pPr>
              <w:rPr>
                <w:lang w:val="es-VE"/>
              </w:rPr>
            </w:pPr>
          </w:p>
        </w:tc>
        <w:tc>
          <w:tcPr>
            <w:tcW w:w="4715" w:type="dxa"/>
            <w:tcBorders>
              <w:right w:val="single" w:sz="12" w:space="0" w:color="auto"/>
            </w:tcBorders>
          </w:tcPr>
          <w:p w14:paraId="68112FA0" w14:textId="132772D7" w:rsidR="006C779C" w:rsidRPr="00FB6CD7" w:rsidRDefault="006C779C" w:rsidP="006C779C">
            <w:pPr>
              <w:rPr>
                <w:lang w:val="es-VE"/>
              </w:rPr>
            </w:pPr>
            <w:r w:rsidRPr="00FB6CD7">
              <w:rPr>
                <w:b/>
                <w:bCs/>
                <w:lang w:val="es-VE"/>
              </w:rPr>
              <w:t xml:space="preserve">3)   </w:t>
            </w:r>
            <w:r w:rsidRPr="00FB6CD7">
              <w:rPr>
                <w:lang w:val="es-VE"/>
              </w:rPr>
              <w:t>Se adquiere los datos de la empresa y se muestran los campos modificables de su perfil en la interfaz gráfica.</w:t>
            </w:r>
          </w:p>
        </w:tc>
      </w:tr>
      <w:tr w:rsidR="006C779C" w:rsidRPr="00FB6CD7" w14:paraId="3D273F17" w14:textId="77777777" w:rsidTr="00834F96">
        <w:tc>
          <w:tcPr>
            <w:tcW w:w="4715" w:type="dxa"/>
            <w:tcBorders>
              <w:left w:val="single" w:sz="12" w:space="0" w:color="auto"/>
            </w:tcBorders>
          </w:tcPr>
          <w:p w14:paraId="2CE0AC79" w14:textId="77777777" w:rsidR="006C779C" w:rsidRPr="00FB6CD7" w:rsidRDefault="006C779C" w:rsidP="006C779C">
            <w:pPr>
              <w:rPr>
                <w:lang w:val="es-VE"/>
              </w:rPr>
            </w:pPr>
            <w:r w:rsidRPr="00FB6CD7">
              <w:rPr>
                <w:b/>
                <w:bCs/>
                <w:lang w:val="es-VE"/>
              </w:rPr>
              <w:t>4)</w:t>
            </w:r>
            <w:r w:rsidRPr="00FB6CD7">
              <w:rPr>
                <w:lang w:val="es-VE"/>
              </w:rPr>
              <w:t xml:space="preserve">  Modifica los campos</w:t>
            </w:r>
          </w:p>
          <w:p w14:paraId="6593DDB6" w14:textId="24069DCE" w:rsidR="006C779C" w:rsidRPr="00FB6CD7" w:rsidRDefault="006C779C" w:rsidP="006C779C">
            <w:pPr>
              <w:rPr>
                <w:lang w:val="es-VE"/>
              </w:rPr>
            </w:pPr>
          </w:p>
        </w:tc>
        <w:tc>
          <w:tcPr>
            <w:tcW w:w="4715" w:type="dxa"/>
            <w:tcBorders>
              <w:right w:val="single" w:sz="12" w:space="0" w:color="auto"/>
            </w:tcBorders>
          </w:tcPr>
          <w:p w14:paraId="74AD7325" w14:textId="77777777" w:rsidR="006C779C" w:rsidRPr="00FB6CD7" w:rsidRDefault="006C779C" w:rsidP="006C779C">
            <w:pPr>
              <w:rPr>
                <w:b/>
                <w:bCs/>
                <w:lang w:val="es-VE"/>
              </w:rPr>
            </w:pPr>
          </w:p>
        </w:tc>
      </w:tr>
      <w:tr w:rsidR="006C779C" w:rsidRPr="00142753" w14:paraId="074706CF" w14:textId="77777777" w:rsidTr="006C779C">
        <w:tc>
          <w:tcPr>
            <w:tcW w:w="4715" w:type="dxa"/>
            <w:tcBorders>
              <w:left w:val="single" w:sz="12" w:space="0" w:color="auto"/>
              <w:bottom w:val="single" w:sz="4" w:space="0" w:color="auto"/>
            </w:tcBorders>
          </w:tcPr>
          <w:p w14:paraId="25AC1785" w14:textId="77777777" w:rsidR="006C779C" w:rsidRPr="00FB6CD7" w:rsidRDefault="006C779C" w:rsidP="006C779C">
            <w:pPr>
              <w:rPr>
                <w:lang w:val="es-VE"/>
              </w:rPr>
            </w:pPr>
          </w:p>
        </w:tc>
        <w:tc>
          <w:tcPr>
            <w:tcW w:w="4715" w:type="dxa"/>
            <w:tcBorders>
              <w:bottom w:val="single" w:sz="4" w:space="0" w:color="auto"/>
              <w:right w:val="single" w:sz="12" w:space="0" w:color="auto"/>
            </w:tcBorders>
          </w:tcPr>
          <w:p w14:paraId="2F591352" w14:textId="4A32A688" w:rsidR="006C779C" w:rsidRPr="00FB6CD7" w:rsidRDefault="006C779C" w:rsidP="006C779C">
            <w:pPr>
              <w:rPr>
                <w:lang w:val="es-VE"/>
              </w:rPr>
            </w:pPr>
            <w:r w:rsidRPr="00FB6CD7">
              <w:rPr>
                <w:b/>
                <w:bCs/>
                <w:lang w:val="es-VE"/>
              </w:rPr>
              <w:t>5)</w:t>
            </w:r>
            <w:r w:rsidRPr="00FB6CD7">
              <w:rPr>
                <w:lang w:val="es-VE"/>
              </w:rPr>
              <w:t xml:space="preserve"> Valida los datos introducidos por la empresa.</w:t>
            </w:r>
          </w:p>
        </w:tc>
      </w:tr>
      <w:tr w:rsidR="006C779C" w:rsidRPr="00142753" w14:paraId="25A60D00" w14:textId="77777777" w:rsidTr="006C779C">
        <w:tc>
          <w:tcPr>
            <w:tcW w:w="4715" w:type="dxa"/>
            <w:tcBorders>
              <w:left w:val="single" w:sz="12" w:space="0" w:color="auto"/>
              <w:bottom w:val="single" w:sz="4" w:space="0" w:color="auto"/>
            </w:tcBorders>
          </w:tcPr>
          <w:p w14:paraId="0CC74E84" w14:textId="77777777" w:rsidR="006C779C" w:rsidRPr="00FB6CD7" w:rsidRDefault="006C779C" w:rsidP="006C779C">
            <w:pPr>
              <w:rPr>
                <w:lang w:val="es-VE"/>
              </w:rPr>
            </w:pPr>
          </w:p>
        </w:tc>
        <w:tc>
          <w:tcPr>
            <w:tcW w:w="4715" w:type="dxa"/>
            <w:tcBorders>
              <w:bottom w:val="single" w:sz="4" w:space="0" w:color="auto"/>
              <w:right w:val="single" w:sz="12" w:space="0" w:color="auto"/>
            </w:tcBorders>
          </w:tcPr>
          <w:p w14:paraId="551BC6CA" w14:textId="59B16C3D" w:rsidR="006C779C" w:rsidRPr="00FB6CD7" w:rsidRDefault="006C779C" w:rsidP="006C779C">
            <w:pPr>
              <w:rPr>
                <w:b/>
                <w:bCs/>
                <w:lang w:val="es-VE"/>
              </w:rPr>
            </w:pPr>
            <w:r w:rsidRPr="00FB6CD7">
              <w:rPr>
                <w:b/>
                <w:bCs/>
                <w:lang w:val="es-VE"/>
              </w:rPr>
              <w:t>6)</w:t>
            </w:r>
            <w:r w:rsidRPr="00FB6CD7">
              <w:rPr>
                <w:lang w:val="es-VE"/>
              </w:rPr>
              <w:t xml:space="preserve"> Modifica los datos del perfil de la empresa.</w:t>
            </w:r>
          </w:p>
        </w:tc>
      </w:tr>
      <w:tr w:rsidR="006C779C" w:rsidRPr="00142753" w14:paraId="5BE05060" w14:textId="77777777" w:rsidTr="006C779C">
        <w:tc>
          <w:tcPr>
            <w:tcW w:w="4715" w:type="dxa"/>
            <w:tcBorders>
              <w:left w:val="single" w:sz="12" w:space="0" w:color="auto"/>
              <w:bottom w:val="single" w:sz="4" w:space="0" w:color="auto"/>
            </w:tcBorders>
          </w:tcPr>
          <w:p w14:paraId="62809D73" w14:textId="77777777" w:rsidR="006C779C" w:rsidRPr="00FB6CD7" w:rsidRDefault="006C779C" w:rsidP="006C779C">
            <w:pPr>
              <w:rPr>
                <w:lang w:val="es-VE"/>
              </w:rPr>
            </w:pPr>
          </w:p>
        </w:tc>
        <w:tc>
          <w:tcPr>
            <w:tcW w:w="4715" w:type="dxa"/>
            <w:tcBorders>
              <w:bottom w:val="single" w:sz="4" w:space="0" w:color="auto"/>
              <w:right w:val="single" w:sz="12" w:space="0" w:color="auto"/>
            </w:tcBorders>
          </w:tcPr>
          <w:p w14:paraId="7B252A9A" w14:textId="73EC0B71" w:rsidR="006C779C" w:rsidRPr="00FB6CD7" w:rsidRDefault="006C779C" w:rsidP="006C779C">
            <w:pPr>
              <w:rPr>
                <w:b/>
                <w:bCs/>
                <w:lang w:val="es-VE"/>
              </w:rPr>
            </w:pPr>
            <w:r w:rsidRPr="00FB6CD7">
              <w:rPr>
                <w:b/>
                <w:bCs/>
                <w:lang w:val="es-VE"/>
              </w:rPr>
              <w:t>7)</w:t>
            </w:r>
            <w:r w:rsidRPr="00FB6CD7">
              <w:rPr>
                <w:lang w:val="es-VE"/>
              </w:rPr>
              <w:t xml:space="preserve"> Muestra un mensaje informando que los campos han sido modificados exitosamente.</w:t>
            </w:r>
          </w:p>
        </w:tc>
      </w:tr>
      <w:tr w:rsidR="006C779C" w:rsidRPr="00FB6CD7" w14:paraId="3DA0F0C3" w14:textId="77777777" w:rsidTr="006C779C">
        <w:tc>
          <w:tcPr>
            <w:tcW w:w="4715" w:type="dxa"/>
            <w:tcBorders>
              <w:left w:val="single" w:sz="12" w:space="0" w:color="auto"/>
              <w:bottom w:val="single" w:sz="4" w:space="0" w:color="auto"/>
            </w:tcBorders>
          </w:tcPr>
          <w:p w14:paraId="6F055D27" w14:textId="417FD54D" w:rsidR="006C779C" w:rsidRPr="00FB6CD7" w:rsidRDefault="006C779C" w:rsidP="006C779C">
            <w:pPr>
              <w:rPr>
                <w:lang w:val="es-VE"/>
              </w:rPr>
            </w:pPr>
            <w:r w:rsidRPr="00FB6CD7">
              <w:rPr>
                <w:lang w:val="es-VE"/>
              </w:rPr>
              <w:t>8) Presiona OK.</w:t>
            </w:r>
          </w:p>
        </w:tc>
        <w:tc>
          <w:tcPr>
            <w:tcW w:w="4715" w:type="dxa"/>
            <w:tcBorders>
              <w:bottom w:val="single" w:sz="4" w:space="0" w:color="auto"/>
              <w:right w:val="single" w:sz="12" w:space="0" w:color="auto"/>
            </w:tcBorders>
          </w:tcPr>
          <w:p w14:paraId="3BD38BA4" w14:textId="77777777" w:rsidR="006C779C" w:rsidRPr="00FB6CD7" w:rsidRDefault="006C779C" w:rsidP="006C779C">
            <w:pPr>
              <w:ind w:left="568"/>
              <w:rPr>
                <w:b/>
                <w:bCs/>
                <w:lang w:val="es-VE"/>
              </w:rPr>
            </w:pPr>
          </w:p>
        </w:tc>
      </w:tr>
      <w:tr w:rsidR="006C779C" w:rsidRPr="00142753" w14:paraId="789C9AA2" w14:textId="77777777" w:rsidTr="00834F96">
        <w:tc>
          <w:tcPr>
            <w:tcW w:w="4715" w:type="dxa"/>
            <w:tcBorders>
              <w:left w:val="single" w:sz="12" w:space="0" w:color="auto"/>
              <w:bottom w:val="single" w:sz="12" w:space="0" w:color="auto"/>
            </w:tcBorders>
          </w:tcPr>
          <w:p w14:paraId="7F373782" w14:textId="77777777" w:rsidR="006C779C" w:rsidRPr="00FB6CD7" w:rsidRDefault="006C779C" w:rsidP="006C779C">
            <w:pPr>
              <w:rPr>
                <w:lang w:val="es-VE"/>
              </w:rPr>
            </w:pPr>
          </w:p>
        </w:tc>
        <w:tc>
          <w:tcPr>
            <w:tcW w:w="4715" w:type="dxa"/>
            <w:tcBorders>
              <w:bottom w:val="single" w:sz="12" w:space="0" w:color="auto"/>
              <w:right w:val="single" w:sz="12" w:space="0" w:color="auto"/>
            </w:tcBorders>
          </w:tcPr>
          <w:p w14:paraId="04598053" w14:textId="6026D080" w:rsidR="006C779C" w:rsidRPr="00FB6CD7" w:rsidRDefault="006C779C" w:rsidP="006C779C">
            <w:pPr>
              <w:rPr>
                <w:b/>
                <w:bCs/>
                <w:lang w:val="es-VE"/>
              </w:rPr>
            </w:pPr>
            <w:r w:rsidRPr="00FB6CD7">
              <w:rPr>
                <w:b/>
                <w:bCs/>
                <w:lang w:val="es-VE"/>
              </w:rPr>
              <w:t xml:space="preserve">9) </w:t>
            </w:r>
            <w:r w:rsidRPr="00FB6CD7">
              <w:rPr>
                <w:lang w:val="es-VE"/>
              </w:rPr>
              <w:t>Regresa al paso #2 del flujo básico.</w:t>
            </w:r>
          </w:p>
        </w:tc>
      </w:tr>
      <w:tr w:rsidR="006C779C" w:rsidRPr="00FB6CD7" w14:paraId="215D3E68" w14:textId="77777777" w:rsidTr="00834F96">
        <w:trPr>
          <w:trHeight w:val="494"/>
        </w:trPr>
        <w:tc>
          <w:tcPr>
            <w:tcW w:w="9430" w:type="dxa"/>
            <w:gridSpan w:val="2"/>
            <w:tcBorders>
              <w:top w:val="single" w:sz="12" w:space="0" w:color="auto"/>
              <w:bottom w:val="single" w:sz="12" w:space="0" w:color="auto"/>
            </w:tcBorders>
          </w:tcPr>
          <w:p w14:paraId="4ADCFAC1" w14:textId="77777777" w:rsidR="006C779C" w:rsidRPr="00FB6CD7" w:rsidRDefault="006C779C" w:rsidP="006C779C">
            <w:pPr>
              <w:rPr>
                <w:lang w:val="es-VE"/>
              </w:rPr>
            </w:pPr>
          </w:p>
          <w:p w14:paraId="1A8CA9DD" w14:textId="77777777" w:rsidR="006C779C" w:rsidRPr="00FB6CD7" w:rsidRDefault="006C779C" w:rsidP="006C779C">
            <w:pPr>
              <w:rPr>
                <w:b/>
                <w:bCs/>
                <w:lang w:val="es-VE"/>
              </w:rPr>
            </w:pPr>
            <w:r w:rsidRPr="00FB6CD7">
              <w:rPr>
                <w:b/>
                <w:bCs/>
                <w:lang w:val="es-VE"/>
              </w:rPr>
              <w:t>Flujos Alternos:</w:t>
            </w:r>
          </w:p>
        </w:tc>
      </w:tr>
      <w:tr w:rsidR="006C779C" w:rsidRPr="00FB6CD7" w14:paraId="492D43BB" w14:textId="77777777" w:rsidTr="00834F96">
        <w:trPr>
          <w:trHeight w:val="494"/>
        </w:trPr>
        <w:tc>
          <w:tcPr>
            <w:tcW w:w="4715" w:type="dxa"/>
            <w:tcBorders>
              <w:top w:val="single" w:sz="12" w:space="0" w:color="auto"/>
              <w:left w:val="single" w:sz="12" w:space="0" w:color="auto"/>
            </w:tcBorders>
          </w:tcPr>
          <w:p w14:paraId="112FDB53" w14:textId="77777777" w:rsidR="006C779C" w:rsidRPr="00FB6CD7" w:rsidRDefault="006C779C" w:rsidP="006C779C">
            <w:pPr>
              <w:jc w:val="center"/>
              <w:rPr>
                <w:b/>
                <w:bCs/>
                <w:lang w:val="es-VE"/>
              </w:rPr>
            </w:pPr>
            <w:r w:rsidRPr="00FB6CD7">
              <w:rPr>
                <w:b/>
                <w:bCs/>
                <w:lang w:val="es-VE"/>
              </w:rPr>
              <w:t>EMPRESA</w:t>
            </w:r>
          </w:p>
          <w:p w14:paraId="73FDB3D3" w14:textId="77777777" w:rsidR="006C779C" w:rsidRPr="00FB6CD7" w:rsidRDefault="006C779C" w:rsidP="006C779C">
            <w:pPr>
              <w:spacing w:after="120"/>
              <w:rPr>
                <w:b/>
                <w:bCs/>
                <w:i/>
                <w:iCs/>
                <w:color w:val="0000FF"/>
                <w:lang w:val="es-VE" w:eastAsia="es-ES"/>
              </w:rPr>
            </w:pPr>
          </w:p>
        </w:tc>
        <w:tc>
          <w:tcPr>
            <w:tcW w:w="4715" w:type="dxa"/>
            <w:tcBorders>
              <w:top w:val="single" w:sz="12" w:space="0" w:color="auto"/>
              <w:right w:val="single" w:sz="12" w:space="0" w:color="auto"/>
            </w:tcBorders>
          </w:tcPr>
          <w:p w14:paraId="66E89A17" w14:textId="77777777" w:rsidR="006C779C" w:rsidRPr="00FB6CD7" w:rsidRDefault="006C779C" w:rsidP="006C779C">
            <w:pPr>
              <w:jc w:val="center"/>
              <w:rPr>
                <w:b/>
                <w:bCs/>
                <w:lang w:val="es-VE"/>
              </w:rPr>
            </w:pPr>
            <w:r w:rsidRPr="00FB6CD7">
              <w:rPr>
                <w:b/>
                <w:bCs/>
                <w:lang w:val="es-VE"/>
              </w:rPr>
              <w:t>SISTEMA</w:t>
            </w:r>
          </w:p>
          <w:p w14:paraId="046C48B0" w14:textId="77777777" w:rsidR="006C779C" w:rsidRPr="00FB6CD7" w:rsidRDefault="006C779C" w:rsidP="006C779C">
            <w:pPr>
              <w:spacing w:after="120"/>
              <w:rPr>
                <w:b/>
                <w:bCs/>
                <w:i/>
                <w:iCs/>
                <w:color w:val="0000FF"/>
                <w:lang w:val="es-VE" w:eastAsia="es-ES"/>
              </w:rPr>
            </w:pPr>
          </w:p>
        </w:tc>
      </w:tr>
      <w:tr w:rsidR="006C779C" w:rsidRPr="00142753" w14:paraId="28BE98C7" w14:textId="77777777" w:rsidTr="00834F96">
        <w:trPr>
          <w:trHeight w:val="63"/>
        </w:trPr>
        <w:tc>
          <w:tcPr>
            <w:tcW w:w="4715" w:type="dxa"/>
            <w:tcBorders>
              <w:top w:val="single" w:sz="12" w:space="0" w:color="auto"/>
              <w:left w:val="single" w:sz="12" w:space="0" w:color="auto"/>
            </w:tcBorders>
          </w:tcPr>
          <w:p w14:paraId="03E3A75E" w14:textId="77777777" w:rsidR="006C779C" w:rsidRPr="00FB6CD7" w:rsidRDefault="006C779C" w:rsidP="00834F96">
            <w:pPr>
              <w:rPr>
                <w:b/>
                <w:bCs/>
                <w:lang w:val="es-VE"/>
              </w:rPr>
            </w:pPr>
          </w:p>
        </w:tc>
        <w:tc>
          <w:tcPr>
            <w:tcW w:w="4715" w:type="dxa"/>
            <w:tcBorders>
              <w:top w:val="single" w:sz="12" w:space="0" w:color="auto"/>
              <w:right w:val="single" w:sz="12" w:space="0" w:color="auto"/>
            </w:tcBorders>
          </w:tcPr>
          <w:p w14:paraId="4F9881F6" w14:textId="77777777" w:rsidR="006C779C" w:rsidRPr="00FB6CD7" w:rsidRDefault="006C779C" w:rsidP="00834F96">
            <w:pPr>
              <w:rPr>
                <w:lang w:val="es-VE"/>
              </w:rPr>
            </w:pPr>
            <w:r w:rsidRPr="00FB6CD7">
              <w:rPr>
                <w:b/>
                <w:bCs/>
                <w:lang w:val="es-VE"/>
              </w:rPr>
              <w:t xml:space="preserve">5.1) </w:t>
            </w:r>
            <w:r w:rsidRPr="00FB6CD7">
              <w:rPr>
                <w:bCs/>
                <w:lang w:val="es-VE"/>
              </w:rPr>
              <w:t>Los datos no son válidos.</w:t>
            </w:r>
          </w:p>
        </w:tc>
      </w:tr>
      <w:tr w:rsidR="006C779C" w:rsidRPr="00142753" w14:paraId="728DA500" w14:textId="77777777" w:rsidTr="00834F96">
        <w:trPr>
          <w:trHeight w:val="63"/>
        </w:trPr>
        <w:tc>
          <w:tcPr>
            <w:tcW w:w="4715" w:type="dxa"/>
            <w:tcBorders>
              <w:left w:val="single" w:sz="12" w:space="0" w:color="auto"/>
              <w:bottom w:val="single" w:sz="12" w:space="0" w:color="auto"/>
            </w:tcBorders>
          </w:tcPr>
          <w:p w14:paraId="32F7DF0A" w14:textId="77777777" w:rsidR="006C779C" w:rsidRPr="00FB6CD7" w:rsidRDefault="006C779C" w:rsidP="00834F96">
            <w:pPr>
              <w:rPr>
                <w:b/>
                <w:bCs/>
                <w:lang w:val="es-VE"/>
              </w:rPr>
            </w:pPr>
          </w:p>
        </w:tc>
        <w:tc>
          <w:tcPr>
            <w:tcW w:w="4715" w:type="dxa"/>
            <w:tcBorders>
              <w:bottom w:val="single" w:sz="12" w:space="0" w:color="auto"/>
              <w:right w:val="single" w:sz="12" w:space="0" w:color="auto"/>
            </w:tcBorders>
          </w:tcPr>
          <w:p w14:paraId="6A3446D1" w14:textId="77777777" w:rsidR="006C779C" w:rsidRPr="00FB6CD7" w:rsidRDefault="006C779C" w:rsidP="00834F96">
            <w:pPr>
              <w:rPr>
                <w:lang w:val="es-VE"/>
              </w:rPr>
            </w:pPr>
            <w:r w:rsidRPr="00FB6CD7">
              <w:rPr>
                <w:b/>
                <w:lang w:val="es-VE"/>
              </w:rPr>
              <w:t>5.2)</w:t>
            </w:r>
            <w:r w:rsidRPr="00FB6CD7">
              <w:rPr>
                <w:lang w:val="es-VE"/>
              </w:rPr>
              <w:t xml:space="preserve"> Advierte del campo incorrecto y lo re direcciona al paso #2 del flujo básico.</w:t>
            </w:r>
          </w:p>
        </w:tc>
      </w:tr>
      <w:tr w:rsidR="006C779C" w:rsidRPr="00FB6CD7" w14:paraId="0E555AD9" w14:textId="77777777" w:rsidTr="00834F96">
        <w:trPr>
          <w:trHeight w:val="63"/>
        </w:trPr>
        <w:tc>
          <w:tcPr>
            <w:tcW w:w="4715" w:type="dxa"/>
            <w:tcBorders>
              <w:top w:val="single" w:sz="12" w:space="0" w:color="auto"/>
              <w:left w:val="single" w:sz="12" w:space="0" w:color="auto"/>
            </w:tcBorders>
          </w:tcPr>
          <w:p w14:paraId="3EFFF27A" w14:textId="77777777" w:rsidR="006C779C" w:rsidRPr="00FB6CD7" w:rsidRDefault="006C779C" w:rsidP="00834F96">
            <w:pPr>
              <w:rPr>
                <w:lang w:val="es-VE"/>
              </w:rPr>
            </w:pPr>
            <w:r w:rsidRPr="00FB6CD7">
              <w:rPr>
                <w:b/>
                <w:bCs/>
                <w:lang w:val="es-VE"/>
              </w:rPr>
              <w:t>6.1)</w:t>
            </w:r>
            <w:r w:rsidRPr="00FB6CD7">
              <w:rPr>
                <w:lang w:val="es-VE"/>
              </w:rPr>
              <w:t xml:space="preserve"> Selecciona “Regresar al Menú”.</w:t>
            </w:r>
          </w:p>
        </w:tc>
        <w:tc>
          <w:tcPr>
            <w:tcW w:w="4715" w:type="dxa"/>
            <w:tcBorders>
              <w:top w:val="single" w:sz="12" w:space="0" w:color="auto"/>
              <w:right w:val="single" w:sz="12" w:space="0" w:color="auto"/>
            </w:tcBorders>
          </w:tcPr>
          <w:p w14:paraId="7C06075C" w14:textId="77777777" w:rsidR="006C779C" w:rsidRPr="00FB6CD7" w:rsidRDefault="006C779C" w:rsidP="00834F96">
            <w:pPr>
              <w:rPr>
                <w:lang w:val="es-VE"/>
              </w:rPr>
            </w:pPr>
          </w:p>
        </w:tc>
      </w:tr>
      <w:tr w:rsidR="006C779C" w:rsidRPr="00142753" w14:paraId="761FB77C" w14:textId="77777777" w:rsidTr="00834F96">
        <w:trPr>
          <w:trHeight w:val="177"/>
        </w:trPr>
        <w:tc>
          <w:tcPr>
            <w:tcW w:w="4715" w:type="dxa"/>
            <w:tcBorders>
              <w:left w:val="single" w:sz="12" w:space="0" w:color="auto"/>
              <w:bottom w:val="single" w:sz="12" w:space="0" w:color="auto"/>
            </w:tcBorders>
          </w:tcPr>
          <w:p w14:paraId="7B8AE536" w14:textId="77777777" w:rsidR="006C779C" w:rsidRPr="00FB6CD7" w:rsidRDefault="006C779C" w:rsidP="00834F96">
            <w:pPr>
              <w:rPr>
                <w:lang w:val="es-VE"/>
              </w:rPr>
            </w:pPr>
          </w:p>
        </w:tc>
        <w:tc>
          <w:tcPr>
            <w:tcW w:w="4715" w:type="dxa"/>
            <w:tcBorders>
              <w:bottom w:val="single" w:sz="12" w:space="0" w:color="auto"/>
              <w:right w:val="single" w:sz="12" w:space="0" w:color="auto"/>
            </w:tcBorders>
          </w:tcPr>
          <w:p w14:paraId="1A88332B" w14:textId="04CF2CAE" w:rsidR="006C779C" w:rsidRPr="00FB6CD7" w:rsidRDefault="006C779C" w:rsidP="00834F96">
            <w:pPr>
              <w:rPr>
                <w:bCs/>
                <w:lang w:val="es-VE"/>
              </w:rPr>
            </w:pPr>
            <w:r w:rsidRPr="00FB6CD7">
              <w:rPr>
                <w:b/>
                <w:bCs/>
                <w:lang w:val="es-VE"/>
              </w:rPr>
              <w:t xml:space="preserve">6.2) </w:t>
            </w:r>
            <w:r w:rsidRPr="00FB6CD7">
              <w:rPr>
                <w:bCs/>
                <w:lang w:val="es-VE"/>
              </w:rPr>
              <w:t>Redirecciona a la empresa al menú principal.</w:t>
            </w:r>
          </w:p>
        </w:tc>
      </w:tr>
      <w:tr w:rsidR="006C779C" w:rsidRPr="00FB6CD7" w14:paraId="5D2F7EA6" w14:textId="77777777" w:rsidTr="006C779C">
        <w:trPr>
          <w:trHeight w:val="177"/>
        </w:trPr>
        <w:tc>
          <w:tcPr>
            <w:tcW w:w="4715" w:type="dxa"/>
            <w:tcBorders>
              <w:left w:val="single" w:sz="12" w:space="0" w:color="auto"/>
              <w:bottom w:val="single" w:sz="4" w:space="0" w:color="auto"/>
            </w:tcBorders>
          </w:tcPr>
          <w:p w14:paraId="39CEF919" w14:textId="77777777" w:rsidR="006C779C" w:rsidRPr="00FB6CD7" w:rsidRDefault="006C779C" w:rsidP="00834F96">
            <w:pPr>
              <w:rPr>
                <w:lang w:val="es-VE"/>
              </w:rPr>
            </w:pPr>
            <w:r w:rsidRPr="00FB6CD7">
              <w:rPr>
                <w:b/>
                <w:bCs/>
                <w:lang w:val="es-VE"/>
              </w:rPr>
              <w:t>7.1)</w:t>
            </w:r>
            <w:r w:rsidRPr="00FB6CD7">
              <w:rPr>
                <w:lang w:val="es-VE"/>
              </w:rPr>
              <w:t xml:space="preserve"> Selecciona “Eliminar Perfil”</w:t>
            </w:r>
          </w:p>
        </w:tc>
        <w:tc>
          <w:tcPr>
            <w:tcW w:w="4715" w:type="dxa"/>
            <w:tcBorders>
              <w:bottom w:val="single" w:sz="4" w:space="0" w:color="auto"/>
              <w:right w:val="single" w:sz="12" w:space="0" w:color="auto"/>
            </w:tcBorders>
          </w:tcPr>
          <w:p w14:paraId="54370108" w14:textId="77777777" w:rsidR="006C779C" w:rsidRPr="00FB6CD7" w:rsidRDefault="006C779C" w:rsidP="00834F96">
            <w:pPr>
              <w:rPr>
                <w:b/>
                <w:bCs/>
                <w:lang w:val="es-VE"/>
              </w:rPr>
            </w:pPr>
          </w:p>
        </w:tc>
      </w:tr>
      <w:tr w:rsidR="006C779C" w:rsidRPr="00142753" w14:paraId="674FECE7" w14:textId="77777777" w:rsidTr="00834F96">
        <w:trPr>
          <w:trHeight w:val="177"/>
        </w:trPr>
        <w:tc>
          <w:tcPr>
            <w:tcW w:w="4715" w:type="dxa"/>
            <w:tcBorders>
              <w:left w:val="single" w:sz="12" w:space="0" w:color="auto"/>
              <w:bottom w:val="single" w:sz="12" w:space="0" w:color="auto"/>
            </w:tcBorders>
          </w:tcPr>
          <w:p w14:paraId="021A91FB" w14:textId="77777777" w:rsidR="006C779C" w:rsidRPr="00FB6CD7" w:rsidRDefault="006C779C" w:rsidP="00834F96">
            <w:pPr>
              <w:rPr>
                <w:lang w:val="es-VE"/>
              </w:rPr>
            </w:pPr>
          </w:p>
        </w:tc>
        <w:tc>
          <w:tcPr>
            <w:tcW w:w="4715" w:type="dxa"/>
            <w:tcBorders>
              <w:bottom w:val="single" w:sz="12" w:space="0" w:color="auto"/>
              <w:right w:val="single" w:sz="12" w:space="0" w:color="auto"/>
            </w:tcBorders>
          </w:tcPr>
          <w:p w14:paraId="505EFE55" w14:textId="77777777" w:rsidR="006C779C" w:rsidRPr="00FB6CD7" w:rsidRDefault="006C779C" w:rsidP="00834F96">
            <w:pPr>
              <w:rPr>
                <w:lang w:val="es-VE"/>
              </w:rPr>
            </w:pPr>
            <w:r w:rsidRPr="00FB6CD7">
              <w:rPr>
                <w:b/>
                <w:bCs/>
                <w:lang w:val="es-VE"/>
              </w:rPr>
              <w:t>7.2)</w:t>
            </w:r>
            <w:r w:rsidRPr="00FB6CD7">
              <w:rPr>
                <w:lang w:val="es-VE"/>
              </w:rPr>
              <w:t xml:space="preserve"> Muestra interfaz de “Eliminar Perfil”.</w:t>
            </w:r>
          </w:p>
        </w:tc>
      </w:tr>
      <w:tr w:rsidR="006C779C" w:rsidRPr="00FB6CD7" w14:paraId="51A8F36D" w14:textId="77777777" w:rsidTr="00834F96">
        <w:trPr>
          <w:trHeight w:val="177"/>
        </w:trPr>
        <w:tc>
          <w:tcPr>
            <w:tcW w:w="4715" w:type="dxa"/>
            <w:tcBorders>
              <w:left w:val="single" w:sz="12" w:space="0" w:color="auto"/>
              <w:bottom w:val="single" w:sz="2" w:space="0" w:color="auto"/>
            </w:tcBorders>
          </w:tcPr>
          <w:p w14:paraId="00404B97" w14:textId="77777777" w:rsidR="006C779C" w:rsidRPr="00FB6CD7" w:rsidRDefault="006C779C" w:rsidP="00834F96">
            <w:pPr>
              <w:rPr>
                <w:lang w:val="es-VE"/>
              </w:rPr>
            </w:pPr>
            <w:r w:rsidRPr="00FB6CD7">
              <w:rPr>
                <w:b/>
                <w:bCs/>
                <w:lang w:val="es-VE"/>
              </w:rPr>
              <w:t>8.1)</w:t>
            </w:r>
            <w:r w:rsidRPr="00FB6CD7">
              <w:rPr>
                <w:lang w:val="es-VE"/>
              </w:rPr>
              <w:t xml:space="preserve"> Sale de la página.</w:t>
            </w:r>
          </w:p>
        </w:tc>
        <w:tc>
          <w:tcPr>
            <w:tcW w:w="4715" w:type="dxa"/>
            <w:tcBorders>
              <w:bottom w:val="single" w:sz="2" w:space="0" w:color="auto"/>
              <w:right w:val="single" w:sz="12" w:space="0" w:color="auto"/>
            </w:tcBorders>
          </w:tcPr>
          <w:p w14:paraId="3DA08206" w14:textId="77777777" w:rsidR="006C779C" w:rsidRPr="00FB6CD7" w:rsidRDefault="006C779C" w:rsidP="00834F96">
            <w:pPr>
              <w:rPr>
                <w:b/>
                <w:bCs/>
                <w:lang w:val="es-VE"/>
              </w:rPr>
            </w:pPr>
          </w:p>
        </w:tc>
      </w:tr>
      <w:tr w:rsidR="006C779C" w:rsidRPr="00FB6CD7" w14:paraId="5280DEDC" w14:textId="77777777" w:rsidTr="00834F96">
        <w:trPr>
          <w:trHeight w:val="177"/>
        </w:trPr>
        <w:tc>
          <w:tcPr>
            <w:tcW w:w="4715" w:type="dxa"/>
            <w:tcBorders>
              <w:top w:val="single" w:sz="2" w:space="0" w:color="auto"/>
              <w:left w:val="single" w:sz="12" w:space="0" w:color="auto"/>
              <w:bottom w:val="single" w:sz="12" w:space="0" w:color="auto"/>
            </w:tcBorders>
          </w:tcPr>
          <w:p w14:paraId="598F7D41" w14:textId="77777777" w:rsidR="006C779C" w:rsidRPr="00FB6CD7" w:rsidRDefault="006C779C" w:rsidP="00834F96">
            <w:pPr>
              <w:rPr>
                <w:lang w:val="es-VE"/>
              </w:rPr>
            </w:pPr>
          </w:p>
        </w:tc>
        <w:tc>
          <w:tcPr>
            <w:tcW w:w="4715" w:type="dxa"/>
            <w:tcBorders>
              <w:top w:val="single" w:sz="2" w:space="0" w:color="auto"/>
              <w:bottom w:val="single" w:sz="12" w:space="0" w:color="auto"/>
              <w:right w:val="single" w:sz="12" w:space="0" w:color="auto"/>
            </w:tcBorders>
          </w:tcPr>
          <w:p w14:paraId="70C50C97" w14:textId="77777777" w:rsidR="006C779C" w:rsidRPr="00FB6CD7" w:rsidRDefault="006C779C" w:rsidP="00834F96">
            <w:pPr>
              <w:rPr>
                <w:b/>
                <w:bCs/>
                <w:lang w:val="es-VE"/>
              </w:rPr>
            </w:pPr>
            <w:r w:rsidRPr="00FB6CD7">
              <w:rPr>
                <w:b/>
                <w:bCs/>
                <w:lang w:val="es-VE"/>
              </w:rPr>
              <w:t xml:space="preserve">8.2) </w:t>
            </w:r>
            <w:r w:rsidRPr="00FB6CD7">
              <w:rPr>
                <w:lang w:val="es-VE"/>
              </w:rPr>
              <w:t>Cancela la operación.</w:t>
            </w:r>
          </w:p>
        </w:tc>
      </w:tr>
      <w:tr w:rsidR="006C779C" w:rsidRPr="00142753" w14:paraId="58979CE5" w14:textId="77777777" w:rsidTr="00834F96">
        <w:tc>
          <w:tcPr>
            <w:tcW w:w="9430" w:type="dxa"/>
            <w:gridSpan w:val="2"/>
            <w:tcBorders>
              <w:top w:val="single" w:sz="12" w:space="0" w:color="auto"/>
            </w:tcBorders>
          </w:tcPr>
          <w:p w14:paraId="2D5BB0F0" w14:textId="77777777" w:rsidR="006C779C" w:rsidRPr="00FB6CD7" w:rsidRDefault="006C779C" w:rsidP="006C779C">
            <w:pPr>
              <w:rPr>
                <w:b/>
                <w:bCs/>
                <w:lang w:val="es-VE"/>
              </w:rPr>
            </w:pPr>
            <w:r w:rsidRPr="00FB6CD7">
              <w:rPr>
                <w:b/>
                <w:bCs/>
                <w:lang w:val="es-VE"/>
              </w:rPr>
              <w:t>Postcondición(es):</w:t>
            </w:r>
          </w:p>
          <w:p w14:paraId="319FC00E" w14:textId="31F6A9BC" w:rsidR="006C779C" w:rsidRPr="00FB6CD7" w:rsidRDefault="006C779C" w:rsidP="006C779C">
            <w:pPr>
              <w:keepLines/>
              <w:numPr>
                <w:ilvl w:val="0"/>
                <w:numId w:val="5"/>
              </w:numPr>
              <w:spacing w:after="120"/>
              <w:rPr>
                <w:lang w:val="es-VE"/>
              </w:rPr>
            </w:pPr>
            <w:r w:rsidRPr="00FB6CD7">
              <w:rPr>
                <w:lang w:val="es-VE"/>
              </w:rPr>
              <w:t>Se actualizan los datos de</w:t>
            </w:r>
            <w:r w:rsidR="008450D8">
              <w:rPr>
                <w:lang w:val="es-VE"/>
              </w:rPr>
              <w:t>l perfil de la</w:t>
            </w:r>
            <w:r w:rsidRPr="00FB6CD7">
              <w:rPr>
                <w:lang w:val="es-VE"/>
              </w:rPr>
              <w:t xml:space="preserve"> empresa en la base de datos.</w:t>
            </w:r>
          </w:p>
        </w:tc>
      </w:tr>
      <w:tr w:rsidR="006C779C" w:rsidRPr="00142753" w14:paraId="609FC69D" w14:textId="77777777" w:rsidTr="00834F96">
        <w:trPr>
          <w:trHeight w:val="67"/>
        </w:trPr>
        <w:tc>
          <w:tcPr>
            <w:tcW w:w="9430" w:type="dxa"/>
            <w:gridSpan w:val="2"/>
          </w:tcPr>
          <w:p w14:paraId="4B6AE5CA" w14:textId="77777777" w:rsidR="006C779C" w:rsidRPr="00FB6CD7" w:rsidRDefault="006C779C" w:rsidP="006C779C">
            <w:pPr>
              <w:rPr>
                <w:b/>
                <w:bCs/>
                <w:lang w:val="es-VE"/>
              </w:rPr>
            </w:pPr>
            <w:r w:rsidRPr="00FB6CD7">
              <w:rPr>
                <w:b/>
                <w:bCs/>
                <w:lang w:val="es-VE"/>
              </w:rPr>
              <w:t xml:space="preserve">Requerimiento(s) especial(es): </w:t>
            </w:r>
          </w:p>
          <w:p w14:paraId="5EFE6619" w14:textId="77777777" w:rsidR="006C779C" w:rsidRPr="00FB6CD7" w:rsidRDefault="006C779C" w:rsidP="006C779C">
            <w:pPr>
              <w:ind w:left="284"/>
              <w:rPr>
                <w:bCs/>
                <w:lang w:val="es-VE"/>
              </w:rPr>
            </w:pPr>
            <w:r w:rsidRPr="00FB6CD7">
              <w:rPr>
                <w:lang w:val="es-VE"/>
              </w:rPr>
              <w:t xml:space="preserve">         Los datos del usuario solo deben ser modificables por el mismo usuario.</w:t>
            </w:r>
          </w:p>
        </w:tc>
      </w:tr>
      <w:tr w:rsidR="006C779C" w:rsidRPr="00142753" w14:paraId="0B5063FC" w14:textId="77777777" w:rsidTr="00834F96">
        <w:trPr>
          <w:trHeight w:val="659"/>
        </w:trPr>
        <w:tc>
          <w:tcPr>
            <w:tcW w:w="9430" w:type="dxa"/>
            <w:gridSpan w:val="2"/>
          </w:tcPr>
          <w:p w14:paraId="6C9366B3" w14:textId="77777777" w:rsidR="006C779C" w:rsidRPr="00FB6CD7" w:rsidRDefault="006C779C" w:rsidP="006C779C">
            <w:pPr>
              <w:rPr>
                <w:b/>
                <w:bCs/>
                <w:lang w:val="es-VE"/>
              </w:rPr>
            </w:pPr>
            <w:r w:rsidRPr="00FB6CD7">
              <w:rPr>
                <w:b/>
                <w:bCs/>
                <w:lang w:val="es-VE"/>
              </w:rPr>
              <w:t xml:space="preserve">Punto(s) de extensión: </w:t>
            </w:r>
          </w:p>
          <w:p w14:paraId="6DD7CFEB" w14:textId="77777777" w:rsidR="006C779C" w:rsidRPr="00FB6CD7" w:rsidRDefault="006C779C" w:rsidP="006C779C">
            <w:pPr>
              <w:keepLines/>
              <w:numPr>
                <w:ilvl w:val="0"/>
                <w:numId w:val="5"/>
              </w:numPr>
              <w:spacing w:after="120"/>
              <w:rPr>
                <w:lang w:val="es-VE"/>
              </w:rPr>
            </w:pPr>
            <w:r w:rsidRPr="00FB6CD7">
              <w:rPr>
                <w:lang w:val="es-VE"/>
              </w:rPr>
              <w:t>El caso de uso “Eliminar Perfil” extiende a este caso de uso en el paso 5.1 del flujo básico.</w:t>
            </w:r>
          </w:p>
        </w:tc>
      </w:tr>
    </w:tbl>
    <w:p w14:paraId="0BBDFA57" w14:textId="66A88BBA" w:rsidR="00C0542B" w:rsidRPr="00FB6CD7" w:rsidRDefault="00C0542B" w:rsidP="00D37431">
      <w:pPr>
        <w:pStyle w:val="Textodecuerpo"/>
        <w:keepLines w:val="0"/>
        <w:ind w:left="0"/>
        <w:rPr>
          <w:lang w:val="es-VE"/>
        </w:rPr>
      </w:pPr>
    </w:p>
    <w:p w14:paraId="6A8415DE" w14:textId="77777777" w:rsidR="00A16EF9" w:rsidRPr="00FB6CD7" w:rsidRDefault="00A16EF9" w:rsidP="00A16EF9">
      <w:pPr>
        <w:keepNext/>
        <w:numPr>
          <w:ilvl w:val="2"/>
          <w:numId w:val="1"/>
        </w:numPr>
        <w:spacing w:before="120" w:after="60"/>
        <w:outlineLvl w:val="2"/>
        <w:rPr>
          <w:rFonts w:ascii="Arial" w:hAnsi="Arial" w:cs="Arial"/>
          <w:b/>
          <w:bCs/>
          <w:i/>
          <w:iCs/>
          <w:lang w:val="es-VE"/>
        </w:rPr>
      </w:pPr>
      <w:r w:rsidRPr="00FB6CD7">
        <w:rPr>
          <w:rFonts w:ascii="Arial" w:hAnsi="Arial" w:cs="Arial"/>
          <w:b/>
          <w:bCs/>
          <w:i/>
          <w:iCs/>
          <w:lang w:val="es-VE"/>
        </w:rPr>
        <w:t>&lt;7 – Modificar Formulario De Búsqueda De Empleo&gt;</w:t>
      </w:r>
    </w:p>
    <w:p w14:paraId="6847DC2F" w14:textId="2ABB3CD6" w:rsidR="00A16EF9" w:rsidRPr="00FB6CD7" w:rsidRDefault="00A16EF9" w:rsidP="00A16EF9">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Andrea Mendoza)</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834F96" w:rsidRPr="00142753" w14:paraId="0D6DAE98" w14:textId="77777777" w:rsidTr="00834F96">
        <w:tc>
          <w:tcPr>
            <w:tcW w:w="9430" w:type="dxa"/>
            <w:gridSpan w:val="2"/>
          </w:tcPr>
          <w:p w14:paraId="64D21A2E" w14:textId="77777777" w:rsidR="00834F96" w:rsidRPr="00FB6CD7" w:rsidRDefault="00834F96" w:rsidP="00834F96">
            <w:pPr>
              <w:rPr>
                <w:b/>
                <w:bCs/>
                <w:lang w:val="es-VE" w:eastAsia="es-ES"/>
              </w:rPr>
            </w:pPr>
            <w:r w:rsidRPr="00FB6CD7">
              <w:rPr>
                <w:b/>
                <w:bCs/>
                <w:lang w:val="es-VE"/>
              </w:rPr>
              <w:t>Descripción:</w:t>
            </w:r>
            <w:r w:rsidRPr="00FB6CD7">
              <w:rPr>
                <w:b/>
                <w:bCs/>
                <w:lang w:val="es-VE" w:eastAsia="es-ES"/>
              </w:rPr>
              <w:t xml:space="preserve"> </w:t>
            </w:r>
          </w:p>
          <w:p w14:paraId="6B433C50" w14:textId="64EBDF98" w:rsidR="00834F96" w:rsidRPr="00FB6CD7" w:rsidRDefault="00834F96" w:rsidP="00834F96">
            <w:pPr>
              <w:keepLines/>
              <w:spacing w:after="120"/>
              <w:rPr>
                <w:lang w:val="es-VE" w:eastAsia="es-ES"/>
              </w:rPr>
            </w:pPr>
            <w:r w:rsidRPr="00FB6CD7">
              <w:rPr>
                <w:lang w:val="es-VE" w:eastAsia="es-ES"/>
              </w:rPr>
              <w:t xml:space="preserve">          El sistema debe </w:t>
            </w:r>
            <w:r w:rsidR="008450D8">
              <w:rPr>
                <w:lang w:val="es-VE" w:eastAsia="es-ES"/>
              </w:rPr>
              <w:t xml:space="preserve">permitir al aspirante </w:t>
            </w:r>
            <w:r w:rsidRPr="00FB6CD7">
              <w:rPr>
                <w:lang w:val="es-VE" w:eastAsia="es-ES"/>
              </w:rPr>
              <w:t xml:space="preserve">modificar </w:t>
            </w:r>
            <w:r w:rsidR="007A3039" w:rsidRPr="00FB6CD7">
              <w:rPr>
                <w:lang w:val="es-VE" w:eastAsia="es-ES"/>
              </w:rPr>
              <w:t>los</w:t>
            </w:r>
            <w:r w:rsidRPr="00FB6CD7">
              <w:rPr>
                <w:lang w:val="es-VE" w:eastAsia="es-ES"/>
              </w:rPr>
              <w:t xml:space="preserve"> datos del formulario de búsqueda de empleo del aspirante</w:t>
            </w:r>
            <w:r w:rsidR="008450D8">
              <w:rPr>
                <w:lang w:val="es-VE" w:eastAsia="es-ES"/>
              </w:rPr>
              <w:t>.</w:t>
            </w:r>
          </w:p>
        </w:tc>
      </w:tr>
      <w:tr w:rsidR="00834F96" w:rsidRPr="00FB6CD7" w14:paraId="49C22BA2" w14:textId="77777777" w:rsidTr="00834F96">
        <w:tc>
          <w:tcPr>
            <w:tcW w:w="9430" w:type="dxa"/>
            <w:gridSpan w:val="2"/>
          </w:tcPr>
          <w:p w14:paraId="43CFB57D" w14:textId="77777777" w:rsidR="00834F96" w:rsidRPr="00FB6CD7" w:rsidRDefault="00834F96" w:rsidP="00834F96">
            <w:pPr>
              <w:rPr>
                <w:b/>
                <w:bCs/>
                <w:lang w:val="es-VE"/>
              </w:rPr>
            </w:pPr>
            <w:r w:rsidRPr="00FB6CD7">
              <w:rPr>
                <w:b/>
                <w:bCs/>
                <w:lang w:val="es-VE"/>
              </w:rPr>
              <w:t>Requerimiento:</w:t>
            </w:r>
          </w:p>
          <w:p w14:paraId="12726610" w14:textId="77777777" w:rsidR="00834F96" w:rsidRPr="00FB6CD7" w:rsidRDefault="00834F96" w:rsidP="00834F96">
            <w:pPr>
              <w:rPr>
                <w:bCs/>
                <w:lang w:val="es-VE"/>
              </w:rPr>
            </w:pPr>
            <w:r w:rsidRPr="00FB6CD7">
              <w:rPr>
                <w:bCs/>
                <w:lang w:val="es-VE"/>
              </w:rPr>
              <w:t>Req 7</w:t>
            </w:r>
          </w:p>
        </w:tc>
      </w:tr>
      <w:tr w:rsidR="00834F96" w:rsidRPr="00142753" w14:paraId="0EF1FBCF" w14:textId="77777777" w:rsidTr="00834F96">
        <w:tc>
          <w:tcPr>
            <w:tcW w:w="9430" w:type="dxa"/>
            <w:gridSpan w:val="2"/>
          </w:tcPr>
          <w:p w14:paraId="3910CC0E" w14:textId="77777777" w:rsidR="00834F96" w:rsidRPr="00FB6CD7" w:rsidRDefault="00834F96" w:rsidP="00834F96">
            <w:pPr>
              <w:rPr>
                <w:b/>
                <w:bCs/>
                <w:lang w:val="es-VE"/>
              </w:rPr>
            </w:pPr>
            <w:r w:rsidRPr="00FB6CD7">
              <w:rPr>
                <w:b/>
                <w:bCs/>
                <w:lang w:val="es-VE"/>
              </w:rPr>
              <w:t>Precondición:</w:t>
            </w:r>
          </w:p>
          <w:p w14:paraId="547105A2" w14:textId="0D89A886" w:rsidR="0073501D" w:rsidRPr="0073501D" w:rsidRDefault="00834F96" w:rsidP="0073501D">
            <w:pPr>
              <w:keepLines/>
              <w:numPr>
                <w:ilvl w:val="0"/>
                <w:numId w:val="7"/>
              </w:numPr>
              <w:spacing w:after="120"/>
              <w:rPr>
                <w:lang w:val="es-VE" w:eastAsia="es-ES"/>
              </w:rPr>
            </w:pPr>
            <w:r w:rsidRPr="00FB6CD7">
              <w:rPr>
                <w:lang w:val="es-VE" w:eastAsia="es-ES"/>
              </w:rPr>
              <w:t>Se debe tener acceso a la base de datos de la aplicación.</w:t>
            </w:r>
          </w:p>
        </w:tc>
      </w:tr>
      <w:tr w:rsidR="00834F96" w:rsidRPr="00FB6CD7" w14:paraId="63DA876E" w14:textId="77777777" w:rsidTr="00834F96">
        <w:tc>
          <w:tcPr>
            <w:tcW w:w="9430" w:type="dxa"/>
            <w:gridSpan w:val="2"/>
            <w:tcBorders>
              <w:bottom w:val="single" w:sz="12" w:space="0" w:color="auto"/>
            </w:tcBorders>
          </w:tcPr>
          <w:p w14:paraId="7455F383" w14:textId="77777777" w:rsidR="00834F96" w:rsidRPr="00FB6CD7" w:rsidRDefault="00834F96" w:rsidP="00834F96">
            <w:pPr>
              <w:rPr>
                <w:lang w:val="es-VE" w:eastAsia="es-ES"/>
              </w:rPr>
            </w:pPr>
          </w:p>
          <w:p w14:paraId="206BD517" w14:textId="77777777" w:rsidR="00834F96" w:rsidRPr="00FB6CD7" w:rsidRDefault="00834F96" w:rsidP="00834F96">
            <w:pPr>
              <w:rPr>
                <w:b/>
                <w:bCs/>
                <w:lang w:val="es-VE" w:eastAsia="es-ES"/>
              </w:rPr>
            </w:pPr>
            <w:r w:rsidRPr="00FB6CD7">
              <w:rPr>
                <w:b/>
                <w:bCs/>
                <w:lang w:val="es-VE" w:eastAsia="es-ES"/>
              </w:rPr>
              <w:t>Flujo Básico:</w:t>
            </w:r>
          </w:p>
        </w:tc>
      </w:tr>
      <w:tr w:rsidR="00834F96" w:rsidRPr="00FB6CD7" w14:paraId="0422D08C" w14:textId="77777777" w:rsidTr="00834F96">
        <w:tc>
          <w:tcPr>
            <w:tcW w:w="4715" w:type="dxa"/>
            <w:tcBorders>
              <w:top w:val="single" w:sz="12" w:space="0" w:color="auto"/>
              <w:left w:val="single" w:sz="12" w:space="0" w:color="auto"/>
            </w:tcBorders>
          </w:tcPr>
          <w:p w14:paraId="518A6A04" w14:textId="17C5F42B" w:rsidR="00834F96" w:rsidRPr="00FB6CD7" w:rsidRDefault="008450D8" w:rsidP="00834F96">
            <w:pPr>
              <w:jc w:val="center"/>
              <w:rPr>
                <w:b/>
                <w:bCs/>
                <w:lang w:val="es-VE"/>
              </w:rPr>
            </w:pPr>
            <w:r>
              <w:rPr>
                <w:b/>
                <w:bCs/>
                <w:lang w:val="es-VE"/>
              </w:rPr>
              <w:t>ASPIRANTE</w:t>
            </w:r>
          </w:p>
          <w:p w14:paraId="4611FA3D" w14:textId="77777777" w:rsidR="00834F96" w:rsidRPr="00FB6CD7" w:rsidRDefault="00834F96" w:rsidP="00834F96">
            <w:pPr>
              <w:jc w:val="center"/>
              <w:rPr>
                <w:b/>
                <w:bCs/>
                <w:lang w:val="es-VE"/>
              </w:rPr>
            </w:pPr>
          </w:p>
        </w:tc>
        <w:tc>
          <w:tcPr>
            <w:tcW w:w="4715" w:type="dxa"/>
            <w:tcBorders>
              <w:top w:val="single" w:sz="12" w:space="0" w:color="auto"/>
              <w:right w:val="single" w:sz="12" w:space="0" w:color="auto"/>
            </w:tcBorders>
          </w:tcPr>
          <w:p w14:paraId="3AB9C762" w14:textId="77777777" w:rsidR="00834F96" w:rsidRPr="00FB6CD7" w:rsidRDefault="00834F96" w:rsidP="00834F96">
            <w:pPr>
              <w:jc w:val="center"/>
              <w:rPr>
                <w:b/>
                <w:bCs/>
                <w:lang w:val="es-VE"/>
              </w:rPr>
            </w:pPr>
            <w:r w:rsidRPr="00FB6CD7">
              <w:rPr>
                <w:b/>
                <w:bCs/>
                <w:lang w:val="es-VE"/>
              </w:rPr>
              <w:t>SISTEMA</w:t>
            </w:r>
          </w:p>
        </w:tc>
      </w:tr>
      <w:tr w:rsidR="00834F96" w:rsidRPr="00142753" w14:paraId="5A765F43" w14:textId="77777777" w:rsidTr="00834F96">
        <w:tc>
          <w:tcPr>
            <w:tcW w:w="4715" w:type="dxa"/>
            <w:tcBorders>
              <w:left w:val="single" w:sz="12" w:space="0" w:color="auto"/>
            </w:tcBorders>
          </w:tcPr>
          <w:p w14:paraId="46A74B73" w14:textId="77777777" w:rsidR="00834F96" w:rsidRPr="00FB6CD7" w:rsidRDefault="00834F96" w:rsidP="00834F96">
            <w:pPr>
              <w:rPr>
                <w:lang w:val="es-VE"/>
              </w:rPr>
            </w:pPr>
            <w:r w:rsidRPr="00FB6CD7">
              <w:rPr>
                <w:b/>
                <w:lang w:val="es-VE"/>
              </w:rPr>
              <w:t>1)</w:t>
            </w:r>
            <w:r w:rsidRPr="00FB6CD7">
              <w:rPr>
                <w:lang w:val="es-VE"/>
              </w:rPr>
              <w:t xml:space="preserve"> Este caso de uso se inicia como un caso extendido de los casos “Gestionar Aspirante”.</w:t>
            </w:r>
          </w:p>
        </w:tc>
        <w:tc>
          <w:tcPr>
            <w:tcW w:w="4715" w:type="dxa"/>
            <w:tcBorders>
              <w:right w:val="single" w:sz="12" w:space="0" w:color="auto"/>
            </w:tcBorders>
          </w:tcPr>
          <w:p w14:paraId="1B064449" w14:textId="77777777" w:rsidR="00834F96" w:rsidRPr="00FB6CD7" w:rsidRDefault="00834F96" w:rsidP="00834F96">
            <w:pPr>
              <w:rPr>
                <w:lang w:val="es-VE"/>
              </w:rPr>
            </w:pPr>
          </w:p>
        </w:tc>
      </w:tr>
      <w:tr w:rsidR="00834F96" w:rsidRPr="00142753" w14:paraId="4A538F40" w14:textId="77777777" w:rsidTr="00834F96">
        <w:tc>
          <w:tcPr>
            <w:tcW w:w="4715" w:type="dxa"/>
            <w:tcBorders>
              <w:left w:val="single" w:sz="12" w:space="0" w:color="auto"/>
            </w:tcBorders>
          </w:tcPr>
          <w:p w14:paraId="0A3176C4" w14:textId="77777777" w:rsidR="00834F96" w:rsidRPr="00FB6CD7" w:rsidRDefault="00834F96" w:rsidP="00834F96">
            <w:pPr>
              <w:rPr>
                <w:lang w:val="es-VE"/>
              </w:rPr>
            </w:pPr>
          </w:p>
        </w:tc>
        <w:tc>
          <w:tcPr>
            <w:tcW w:w="4715" w:type="dxa"/>
            <w:tcBorders>
              <w:right w:val="single" w:sz="12" w:space="0" w:color="auto"/>
            </w:tcBorders>
          </w:tcPr>
          <w:p w14:paraId="26A6067C" w14:textId="77777777" w:rsidR="00834F96" w:rsidRPr="00FB6CD7" w:rsidRDefault="00834F96" w:rsidP="00834F96">
            <w:pPr>
              <w:rPr>
                <w:lang w:val="es-VE"/>
              </w:rPr>
            </w:pPr>
            <w:r w:rsidRPr="00FB6CD7">
              <w:rPr>
                <w:b/>
                <w:lang w:val="es-VE"/>
              </w:rPr>
              <w:t>2)</w:t>
            </w:r>
            <w:r w:rsidRPr="00FB6CD7">
              <w:rPr>
                <w:b/>
                <w:bCs/>
                <w:lang w:val="es-VE"/>
              </w:rPr>
              <w:t xml:space="preserve"> </w:t>
            </w:r>
            <w:r w:rsidRPr="00FB6CD7">
              <w:rPr>
                <w:bCs/>
                <w:lang w:val="es-VE"/>
              </w:rPr>
              <w:t>M</w:t>
            </w:r>
            <w:r w:rsidRPr="00FB6CD7">
              <w:rPr>
                <w:lang w:val="es-VE"/>
              </w:rPr>
              <w:t>uestra en pantalla la interfaz gráfica “Modificar Formulario de Búsqueda”.</w:t>
            </w:r>
          </w:p>
        </w:tc>
      </w:tr>
      <w:tr w:rsidR="00834F96" w:rsidRPr="00142753" w14:paraId="7A303A24" w14:textId="77777777" w:rsidTr="00834F96">
        <w:tc>
          <w:tcPr>
            <w:tcW w:w="4715" w:type="dxa"/>
            <w:tcBorders>
              <w:left w:val="single" w:sz="12" w:space="0" w:color="auto"/>
            </w:tcBorders>
          </w:tcPr>
          <w:p w14:paraId="123DB2DE" w14:textId="22A8C139" w:rsidR="00834F96" w:rsidRPr="00FB6CD7" w:rsidRDefault="00834F96" w:rsidP="00834F96">
            <w:pPr>
              <w:rPr>
                <w:b/>
                <w:lang w:val="es-VE"/>
              </w:rPr>
            </w:pPr>
            <w:r w:rsidRPr="00FB6CD7">
              <w:rPr>
                <w:b/>
                <w:lang w:val="es-VE"/>
              </w:rPr>
              <w:t xml:space="preserve">3) </w:t>
            </w:r>
            <w:r w:rsidRPr="00FB6CD7">
              <w:rPr>
                <w:lang w:val="es-VE"/>
              </w:rPr>
              <w:t>Modifica los datos y selecciona “Actualizar Formulario”.</w:t>
            </w:r>
          </w:p>
        </w:tc>
        <w:tc>
          <w:tcPr>
            <w:tcW w:w="4715" w:type="dxa"/>
            <w:tcBorders>
              <w:right w:val="single" w:sz="12" w:space="0" w:color="auto"/>
            </w:tcBorders>
          </w:tcPr>
          <w:p w14:paraId="6403A079" w14:textId="77777777" w:rsidR="00834F96" w:rsidRPr="00FB6CD7" w:rsidRDefault="00834F96" w:rsidP="00834F96">
            <w:pPr>
              <w:rPr>
                <w:lang w:val="es-VE"/>
              </w:rPr>
            </w:pPr>
          </w:p>
        </w:tc>
      </w:tr>
      <w:tr w:rsidR="00834F96" w:rsidRPr="00142753" w14:paraId="0E1169FF" w14:textId="77777777" w:rsidTr="00834F96">
        <w:tc>
          <w:tcPr>
            <w:tcW w:w="4715" w:type="dxa"/>
            <w:tcBorders>
              <w:left w:val="single" w:sz="12" w:space="0" w:color="auto"/>
            </w:tcBorders>
          </w:tcPr>
          <w:p w14:paraId="27335E68" w14:textId="77777777" w:rsidR="00834F96" w:rsidRPr="00FB6CD7" w:rsidRDefault="00834F96" w:rsidP="00834F96">
            <w:pPr>
              <w:rPr>
                <w:lang w:val="es-VE"/>
              </w:rPr>
            </w:pPr>
          </w:p>
        </w:tc>
        <w:tc>
          <w:tcPr>
            <w:tcW w:w="4715" w:type="dxa"/>
            <w:tcBorders>
              <w:right w:val="single" w:sz="12" w:space="0" w:color="auto"/>
            </w:tcBorders>
          </w:tcPr>
          <w:p w14:paraId="270536BB" w14:textId="0FEA410F" w:rsidR="00834F96" w:rsidRPr="00FB6CD7" w:rsidRDefault="00834F96" w:rsidP="00834F96">
            <w:pPr>
              <w:rPr>
                <w:b/>
                <w:lang w:val="es-VE"/>
              </w:rPr>
            </w:pPr>
            <w:r w:rsidRPr="00FB6CD7">
              <w:rPr>
                <w:b/>
                <w:lang w:val="es-VE"/>
              </w:rPr>
              <w:t xml:space="preserve">4) </w:t>
            </w:r>
            <w:r w:rsidRPr="00FB6CD7">
              <w:rPr>
                <w:bCs/>
                <w:lang w:val="es-VE"/>
              </w:rPr>
              <w:t>Valida los datos introducidos por el aspirante.</w:t>
            </w:r>
          </w:p>
        </w:tc>
      </w:tr>
      <w:tr w:rsidR="00834F96" w:rsidRPr="00142753" w14:paraId="0BB9E692" w14:textId="77777777" w:rsidTr="00834F96">
        <w:tc>
          <w:tcPr>
            <w:tcW w:w="4715" w:type="dxa"/>
            <w:tcBorders>
              <w:left w:val="single" w:sz="12" w:space="0" w:color="auto"/>
            </w:tcBorders>
          </w:tcPr>
          <w:p w14:paraId="4748DF2F" w14:textId="77777777" w:rsidR="00834F96" w:rsidRPr="00FB6CD7" w:rsidRDefault="00834F96" w:rsidP="00834F96">
            <w:pPr>
              <w:rPr>
                <w:lang w:val="es-VE"/>
              </w:rPr>
            </w:pPr>
          </w:p>
        </w:tc>
        <w:tc>
          <w:tcPr>
            <w:tcW w:w="4715" w:type="dxa"/>
            <w:tcBorders>
              <w:right w:val="single" w:sz="12" w:space="0" w:color="auto"/>
            </w:tcBorders>
          </w:tcPr>
          <w:p w14:paraId="51A6EC09" w14:textId="68DAFEEE" w:rsidR="00834F96" w:rsidRPr="00FB6CD7" w:rsidRDefault="00834F96" w:rsidP="00834F96">
            <w:pPr>
              <w:rPr>
                <w:b/>
                <w:lang w:val="es-VE"/>
              </w:rPr>
            </w:pPr>
            <w:r w:rsidRPr="00FB6CD7">
              <w:rPr>
                <w:b/>
                <w:lang w:val="es-VE"/>
              </w:rPr>
              <w:t xml:space="preserve">5) </w:t>
            </w:r>
            <w:r w:rsidRPr="00FB6CD7">
              <w:rPr>
                <w:bCs/>
                <w:lang w:val="es-VE"/>
              </w:rPr>
              <w:t>Se actualiza el formulario de búsqueda de empleo.</w:t>
            </w:r>
          </w:p>
        </w:tc>
      </w:tr>
      <w:tr w:rsidR="00834F96" w:rsidRPr="00142753" w14:paraId="5246AAF0" w14:textId="77777777" w:rsidTr="00834F96">
        <w:tc>
          <w:tcPr>
            <w:tcW w:w="4715" w:type="dxa"/>
            <w:tcBorders>
              <w:left w:val="single" w:sz="12" w:space="0" w:color="auto"/>
            </w:tcBorders>
          </w:tcPr>
          <w:p w14:paraId="4D1C08BE" w14:textId="663F24EB" w:rsidR="00834F96" w:rsidRPr="00FB6CD7" w:rsidRDefault="00834F96" w:rsidP="00834F96">
            <w:pPr>
              <w:rPr>
                <w:b/>
                <w:lang w:val="es-VE"/>
              </w:rPr>
            </w:pPr>
          </w:p>
        </w:tc>
        <w:tc>
          <w:tcPr>
            <w:tcW w:w="4715" w:type="dxa"/>
            <w:tcBorders>
              <w:right w:val="single" w:sz="12" w:space="0" w:color="auto"/>
            </w:tcBorders>
          </w:tcPr>
          <w:p w14:paraId="47884833" w14:textId="36B010A4" w:rsidR="00834F96" w:rsidRPr="00FB6CD7" w:rsidRDefault="00834F96" w:rsidP="00834F96">
            <w:pPr>
              <w:rPr>
                <w:lang w:val="es-VE"/>
              </w:rPr>
            </w:pPr>
            <w:r w:rsidRPr="00FB6CD7">
              <w:rPr>
                <w:b/>
                <w:bCs/>
                <w:lang w:val="es-VE"/>
              </w:rPr>
              <w:t>6)</w:t>
            </w:r>
            <w:r w:rsidRPr="00FB6CD7">
              <w:rPr>
                <w:lang w:val="es-VE"/>
              </w:rPr>
              <w:t xml:space="preserve"> Muestra un mensaje en donde se informa que la actualización se realizó con éxito.</w:t>
            </w:r>
          </w:p>
        </w:tc>
      </w:tr>
      <w:tr w:rsidR="00834F96" w:rsidRPr="00142753" w14:paraId="709D8C18" w14:textId="77777777" w:rsidTr="00834F96">
        <w:tc>
          <w:tcPr>
            <w:tcW w:w="4715" w:type="dxa"/>
            <w:tcBorders>
              <w:left w:val="single" w:sz="12" w:space="0" w:color="auto"/>
            </w:tcBorders>
          </w:tcPr>
          <w:p w14:paraId="79BFC740" w14:textId="5FAB5DAA" w:rsidR="00834F96" w:rsidRPr="00FB6CD7" w:rsidRDefault="00834F96" w:rsidP="00834F96">
            <w:pPr>
              <w:rPr>
                <w:b/>
                <w:lang w:val="es-VE"/>
              </w:rPr>
            </w:pPr>
            <w:r w:rsidRPr="00FB6CD7">
              <w:rPr>
                <w:b/>
                <w:lang w:val="es-VE"/>
              </w:rPr>
              <w:t xml:space="preserve">7) </w:t>
            </w:r>
            <w:r w:rsidRPr="00FB6CD7">
              <w:rPr>
                <w:bCs/>
                <w:lang w:val="es-VE"/>
              </w:rPr>
              <w:t>Confirma la recepción del mensaje.</w:t>
            </w:r>
          </w:p>
        </w:tc>
        <w:tc>
          <w:tcPr>
            <w:tcW w:w="4715" w:type="dxa"/>
            <w:tcBorders>
              <w:right w:val="single" w:sz="12" w:space="0" w:color="auto"/>
            </w:tcBorders>
          </w:tcPr>
          <w:p w14:paraId="4D4BD0FE" w14:textId="54403A67" w:rsidR="00834F96" w:rsidRPr="00FB6CD7" w:rsidRDefault="00834F96" w:rsidP="00834F96">
            <w:pPr>
              <w:rPr>
                <w:b/>
                <w:lang w:val="es-VE"/>
              </w:rPr>
            </w:pPr>
          </w:p>
        </w:tc>
      </w:tr>
      <w:tr w:rsidR="00834F96" w:rsidRPr="00142753" w14:paraId="44E30B84" w14:textId="77777777" w:rsidTr="00834F96">
        <w:tc>
          <w:tcPr>
            <w:tcW w:w="4715" w:type="dxa"/>
            <w:tcBorders>
              <w:left w:val="single" w:sz="12" w:space="0" w:color="auto"/>
            </w:tcBorders>
          </w:tcPr>
          <w:p w14:paraId="305C4A1C" w14:textId="77777777" w:rsidR="00834F96" w:rsidRPr="00FB6CD7" w:rsidRDefault="00834F96" w:rsidP="00834F96">
            <w:pPr>
              <w:rPr>
                <w:b/>
                <w:lang w:val="es-VE"/>
              </w:rPr>
            </w:pPr>
          </w:p>
        </w:tc>
        <w:tc>
          <w:tcPr>
            <w:tcW w:w="4715" w:type="dxa"/>
            <w:tcBorders>
              <w:right w:val="single" w:sz="12" w:space="0" w:color="auto"/>
            </w:tcBorders>
          </w:tcPr>
          <w:p w14:paraId="5F93D1C3" w14:textId="17E6A1F3" w:rsidR="00834F96" w:rsidRPr="00FB6CD7" w:rsidRDefault="00834F96" w:rsidP="00834F96">
            <w:pPr>
              <w:rPr>
                <w:b/>
                <w:lang w:val="es-VE"/>
              </w:rPr>
            </w:pPr>
            <w:r w:rsidRPr="00FB6CD7">
              <w:rPr>
                <w:b/>
                <w:lang w:val="es-VE"/>
              </w:rPr>
              <w:t xml:space="preserve">8) </w:t>
            </w:r>
            <w:r w:rsidR="0073501D">
              <w:rPr>
                <w:bCs/>
                <w:lang w:val="es-VE"/>
              </w:rPr>
              <w:t>Se regresa al aspirante al menú principal.</w:t>
            </w:r>
          </w:p>
        </w:tc>
      </w:tr>
      <w:tr w:rsidR="00834F96" w:rsidRPr="00FB6CD7" w14:paraId="2A1F3693" w14:textId="77777777" w:rsidTr="00834F96">
        <w:trPr>
          <w:trHeight w:val="494"/>
        </w:trPr>
        <w:tc>
          <w:tcPr>
            <w:tcW w:w="9430" w:type="dxa"/>
            <w:gridSpan w:val="2"/>
            <w:tcBorders>
              <w:top w:val="single" w:sz="12" w:space="0" w:color="auto"/>
              <w:bottom w:val="single" w:sz="12" w:space="0" w:color="auto"/>
            </w:tcBorders>
          </w:tcPr>
          <w:p w14:paraId="67145D2B" w14:textId="77777777" w:rsidR="00834F96" w:rsidRPr="00FB6CD7" w:rsidRDefault="00834F96" w:rsidP="00834F96">
            <w:pPr>
              <w:rPr>
                <w:lang w:val="es-VE"/>
              </w:rPr>
            </w:pPr>
          </w:p>
          <w:p w14:paraId="13471C8E" w14:textId="77777777" w:rsidR="00834F96" w:rsidRPr="00FB6CD7" w:rsidRDefault="00834F96" w:rsidP="00834F96">
            <w:pPr>
              <w:rPr>
                <w:b/>
                <w:bCs/>
                <w:lang w:val="es-VE"/>
              </w:rPr>
            </w:pPr>
            <w:r w:rsidRPr="00FB6CD7">
              <w:rPr>
                <w:b/>
                <w:bCs/>
                <w:lang w:val="es-VE"/>
              </w:rPr>
              <w:t>Flujos Alternos:</w:t>
            </w:r>
          </w:p>
        </w:tc>
      </w:tr>
      <w:tr w:rsidR="00834F96" w:rsidRPr="00FB6CD7" w14:paraId="6472F873" w14:textId="77777777" w:rsidTr="00834F96">
        <w:trPr>
          <w:trHeight w:val="494"/>
        </w:trPr>
        <w:tc>
          <w:tcPr>
            <w:tcW w:w="4715" w:type="dxa"/>
            <w:tcBorders>
              <w:top w:val="single" w:sz="12" w:space="0" w:color="auto"/>
              <w:left w:val="single" w:sz="12" w:space="0" w:color="auto"/>
              <w:bottom w:val="single" w:sz="12" w:space="0" w:color="auto"/>
            </w:tcBorders>
          </w:tcPr>
          <w:p w14:paraId="0A7D67B8" w14:textId="4C0293C7" w:rsidR="00834F96" w:rsidRPr="00FB6CD7" w:rsidRDefault="008450D8" w:rsidP="00834F96">
            <w:pPr>
              <w:jc w:val="center"/>
              <w:rPr>
                <w:b/>
                <w:bCs/>
                <w:lang w:val="es-VE"/>
              </w:rPr>
            </w:pPr>
            <w:r>
              <w:rPr>
                <w:b/>
                <w:bCs/>
                <w:lang w:val="es-VE"/>
              </w:rPr>
              <w:t>ASPIRANTE</w:t>
            </w:r>
          </w:p>
          <w:p w14:paraId="0800A7CF" w14:textId="77777777" w:rsidR="00834F96" w:rsidRPr="00FB6CD7" w:rsidRDefault="00834F96" w:rsidP="00834F96">
            <w:pPr>
              <w:spacing w:after="120"/>
              <w:rPr>
                <w:b/>
                <w:bCs/>
                <w:i/>
                <w:iCs/>
                <w:color w:val="0000FF"/>
                <w:lang w:val="es-VE" w:eastAsia="es-ES"/>
              </w:rPr>
            </w:pPr>
          </w:p>
        </w:tc>
        <w:tc>
          <w:tcPr>
            <w:tcW w:w="4715" w:type="dxa"/>
            <w:tcBorders>
              <w:top w:val="single" w:sz="12" w:space="0" w:color="auto"/>
              <w:bottom w:val="single" w:sz="12" w:space="0" w:color="auto"/>
              <w:right w:val="single" w:sz="12" w:space="0" w:color="auto"/>
            </w:tcBorders>
          </w:tcPr>
          <w:p w14:paraId="1C3258E3" w14:textId="77777777" w:rsidR="00834F96" w:rsidRPr="00FB6CD7" w:rsidRDefault="00834F96" w:rsidP="00834F96">
            <w:pPr>
              <w:jc w:val="center"/>
              <w:rPr>
                <w:b/>
                <w:bCs/>
                <w:lang w:val="es-VE"/>
              </w:rPr>
            </w:pPr>
            <w:r w:rsidRPr="00FB6CD7">
              <w:rPr>
                <w:b/>
                <w:bCs/>
                <w:lang w:val="es-VE"/>
              </w:rPr>
              <w:t>SISTEMA</w:t>
            </w:r>
          </w:p>
          <w:p w14:paraId="5288C824" w14:textId="77777777" w:rsidR="00834F96" w:rsidRPr="00FB6CD7" w:rsidRDefault="00834F96" w:rsidP="00834F96">
            <w:pPr>
              <w:spacing w:after="120"/>
              <w:rPr>
                <w:b/>
                <w:bCs/>
                <w:i/>
                <w:iCs/>
                <w:color w:val="0000FF"/>
                <w:lang w:val="es-VE" w:eastAsia="es-ES"/>
              </w:rPr>
            </w:pPr>
          </w:p>
        </w:tc>
      </w:tr>
      <w:tr w:rsidR="00834F96" w:rsidRPr="00FB6CD7" w14:paraId="6C45A5A3" w14:textId="77777777" w:rsidTr="00834F96">
        <w:trPr>
          <w:trHeight w:val="63"/>
        </w:trPr>
        <w:tc>
          <w:tcPr>
            <w:tcW w:w="4715" w:type="dxa"/>
            <w:tcBorders>
              <w:top w:val="single" w:sz="12" w:space="0" w:color="auto"/>
              <w:left w:val="single" w:sz="12" w:space="0" w:color="auto"/>
            </w:tcBorders>
          </w:tcPr>
          <w:p w14:paraId="29B238C8" w14:textId="77777777" w:rsidR="00834F96" w:rsidRPr="00FB6CD7" w:rsidRDefault="00834F96" w:rsidP="00834F96">
            <w:pPr>
              <w:rPr>
                <w:lang w:val="es-VE"/>
              </w:rPr>
            </w:pPr>
          </w:p>
        </w:tc>
        <w:tc>
          <w:tcPr>
            <w:tcW w:w="4715" w:type="dxa"/>
            <w:tcBorders>
              <w:top w:val="single" w:sz="12" w:space="0" w:color="auto"/>
              <w:right w:val="single" w:sz="12" w:space="0" w:color="auto"/>
            </w:tcBorders>
          </w:tcPr>
          <w:p w14:paraId="353924CD" w14:textId="189799F7" w:rsidR="00834F96" w:rsidRPr="00FB6CD7" w:rsidRDefault="00834F96" w:rsidP="00834F96">
            <w:pPr>
              <w:rPr>
                <w:lang w:val="es-VE"/>
              </w:rPr>
            </w:pPr>
            <w:r w:rsidRPr="00FB6CD7">
              <w:rPr>
                <w:b/>
                <w:bCs/>
                <w:lang w:val="es-VE"/>
              </w:rPr>
              <w:t xml:space="preserve">4.1) </w:t>
            </w:r>
            <w:r w:rsidRPr="00FB6CD7">
              <w:rPr>
                <w:lang w:val="es-VE"/>
              </w:rPr>
              <w:t>Datos no válidos.</w:t>
            </w:r>
          </w:p>
        </w:tc>
      </w:tr>
      <w:tr w:rsidR="00834F96" w:rsidRPr="00142753" w14:paraId="13BC0936" w14:textId="77777777" w:rsidTr="00834F96">
        <w:trPr>
          <w:trHeight w:val="63"/>
        </w:trPr>
        <w:tc>
          <w:tcPr>
            <w:tcW w:w="4715" w:type="dxa"/>
            <w:tcBorders>
              <w:left w:val="single" w:sz="12" w:space="0" w:color="auto"/>
            </w:tcBorders>
          </w:tcPr>
          <w:p w14:paraId="46F03DE6" w14:textId="77777777" w:rsidR="00834F96" w:rsidRPr="00FB6CD7" w:rsidRDefault="00834F96" w:rsidP="00834F96">
            <w:pPr>
              <w:rPr>
                <w:lang w:val="es-VE"/>
              </w:rPr>
            </w:pPr>
          </w:p>
        </w:tc>
        <w:tc>
          <w:tcPr>
            <w:tcW w:w="4715" w:type="dxa"/>
            <w:tcBorders>
              <w:right w:val="single" w:sz="12" w:space="0" w:color="auto"/>
            </w:tcBorders>
          </w:tcPr>
          <w:p w14:paraId="098378C0" w14:textId="4121C9B7" w:rsidR="00834F96" w:rsidRPr="00FB6CD7" w:rsidRDefault="00834F96" w:rsidP="00834F96">
            <w:pPr>
              <w:rPr>
                <w:lang w:val="es-VE"/>
              </w:rPr>
            </w:pPr>
            <w:r w:rsidRPr="00FB6CD7">
              <w:rPr>
                <w:b/>
                <w:bCs/>
                <w:lang w:val="es-VE"/>
              </w:rPr>
              <w:t>4.2)</w:t>
            </w:r>
            <w:r w:rsidRPr="00FB6CD7">
              <w:rPr>
                <w:lang w:val="es-VE"/>
              </w:rPr>
              <w:t xml:space="preserve"> Se da un mensaje en el que se informa el error en los datos introducidos.</w:t>
            </w:r>
          </w:p>
        </w:tc>
      </w:tr>
      <w:tr w:rsidR="00834F96" w:rsidRPr="00142753" w14:paraId="4E990142" w14:textId="77777777" w:rsidTr="00834F96">
        <w:trPr>
          <w:trHeight w:val="63"/>
        </w:trPr>
        <w:tc>
          <w:tcPr>
            <w:tcW w:w="4715" w:type="dxa"/>
            <w:tcBorders>
              <w:left w:val="single" w:sz="12" w:space="0" w:color="auto"/>
            </w:tcBorders>
          </w:tcPr>
          <w:p w14:paraId="5B5208A6" w14:textId="2D40CC68" w:rsidR="00834F96" w:rsidRPr="00FB6CD7" w:rsidRDefault="00834F96" w:rsidP="00834F96">
            <w:pPr>
              <w:rPr>
                <w:lang w:val="es-VE"/>
              </w:rPr>
            </w:pPr>
            <w:r w:rsidRPr="00FB6CD7">
              <w:rPr>
                <w:b/>
                <w:bCs/>
                <w:lang w:val="es-VE"/>
              </w:rPr>
              <w:t>4.3)</w:t>
            </w:r>
            <w:r w:rsidRPr="00FB6CD7">
              <w:rPr>
                <w:lang w:val="es-VE"/>
              </w:rPr>
              <w:t xml:space="preserve"> Confirma la recepción del mensaje.</w:t>
            </w:r>
          </w:p>
        </w:tc>
        <w:tc>
          <w:tcPr>
            <w:tcW w:w="4715" w:type="dxa"/>
            <w:tcBorders>
              <w:right w:val="single" w:sz="12" w:space="0" w:color="auto"/>
            </w:tcBorders>
          </w:tcPr>
          <w:p w14:paraId="7522AECE" w14:textId="77777777" w:rsidR="00834F96" w:rsidRPr="00FB6CD7" w:rsidRDefault="00834F96" w:rsidP="00834F96">
            <w:pPr>
              <w:rPr>
                <w:lang w:val="es-VE"/>
              </w:rPr>
            </w:pPr>
          </w:p>
        </w:tc>
      </w:tr>
      <w:tr w:rsidR="00834F96" w:rsidRPr="00142753" w14:paraId="30375C0A" w14:textId="77777777" w:rsidTr="00834F96">
        <w:trPr>
          <w:trHeight w:val="63"/>
        </w:trPr>
        <w:tc>
          <w:tcPr>
            <w:tcW w:w="4715" w:type="dxa"/>
            <w:tcBorders>
              <w:left w:val="single" w:sz="12" w:space="0" w:color="auto"/>
              <w:bottom w:val="single" w:sz="12" w:space="0" w:color="auto"/>
            </w:tcBorders>
          </w:tcPr>
          <w:p w14:paraId="2FBA1D95" w14:textId="67AAB907" w:rsidR="00834F96" w:rsidRPr="00FB6CD7" w:rsidRDefault="00834F96" w:rsidP="00834F96">
            <w:pPr>
              <w:rPr>
                <w:lang w:val="es-VE"/>
              </w:rPr>
            </w:pPr>
          </w:p>
        </w:tc>
        <w:tc>
          <w:tcPr>
            <w:tcW w:w="4715" w:type="dxa"/>
            <w:tcBorders>
              <w:bottom w:val="single" w:sz="12" w:space="0" w:color="auto"/>
              <w:right w:val="single" w:sz="12" w:space="0" w:color="auto"/>
            </w:tcBorders>
          </w:tcPr>
          <w:p w14:paraId="120DA31D" w14:textId="3B16B67C" w:rsidR="00834F96" w:rsidRPr="00FB6CD7" w:rsidRDefault="00834F96" w:rsidP="00834F96">
            <w:pPr>
              <w:rPr>
                <w:lang w:val="es-VE"/>
              </w:rPr>
            </w:pPr>
            <w:r w:rsidRPr="00FB6CD7">
              <w:rPr>
                <w:b/>
                <w:bCs/>
                <w:lang w:val="es-VE"/>
              </w:rPr>
              <w:t>4.4)</w:t>
            </w:r>
            <w:r w:rsidRPr="00FB6CD7">
              <w:rPr>
                <w:lang w:val="es-VE"/>
              </w:rPr>
              <w:t xml:space="preserve"> Redirecciona al aspirante al paso 2 del flujo básico.</w:t>
            </w:r>
          </w:p>
        </w:tc>
      </w:tr>
      <w:tr w:rsidR="00834F96" w:rsidRPr="00FB6CD7" w14:paraId="6165B511" w14:textId="77777777" w:rsidTr="00834F96">
        <w:trPr>
          <w:trHeight w:val="63"/>
        </w:trPr>
        <w:tc>
          <w:tcPr>
            <w:tcW w:w="4715" w:type="dxa"/>
            <w:tcBorders>
              <w:left w:val="single" w:sz="12" w:space="0" w:color="auto"/>
              <w:bottom w:val="single" w:sz="12" w:space="0" w:color="auto"/>
            </w:tcBorders>
          </w:tcPr>
          <w:p w14:paraId="0114D9F1" w14:textId="38B19969" w:rsidR="00834F96" w:rsidRPr="00FB6CD7" w:rsidRDefault="007A3039" w:rsidP="00834F96">
            <w:pPr>
              <w:rPr>
                <w:lang w:val="es-VE"/>
              </w:rPr>
            </w:pPr>
            <w:r w:rsidRPr="00FB6CD7">
              <w:rPr>
                <w:b/>
                <w:bCs/>
                <w:lang w:val="es-VE"/>
              </w:rPr>
              <w:t>9</w:t>
            </w:r>
            <w:r w:rsidR="00834F96" w:rsidRPr="00FB6CD7">
              <w:rPr>
                <w:b/>
                <w:bCs/>
                <w:lang w:val="es-VE"/>
              </w:rPr>
              <w:t>.1)</w:t>
            </w:r>
            <w:r w:rsidR="00834F96" w:rsidRPr="00FB6CD7">
              <w:rPr>
                <w:lang w:val="es-VE"/>
              </w:rPr>
              <w:t xml:space="preserve"> Selecciona “Regresar al Menú”.</w:t>
            </w:r>
          </w:p>
        </w:tc>
        <w:tc>
          <w:tcPr>
            <w:tcW w:w="4715" w:type="dxa"/>
            <w:tcBorders>
              <w:bottom w:val="single" w:sz="12" w:space="0" w:color="auto"/>
              <w:right w:val="single" w:sz="12" w:space="0" w:color="auto"/>
            </w:tcBorders>
          </w:tcPr>
          <w:p w14:paraId="17F9B371" w14:textId="77777777" w:rsidR="00834F96" w:rsidRPr="00FB6CD7" w:rsidRDefault="00834F96" w:rsidP="00834F96">
            <w:pPr>
              <w:rPr>
                <w:lang w:val="es-VE"/>
              </w:rPr>
            </w:pPr>
          </w:p>
        </w:tc>
      </w:tr>
      <w:tr w:rsidR="00834F96" w:rsidRPr="00142753" w14:paraId="5B00950F" w14:textId="77777777" w:rsidTr="00834F96">
        <w:trPr>
          <w:trHeight w:val="63"/>
        </w:trPr>
        <w:tc>
          <w:tcPr>
            <w:tcW w:w="4715" w:type="dxa"/>
            <w:tcBorders>
              <w:left w:val="single" w:sz="12" w:space="0" w:color="auto"/>
              <w:bottom w:val="single" w:sz="12" w:space="0" w:color="auto"/>
            </w:tcBorders>
          </w:tcPr>
          <w:p w14:paraId="4FBD44F2" w14:textId="77777777" w:rsidR="00834F96" w:rsidRPr="00FB6CD7" w:rsidRDefault="00834F96" w:rsidP="00834F96">
            <w:pPr>
              <w:rPr>
                <w:lang w:val="es-VE"/>
              </w:rPr>
            </w:pPr>
          </w:p>
        </w:tc>
        <w:tc>
          <w:tcPr>
            <w:tcW w:w="4715" w:type="dxa"/>
            <w:tcBorders>
              <w:bottom w:val="single" w:sz="12" w:space="0" w:color="auto"/>
              <w:right w:val="single" w:sz="12" w:space="0" w:color="auto"/>
            </w:tcBorders>
          </w:tcPr>
          <w:p w14:paraId="2B0ADE58" w14:textId="7BB4103B" w:rsidR="00834F96" w:rsidRPr="00FB6CD7" w:rsidRDefault="007A3039" w:rsidP="00834F96">
            <w:pPr>
              <w:rPr>
                <w:lang w:val="es-VE"/>
              </w:rPr>
            </w:pPr>
            <w:r w:rsidRPr="00FB6CD7">
              <w:rPr>
                <w:b/>
                <w:bCs/>
                <w:lang w:val="es-VE"/>
              </w:rPr>
              <w:t>9</w:t>
            </w:r>
            <w:r w:rsidR="00834F96" w:rsidRPr="00FB6CD7">
              <w:rPr>
                <w:b/>
                <w:bCs/>
                <w:lang w:val="es-VE"/>
              </w:rPr>
              <w:t xml:space="preserve">.2) </w:t>
            </w:r>
            <w:r w:rsidR="00834F96" w:rsidRPr="00FB6CD7">
              <w:rPr>
                <w:bCs/>
                <w:lang w:val="es-VE"/>
              </w:rPr>
              <w:t>Redirecciona al aspirante al menú principal.</w:t>
            </w:r>
          </w:p>
        </w:tc>
      </w:tr>
      <w:tr w:rsidR="00834F96" w:rsidRPr="00FB6CD7" w14:paraId="20A58663" w14:textId="77777777" w:rsidTr="00834F96">
        <w:trPr>
          <w:trHeight w:val="63"/>
        </w:trPr>
        <w:tc>
          <w:tcPr>
            <w:tcW w:w="4715" w:type="dxa"/>
            <w:tcBorders>
              <w:left w:val="single" w:sz="12" w:space="0" w:color="auto"/>
              <w:bottom w:val="single" w:sz="4" w:space="0" w:color="auto"/>
            </w:tcBorders>
          </w:tcPr>
          <w:p w14:paraId="56D2B091" w14:textId="6D3A183A" w:rsidR="00834F96" w:rsidRPr="00FB6CD7" w:rsidRDefault="007A3039" w:rsidP="00834F96">
            <w:pPr>
              <w:rPr>
                <w:lang w:val="es-VE"/>
              </w:rPr>
            </w:pPr>
            <w:r w:rsidRPr="00FB6CD7">
              <w:rPr>
                <w:lang w:val="es-VE"/>
              </w:rPr>
              <w:t>10</w:t>
            </w:r>
            <w:r w:rsidR="00834F96" w:rsidRPr="00FB6CD7">
              <w:rPr>
                <w:lang w:val="es-VE"/>
              </w:rPr>
              <w:t>.1) Selecciona opción “eliminar formulario”.</w:t>
            </w:r>
          </w:p>
        </w:tc>
        <w:tc>
          <w:tcPr>
            <w:tcW w:w="4715" w:type="dxa"/>
            <w:tcBorders>
              <w:bottom w:val="single" w:sz="4" w:space="0" w:color="auto"/>
              <w:right w:val="single" w:sz="12" w:space="0" w:color="auto"/>
            </w:tcBorders>
          </w:tcPr>
          <w:p w14:paraId="6BCC88B5" w14:textId="77777777" w:rsidR="00834F96" w:rsidRPr="00FB6CD7" w:rsidRDefault="00834F96" w:rsidP="00834F96">
            <w:pPr>
              <w:rPr>
                <w:lang w:val="es-VE"/>
              </w:rPr>
            </w:pPr>
          </w:p>
        </w:tc>
      </w:tr>
      <w:tr w:rsidR="00834F96" w:rsidRPr="00142753" w14:paraId="6DD98AE8" w14:textId="77777777" w:rsidTr="00834F96">
        <w:trPr>
          <w:trHeight w:val="63"/>
        </w:trPr>
        <w:tc>
          <w:tcPr>
            <w:tcW w:w="4715" w:type="dxa"/>
            <w:tcBorders>
              <w:left w:val="single" w:sz="12" w:space="0" w:color="auto"/>
              <w:bottom w:val="single" w:sz="12" w:space="0" w:color="auto"/>
            </w:tcBorders>
          </w:tcPr>
          <w:p w14:paraId="0921368C" w14:textId="77777777" w:rsidR="00834F96" w:rsidRPr="00FB6CD7" w:rsidRDefault="00834F96" w:rsidP="00834F96">
            <w:pPr>
              <w:rPr>
                <w:lang w:val="es-VE"/>
              </w:rPr>
            </w:pPr>
          </w:p>
        </w:tc>
        <w:tc>
          <w:tcPr>
            <w:tcW w:w="4715" w:type="dxa"/>
            <w:tcBorders>
              <w:bottom w:val="single" w:sz="12" w:space="0" w:color="auto"/>
              <w:right w:val="single" w:sz="12" w:space="0" w:color="auto"/>
            </w:tcBorders>
          </w:tcPr>
          <w:p w14:paraId="5A363D46" w14:textId="4D4CA92A" w:rsidR="00834F96" w:rsidRPr="00FB6CD7" w:rsidRDefault="007A3039" w:rsidP="00834F96">
            <w:pPr>
              <w:rPr>
                <w:lang w:val="es-VE"/>
              </w:rPr>
            </w:pPr>
            <w:r w:rsidRPr="00FB6CD7">
              <w:rPr>
                <w:b/>
                <w:bCs/>
                <w:lang w:val="es-VE"/>
              </w:rPr>
              <w:t>10</w:t>
            </w:r>
            <w:r w:rsidR="00834F96" w:rsidRPr="00FB6CD7">
              <w:rPr>
                <w:b/>
                <w:bCs/>
                <w:lang w:val="es-VE"/>
              </w:rPr>
              <w:t>.2)</w:t>
            </w:r>
            <w:r w:rsidR="00834F96" w:rsidRPr="00FB6CD7">
              <w:rPr>
                <w:lang w:val="es-VE"/>
              </w:rPr>
              <w:t xml:space="preserve"> Muestra interfaz de “Eliminar Formulario”.</w:t>
            </w:r>
          </w:p>
        </w:tc>
      </w:tr>
      <w:tr w:rsidR="00834F96" w:rsidRPr="00FB6CD7" w14:paraId="30D621BE" w14:textId="77777777" w:rsidTr="00834F96">
        <w:trPr>
          <w:trHeight w:val="63"/>
        </w:trPr>
        <w:tc>
          <w:tcPr>
            <w:tcW w:w="4715" w:type="dxa"/>
            <w:tcBorders>
              <w:top w:val="single" w:sz="12" w:space="0" w:color="auto"/>
              <w:left w:val="single" w:sz="12" w:space="0" w:color="auto"/>
            </w:tcBorders>
          </w:tcPr>
          <w:p w14:paraId="4DB2D660" w14:textId="0E566AD3" w:rsidR="00834F96" w:rsidRPr="00FB6CD7" w:rsidRDefault="007A3039" w:rsidP="00834F96">
            <w:pPr>
              <w:rPr>
                <w:lang w:val="es-VE"/>
              </w:rPr>
            </w:pPr>
            <w:r w:rsidRPr="00FB6CD7">
              <w:rPr>
                <w:b/>
                <w:bCs/>
                <w:lang w:val="es-VE"/>
              </w:rPr>
              <w:t>11</w:t>
            </w:r>
            <w:r w:rsidR="00834F96" w:rsidRPr="00FB6CD7">
              <w:rPr>
                <w:b/>
                <w:bCs/>
                <w:lang w:val="es-VE"/>
              </w:rPr>
              <w:t xml:space="preserve">.1) </w:t>
            </w:r>
            <w:r w:rsidR="00834F96" w:rsidRPr="00FB6CD7">
              <w:rPr>
                <w:lang w:val="es-VE"/>
              </w:rPr>
              <w:t>Sale de la página.</w:t>
            </w:r>
          </w:p>
        </w:tc>
        <w:tc>
          <w:tcPr>
            <w:tcW w:w="4715" w:type="dxa"/>
            <w:tcBorders>
              <w:top w:val="single" w:sz="12" w:space="0" w:color="auto"/>
              <w:right w:val="single" w:sz="12" w:space="0" w:color="auto"/>
            </w:tcBorders>
          </w:tcPr>
          <w:p w14:paraId="60D6F086" w14:textId="77777777" w:rsidR="00834F96" w:rsidRPr="00FB6CD7" w:rsidRDefault="00834F96" w:rsidP="00834F96">
            <w:pPr>
              <w:rPr>
                <w:lang w:val="es-VE"/>
              </w:rPr>
            </w:pPr>
          </w:p>
        </w:tc>
      </w:tr>
      <w:tr w:rsidR="00834F96" w:rsidRPr="00FB6CD7" w14:paraId="03A434EC" w14:textId="77777777" w:rsidTr="00834F96">
        <w:trPr>
          <w:trHeight w:val="63"/>
        </w:trPr>
        <w:tc>
          <w:tcPr>
            <w:tcW w:w="4715" w:type="dxa"/>
            <w:tcBorders>
              <w:left w:val="single" w:sz="12" w:space="0" w:color="auto"/>
              <w:bottom w:val="single" w:sz="12" w:space="0" w:color="auto"/>
            </w:tcBorders>
          </w:tcPr>
          <w:p w14:paraId="21D9406E" w14:textId="77777777" w:rsidR="00834F96" w:rsidRPr="00FB6CD7" w:rsidRDefault="00834F96" w:rsidP="00834F96">
            <w:pPr>
              <w:rPr>
                <w:lang w:val="es-VE"/>
              </w:rPr>
            </w:pPr>
          </w:p>
        </w:tc>
        <w:tc>
          <w:tcPr>
            <w:tcW w:w="4715" w:type="dxa"/>
            <w:tcBorders>
              <w:bottom w:val="single" w:sz="12" w:space="0" w:color="auto"/>
              <w:right w:val="single" w:sz="12" w:space="0" w:color="auto"/>
            </w:tcBorders>
          </w:tcPr>
          <w:p w14:paraId="26897D9A" w14:textId="7E747B4B" w:rsidR="00834F96" w:rsidRPr="00FB6CD7" w:rsidRDefault="007A3039" w:rsidP="00834F96">
            <w:pPr>
              <w:rPr>
                <w:lang w:val="es-VE"/>
              </w:rPr>
            </w:pPr>
            <w:r w:rsidRPr="00FB6CD7">
              <w:rPr>
                <w:b/>
                <w:bCs/>
                <w:lang w:val="es-VE"/>
              </w:rPr>
              <w:t>11</w:t>
            </w:r>
            <w:r w:rsidR="00834F96" w:rsidRPr="00FB6CD7">
              <w:rPr>
                <w:b/>
                <w:bCs/>
                <w:lang w:val="es-VE"/>
              </w:rPr>
              <w:t xml:space="preserve">.2) </w:t>
            </w:r>
            <w:r w:rsidR="00834F96" w:rsidRPr="00FB6CD7">
              <w:rPr>
                <w:lang w:val="es-VE"/>
              </w:rPr>
              <w:t>Se cancela la operación.</w:t>
            </w:r>
          </w:p>
        </w:tc>
      </w:tr>
      <w:tr w:rsidR="00834F96" w:rsidRPr="00142753" w14:paraId="6D1D59E0" w14:textId="77777777" w:rsidTr="00834F96">
        <w:tc>
          <w:tcPr>
            <w:tcW w:w="9430" w:type="dxa"/>
            <w:gridSpan w:val="2"/>
            <w:tcBorders>
              <w:top w:val="single" w:sz="12" w:space="0" w:color="auto"/>
            </w:tcBorders>
          </w:tcPr>
          <w:p w14:paraId="4D8EE925" w14:textId="77777777" w:rsidR="00834F96" w:rsidRPr="00FB6CD7" w:rsidRDefault="00834F96" w:rsidP="00834F96">
            <w:pPr>
              <w:rPr>
                <w:b/>
                <w:bCs/>
                <w:lang w:val="es-VE"/>
              </w:rPr>
            </w:pPr>
            <w:r w:rsidRPr="00FB6CD7">
              <w:rPr>
                <w:b/>
                <w:bCs/>
                <w:lang w:val="es-VE"/>
              </w:rPr>
              <w:t xml:space="preserve">Postcondición(es): </w:t>
            </w:r>
          </w:p>
          <w:p w14:paraId="7E931F1B" w14:textId="77777777" w:rsidR="00834F96" w:rsidRPr="00FB6CD7" w:rsidRDefault="00834F96" w:rsidP="00834F96">
            <w:pPr>
              <w:keepLines/>
              <w:numPr>
                <w:ilvl w:val="0"/>
                <w:numId w:val="7"/>
              </w:numPr>
              <w:spacing w:after="120"/>
              <w:rPr>
                <w:lang w:val="es-VE"/>
              </w:rPr>
            </w:pPr>
            <w:r w:rsidRPr="00FB6CD7">
              <w:rPr>
                <w:lang w:val="es-VE"/>
              </w:rPr>
              <w:t>Se ha modificado el formulario de búsqueda de empleo del aspirante</w:t>
            </w:r>
          </w:p>
        </w:tc>
      </w:tr>
      <w:tr w:rsidR="00834F96" w:rsidRPr="00142753" w14:paraId="7F2F6BED" w14:textId="77777777" w:rsidTr="00834F96">
        <w:trPr>
          <w:trHeight w:val="67"/>
        </w:trPr>
        <w:tc>
          <w:tcPr>
            <w:tcW w:w="9430" w:type="dxa"/>
            <w:gridSpan w:val="2"/>
          </w:tcPr>
          <w:p w14:paraId="1A0DC503" w14:textId="77777777" w:rsidR="00834F96" w:rsidRPr="00FB6CD7" w:rsidRDefault="00834F96" w:rsidP="00834F96">
            <w:pPr>
              <w:rPr>
                <w:b/>
                <w:bCs/>
                <w:lang w:val="es-VE"/>
              </w:rPr>
            </w:pPr>
            <w:r w:rsidRPr="00FB6CD7">
              <w:rPr>
                <w:b/>
                <w:bCs/>
                <w:lang w:val="es-VE"/>
              </w:rPr>
              <w:t xml:space="preserve">Requerimiento(s) especial(es): </w:t>
            </w:r>
          </w:p>
          <w:p w14:paraId="1D4BC774" w14:textId="77777777" w:rsidR="00834F96" w:rsidRPr="00FB6CD7" w:rsidRDefault="00834F96" w:rsidP="00834F96">
            <w:pPr>
              <w:keepLines/>
              <w:spacing w:after="120"/>
              <w:rPr>
                <w:color w:val="FF0000"/>
                <w:lang w:val="es-VE"/>
              </w:rPr>
            </w:pPr>
            <w:r w:rsidRPr="00FB6CD7">
              <w:rPr>
                <w:lang w:val="es-VE"/>
              </w:rPr>
              <w:t xml:space="preserve">         Los datos del usuario solo deben ser modificables por el mismo usuario.</w:t>
            </w:r>
          </w:p>
        </w:tc>
      </w:tr>
      <w:tr w:rsidR="00834F96" w:rsidRPr="00142753" w14:paraId="51D5BD2C" w14:textId="77777777" w:rsidTr="00834F96">
        <w:trPr>
          <w:trHeight w:val="1059"/>
        </w:trPr>
        <w:tc>
          <w:tcPr>
            <w:tcW w:w="9430" w:type="dxa"/>
            <w:gridSpan w:val="2"/>
          </w:tcPr>
          <w:p w14:paraId="594C6B8A" w14:textId="77777777" w:rsidR="00834F96" w:rsidRPr="00FB6CD7" w:rsidRDefault="00834F96" w:rsidP="00834F96">
            <w:pPr>
              <w:rPr>
                <w:b/>
                <w:bCs/>
                <w:lang w:val="es-VE"/>
              </w:rPr>
            </w:pPr>
            <w:r w:rsidRPr="00FB6CD7">
              <w:rPr>
                <w:b/>
                <w:bCs/>
                <w:lang w:val="es-VE"/>
              </w:rPr>
              <w:t>Punto(s) de extensión:</w:t>
            </w:r>
          </w:p>
          <w:p w14:paraId="63C6847E" w14:textId="3D2CAC87" w:rsidR="00834F96" w:rsidRPr="00FB6CD7" w:rsidRDefault="00834F96" w:rsidP="00834F96">
            <w:pPr>
              <w:keepLines/>
              <w:numPr>
                <w:ilvl w:val="0"/>
                <w:numId w:val="7"/>
              </w:numPr>
              <w:spacing w:after="120"/>
              <w:rPr>
                <w:lang w:val="es-VE"/>
              </w:rPr>
            </w:pPr>
            <w:r w:rsidRPr="00FB6CD7">
              <w:rPr>
                <w:lang w:val="es-VE"/>
              </w:rPr>
              <w:t xml:space="preserve">El caso de uso “eliminar formulario” extiende a este caso de uso en el paso </w:t>
            </w:r>
            <w:r w:rsidR="007A3039" w:rsidRPr="00FB6CD7">
              <w:rPr>
                <w:lang w:val="es-VE"/>
              </w:rPr>
              <w:t>10</w:t>
            </w:r>
            <w:r w:rsidRPr="00FB6CD7">
              <w:rPr>
                <w:lang w:val="es-VE"/>
              </w:rPr>
              <w:t>.</w:t>
            </w:r>
            <w:r w:rsidR="007A3039" w:rsidRPr="00FB6CD7">
              <w:rPr>
                <w:lang w:val="es-VE"/>
              </w:rPr>
              <w:t>2</w:t>
            </w:r>
            <w:r w:rsidRPr="00FB6CD7">
              <w:rPr>
                <w:lang w:val="es-VE"/>
              </w:rPr>
              <w:t xml:space="preserve"> del flujo alterno.</w:t>
            </w:r>
          </w:p>
        </w:tc>
      </w:tr>
    </w:tbl>
    <w:p w14:paraId="6C19B34F" w14:textId="77777777" w:rsidR="00A16EF9" w:rsidRPr="00FB6CD7" w:rsidRDefault="00A16EF9" w:rsidP="00A16EF9">
      <w:pPr>
        <w:keepNext/>
        <w:spacing w:before="120" w:after="60"/>
        <w:jc w:val="left"/>
        <w:outlineLvl w:val="2"/>
        <w:rPr>
          <w:rFonts w:ascii="Arial" w:hAnsi="Arial" w:cs="Arial"/>
          <w:i/>
          <w:iCs/>
          <w:color w:val="404040" w:themeColor="text1" w:themeTint="BF"/>
          <w:lang w:val="es-VE"/>
        </w:rPr>
      </w:pPr>
    </w:p>
    <w:p w14:paraId="27D6DE8D" w14:textId="77777777" w:rsidR="00A16EF9" w:rsidRPr="00FB6CD7" w:rsidRDefault="00A16EF9" w:rsidP="00A16EF9">
      <w:pPr>
        <w:keepNext/>
        <w:numPr>
          <w:ilvl w:val="2"/>
          <w:numId w:val="1"/>
        </w:numPr>
        <w:spacing w:before="120" w:after="60"/>
        <w:outlineLvl w:val="2"/>
        <w:rPr>
          <w:rFonts w:ascii="Arial" w:hAnsi="Arial" w:cs="Arial"/>
          <w:b/>
          <w:bCs/>
          <w:i/>
          <w:iCs/>
          <w:lang w:val="es-VE"/>
        </w:rPr>
      </w:pPr>
      <w:r w:rsidRPr="00FB6CD7">
        <w:rPr>
          <w:rFonts w:ascii="Arial" w:hAnsi="Arial" w:cs="Arial"/>
          <w:b/>
          <w:bCs/>
          <w:i/>
          <w:iCs/>
          <w:lang w:val="es-VE"/>
        </w:rPr>
        <w:t>&lt;8 – Modificar Formulario De Búsqueda De Aspirante&gt;</w:t>
      </w:r>
    </w:p>
    <w:p w14:paraId="79249B24" w14:textId="3100C82C" w:rsidR="00A16EF9" w:rsidRPr="00FB6CD7" w:rsidRDefault="00A16EF9" w:rsidP="00A16EF9">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Andrea Mendoza)</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7A3039" w:rsidRPr="00142753" w14:paraId="79215CFF" w14:textId="77777777" w:rsidTr="00FB6CD7">
        <w:tc>
          <w:tcPr>
            <w:tcW w:w="9430" w:type="dxa"/>
            <w:gridSpan w:val="2"/>
          </w:tcPr>
          <w:p w14:paraId="57B300E4" w14:textId="77777777" w:rsidR="007A3039" w:rsidRPr="00FB6CD7" w:rsidRDefault="007A3039" w:rsidP="00FB6CD7">
            <w:pPr>
              <w:rPr>
                <w:b/>
                <w:bCs/>
                <w:lang w:val="es-VE" w:eastAsia="es-ES"/>
              </w:rPr>
            </w:pPr>
            <w:r w:rsidRPr="00FB6CD7">
              <w:rPr>
                <w:b/>
                <w:bCs/>
                <w:lang w:val="es-VE"/>
              </w:rPr>
              <w:t>Descripción:</w:t>
            </w:r>
            <w:r w:rsidRPr="00FB6CD7">
              <w:rPr>
                <w:b/>
                <w:bCs/>
                <w:lang w:val="es-VE" w:eastAsia="es-ES"/>
              </w:rPr>
              <w:t xml:space="preserve"> </w:t>
            </w:r>
          </w:p>
          <w:p w14:paraId="093609C4" w14:textId="5FACFDD6" w:rsidR="007A3039" w:rsidRPr="00FB6CD7" w:rsidRDefault="007A3039" w:rsidP="00FB6CD7">
            <w:pPr>
              <w:keepLines/>
              <w:spacing w:after="120"/>
              <w:rPr>
                <w:lang w:val="es-VE" w:eastAsia="es-ES"/>
              </w:rPr>
            </w:pPr>
            <w:r w:rsidRPr="00FB6CD7">
              <w:rPr>
                <w:lang w:val="es-VE" w:eastAsia="es-ES"/>
              </w:rPr>
              <w:t xml:space="preserve">          El sistema debe </w:t>
            </w:r>
            <w:r w:rsidR="008450D8">
              <w:rPr>
                <w:lang w:val="es-VE" w:eastAsia="es-ES"/>
              </w:rPr>
              <w:t xml:space="preserve">permitir a la empresa </w:t>
            </w:r>
            <w:r w:rsidRPr="00FB6CD7">
              <w:rPr>
                <w:lang w:val="es-VE" w:eastAsia="es-ES"/>
              </w:rPr>
              <w:t>modificar los datos del formulario de búsqueda de aspirantes de la empresa.</w:t>
            </w:r>
          </w:p>
        </w:tc>
      </w:tr>
      <w:tr w:rsidR="007A3039" w:rsidRPr="00FB6CD7" w14:paraId="16EB0045" w14:textId="77777777" w:rsidTr="00FB6CD7">
        <w:tc>
          <w:tcPr>
            <w:tcW w:w="9430" w:type="dxa"/>
            <w:gridSpan w:val="2"/>
          </w:tcPr>
          <w:p w14:paraId="0FF996B4" w14:textId="77777777" w:rsidR="007A3039" w:rsidRPr="00FB6CD7" w:rsidRDefault="007A3039" w:rsidP="00FB6CD7">
            <w:pPr>
              <w:rPr>
                <w:b/>
                <w:bCs/>
                <w:lang w:val="es-VE"/>
              </w:rPr>
            </w:pPr>
            <w:r w:rsidRPr="00FB6CD7">
              <w:rPr>
                <w:b/>
                <w:bCs/>
                <w:lang w:val="es-VE"/>
              </w:rPr>
              <w:t>Requerimiento:</w:t>
            </w:r>
          </w:p>
          <w:p w14:paraId="751738CD" w14:textId="40A04ADF" w:rsidR="007A3039" w:rsidRPr="00FB6CD7" w:rsidRDefault="007A3039" w:rsidP="00FB6CD7">
            <w:pPr>
              <w:rPr>
                <w:bCs/>
                <w:lang w:val="es-VE"/>
              </w:rPr>
            </w:pPr>
            <w:r w:rsidRPr="00FB6CD7">
              <w:rPr>
                <w:bCs/>
                <w:lang w:val="es-VE"/>
              </w:rPr>
              <w:t>Req 8</w:t>
            </w:r>
          </w:p>
        </w:tc>
      </w:tr>
      <w:tr w:rsidR="007A3039" w:rsidRPr="00142753" w14:paraId="761A1A92" w14:textId="77777777" w:rsidTr="00FB6CD7">
        <w:tc>
          <w:tcPr>
            <w:tcW w:w="9430" w:type="dxa"/>
            <w:gridSpan w:val="2"/>
          </w:tcPr>
          <w:p w14:paraId="50760AD7" w14:textId="77777777" w:rsidR="007A3039" w:rsidRPr="00FB6CD7" w:rsidRDefault="007A3039" w:rsidP="00FB6CD7">
            <w:pPr>
              <w:rPr>
                <w:b/>
                <w:bCs/>
                <w:lang w:val="es-VE"/>
              </w:rPr>
            </w:pPr>
            <w:r w:rsidRPr="00FB6CD7">
              <w:rPr>
                <w:b/>
                <w:bCs/>
                <w:lang w:val="es-VE"/>
              </w:rPr>
              <w:t>Precondición:</w:t>
            </w:r>
          </w:p>
          <w:p w14:paraId="5B8AC7A6" w14:textId="77777777" w:rsidR="007A3039" w:rsidRPr="00FB6CD7" w:rsidRDefault="007A3039" w:rsidP="007A3039">
            <w:pPr>
              <w:keepLines/>
              <w:numPr>
                <w:ilvl w:val="0"/>
                <w:numId w:val="7"/>
              </w:numPr>
              <w:spacing w:after="120"/>
              <w:rPr>
                <w:lang w:val="es-VE" w:eastAsia="es-ES"/>
              </w:rPr>
            </w:pPr>
            <w:r w:rsidRPr="00FB6CD7">
              <w:rPr>
                <w:lang w:val="es-VE" w:eastAsia="es-ES"/>
              </w:rPr>
              <w:t>Se debe tener acceso a la base de datos de la aplicación.</w:t>
            </w:r>
          </w:p>
        </w:tc>
      </w:tr>
      <w:tr w:rsidR="007A3039" w:rsidRPr="00FB6CD7" w14:paraId="2174D751" w14:textId="77777777" w:rsidTr="00FB6CD7">
        <w:tc>
          <w:tcPr>
            <w:tcW w:w="9430" w:type="dxa"/>
            <w:gridSpan w:val="2"/>
            <w:tcBorders>
              <w:bottom w:val="single" w:sz="12" w:space="0" w:color="auto"/>
            </w:tcBorders>
          </w:tcPr>
          <w:p w14:paraId="627A4920" w14:textId="77777777" w:rsidR="007A3039" w:rsidRPr="00FB6CD7" w:rsidRDefault="007A3039" w:rsidP="00FB6CD7">
            <w:pPr>
              <w:rPr>
                <w:lang w:val="es-VE" w:eastAsia="es-ES"/>
              </w:rPr>
            </w:pPr>
          </w:p>
          <w:p w14:paraId="085434A8" w14:textId="77777777" w:rsidR="007A3039" w:rsidRPr="00FB6CD7" w:rsidRDefault="007A3039" w:rsidP="00FB6CD7">
            <w:pPr>
              <w:rPr>
                <w:b/>
                <w:bCs/>
                <w:lang w:val="es-VE" w:eastAsia="es-ES"/>
              </w:rPr>
            </w:pPr>
            <w:r w:rsidRPr="00FB6CD7">
              <w:rPr>
                <w:b/>
                <w:bCs/>
                <w:lang w:val="es-VE" w:eastAsia="es-ES"/>
              </w:rPr>
              <w:t>Flujo Básico:</w:t>
            </w:r>
          </w:p>
        </w:tc>
      </w:tr>
      <w:tr w:rsidR="007A3039" w:rsidRPr="00FB6CD7" w14:paraId="6CAC3472" w14:textId="77777777" w:rsidTr="00FB6CD7">
        <w:tc>
          <w:tcPr>
            <w:tcW w:w="4715" w:type="dxa"/>
            <w:tcBorders>
              <w:top w:val="single" w:sz="12" w:space="0" w:color="auto"/>
              <w:left w:val="single" w:sz="12" w:space="0" w:color="auto"/>
            </w:tcBorders>
          </w:tcPr>
          <w:p w14:paraId="1A750071" w14:textId="77777777" w:rsidR="007A3039" w:rsidRPr="00FB6CD7" w:rsidRDefault="007A3039" w:rsidP="00FB6CD7">
            <w:pPr>
              <w:jc w:val="center"/>
              <w:rPr>
                <w:b/>
                <w:bCs/>
                <w:lang w:val="es-VE"/>
              </w:rPr>
            </w:pPr>
            <w:r w:rsidRPr="00FB6CD7">
              <w:rPr>
                <w:b/>
                <w:bCs/>
                <w:lang w:val="es-VE"/>
              </w:rPr>
              <w:t>USUARIO</w:t>
            </w:r>
          </w:p>
          <w:p w14:paraId="159EA381" w14:textId="77777777" w:rsidR="007A3039" w:rsidRPr="00FB6CD7" w:rsidRDefault="007A3039" w:rsidP="00FB6CD7">
            <w:pPr>
              <w:jc w:val="center"/>
              <w:rPr>
                <w:b/>
                <w:bCs/>
                <w:lang w:val="es-VE"/>
              </w:rPr>
            </w:pPr>
          </w:p>
        </w:tc>
        <w:tc>
          <w:tcPr>
            <w:tcW w:w="4715" w:type="dxa"/>
            <w:tcBorders>
              <w:top w:val="single" w:sz="12" w:space="0" w:color="auto"/>
              <w:right w:val="single" w:sz="12" w:space="0" w:color="auto"/>
            </w:tcBorders>
          </w:tcPr>
          <w:p w14:paraId="01F3450A" w14:textId="77777777" w:rsidR="007A3039" w:rsidRPr="00FB6CD7" w:rsidRDefault="007A3039" w:rsidP="00FB6CD7">
            <w:pPr>
              <w:jc w:val="center"/>
              <w:rPr>
                <w:b/>
                <w:bCs/>
                <w:lang w:val="es-VE"/>
              </w:rPr>
            </w:pPr>
            <w:r w:rsidRPr="00FB6CD7">
              <w:rPr>
                <w:b/>
                <w:bCs/>
                <w:lang w:val="es-VE"/>
              </w:rPr>
              <w:t>SISTEMA</w:t>
            </w:r>
          </w:p>
        </w:tc>
      </w:tr>
      <w:tr w:rsidR="007A3039" w:rsidRPr="00142753" w14:paraId="4FF96E11" w14:textId="77777777" w:rsidTr="00FB6CD7">
        <w:tc>
          <w:tcPr>
            <w:tcW w:w="4715" w:type="dxa"/>
            <w:tcBorders>
              <w:left w:val="single" w:sz="12" w:space="0" w:color="auto"/>
            </w:tcBorders>
          </w:tcPr>
          <w:p w14:paraId="2564F2E1" w14:textId="355E2E5E" w:rsidR="007A3039" w:rsidRPr="00FB6CD7" w:rsidRDefault="007A3039" w:rsidP="00FB6CD7">
            <w:pPr>
              <w:rPr>
                <w:lang w:val="es-VE"/>
              </w:rPr>
            </w:pPr>
            <w:r w:rsidRPr="00FB6CD7">
              <w:rPr>
                <w:b/>
                <w:lang w:val="es-VE"/>
              </w:rPr>
              <w:t>1)</w:t>
            </w:r>
            <w:r w:rsidRPr="00FB6CD7">
              <w:rPr>
                <w:lang w:val="es-VE"/>
              </w:rPr>
              <w:t xml:space="preserve"> Este caso de uso se inicia como un caso extendido de los casos “Gestionar Empresa”.</w:t>
            </w:r>
          </w:p>
        </w:tc>
        <w:tc>
          <w:tcPr>
            <w:tcW w:w="4715" w:type="dxa"/>
            <w:tcBorders>
              <w:right w:val="single" w:sz="12" w:space="0" w:color="auto"/>
            </w:tcBorders>
          </w:tcPr>
          <w:p w14:paraId="2CC656B7" w14:textId="77777777" w:rsidR="007A3039" w:rsidRPr="00FB6CD7" w:rsidRDefault="007A3039" w:rsidP="00FB6CD7">
            <w:pPr>
              <w:rPr>
                <w:lang w:val="es-VE"/>
              </w:rPr>
            </w:pPr>
          </w:p>
        </w:tc>
      </w:tr>
      <w:tr w:rsidR="007A3039" w:rsidRPr="00142753" w14:paraId="6979D4FA" w14:textId="77777777" w:rsidTr="00FB6CD7">
        <w:tc>
          <w:tcPr>
            <w:tcW w:w="4715" w:type="dxa"/>
            <w:tcBorders>
              <w:left w:val="single" w:sz="12" w:space="0" w:color="auto"/>
            </w:tcBorders>
          </w:tcPr>
          <w:p w14:paraId="2F0055DF" w14:textId="77777777" w:rsidR="007A3039" w:rsidRPr="00FB6CD7" w:rsidRDefault="007A3039" w:rsidP="00FB6CD7">
            <w:pPr>
              <w:rPr>
                <w:lang w:val="es-VE"/>
              </w:rPr>
            </w:pPr>
          </w:p>
        </w:tc>
        <w:tc>
          <w:tcPr>
            <w:tcW w:w="4715" w:type="dxa"/>
            <w:tcBorders>
              <w:right w:val="single" w:sz="12" w:space="0" w:color="auto"/>
            </w:tcBorders>
          </w:tcPr>
          <w:p w14:paraId="3AEB21BB" w14:textId="77777777" w:rsidR="007A3039" w:rsidRPr="00FB6CD7" w:rsidRDefault="007A3039" w:rsidP="00FB6CD7">
            <w:pPr>
              <w:rPr>
                <w:lang w:val="es-VE"/>
              </w:rPr>
            </w:pPr>
            <w:r w:rsidRPr="00FB6CD7">
              <w:rPr>
                <w:b/>
                <w:lang w:val="es-VE"/>
              </w:rPr>
              <w:t>2)</w:t>
            </w:r>
            <w:r w:rsidRPr="00FB6CD7">
              <w:rPr>
                <w:b/>
                <w:bCs/>
                <w:lang w:val="es-VE"/>
              </w:rPr>
              <w:t xml:space="preserve"> </w:t>
            </w:r>
            <w:r w:rsidRPr="00FB6CD7">
              <w:rPr>
                <w:bCs/>
                <w:lang w:val="es-VE"/>
              </w:rPr>
              <w:t>M</w:t>
            </w:r>
            <w:r w:rsidRPr="00FB6CD7">
              <w:rPr>
                <w:lang w:val="es-VE"/>
              </w:rPr>
              <w:t>uestra en pantalla la interfaz gráfica “Modificar Formulario de Búsqueda”.</w:t>
            </w:r>
          </w:p>
        </w:tc>
      </w:tr>
      <w:tr w:rsidR="007A3039" w:rsidRPr="00142753" w14:paraId="023AA663" w14:textId="77777777" w:rsidTr="00FB6CD7">
        <w:tc>
          <w:tcPr>
            <w:tcW w:w="4715" w:type="dxa"/>
            <w:tcBorders>
              <w:left w:val="single" w:sz="12" w:space="0" w:color="auto"/>
            </w:tcBorders>
          </w:tcPr>
          <w:p w14:paraId="01EC770E" w14:textId="77777777" w:rsidR="007A3039" w:rsidRPr="00FB6CD7" w:rsidRDefault="007A3039" w:rsidP="00FB6CD7">
            <w:pPr>
              <w:rPr>
                <w:b/>
                <w:lang w:val="es-VE"/>
              </w:rPr>
            </w:pPr>
            <w:r w:rsidRPr="00FB6CD7">
              <w:rPr>
                <w:b/>
                <w:lang w:val="es-VE"/>
              </w:rPr>
              <w:t xml:space="preserve">3) </w:t>
            </w:r>
            <w:r w:rsidRPr="00FB6CD7">
              <w:rPr>
                <w:lang w:val="es-VE"/>
              </w:rPr>
              <w:t>Modifica los datos y selecciona “Actualizar Formulario”.</w:t>
            </w:r>
          </w:p>
        </w:tc>
        <w:tc>
          <w:tcPr>
            <w:tcW w:w="4715" w:type="dxa"/>
            <w:tcBorders>
              <w:right w:val="single" w:sz="12" w:space="0" w:color="auto"/>
            </w:tcBorders>
          </w:tcPr>
          <w:p w14:paraId="67A00DB4" w14:textId="77777777" w:rsidR="007A3039" w:rsidRPr="00FB6CD7" w:rsidRDefault="007A3039" w:rsidP="00FB6CD7">
            <w:pPr>
              <w:rPr>
                <w:lang w:val="es-VE"/>
              </w:rPr>
            </w:pPr>
          </w:p>
        </w:tc>
      </w:tr>
      <w:tr w:rsidR="007A3039" w:rsidRPr="00142753" w14:paraId="34FB7AF5" w14:textId="77777777" w:rsidTr="00FB6CD7">
        <w:tc>
          <w:tcPr>
            <w:tcW w:w="4715" w:type="dxa"/>
            <w:tcBorders>
              <w:left w:val="single" w:sz="12" w:space="0" w:color="auto"/>
            </w:tcBorders>
          </w:tcPr>
          <w:p w14:paraId="1F0DCEFA" w14:textId="77777777" w:rsidR="007A3039" w:rsidRPr="00FB6CD7" w:rsidRDefault="007A3039" w:rsidP="00FB6CD7">
            <w:pPr>
              <w:rPr>
                <w:lang w:val="es-VE"/>
              </w:rPr>
            </w:pPr>
          </w:p>
        </w:tc>
        <w:tc>
          <w:tcPr>
            <w:tcW w:w="4715" w:type="dxa"/>
            <w:tcBorders>
              <w:right w:val="single" w:sz="12" w:space="0" w:color="auto"/>
            </w:tcBorders>
          </w:tcPr>
          <w:p w14:paraId="6FCA0A56" w14:textId="533888B0" w:rsidR="007A3039" w:rsidRPr="00FB6CD7" w:rsidRDefault="007A3039" w:rsidP="00FB6CD7">
            <w:pPr>
              <w:rPr>
                <w:b/>
                <w:lang w:val="es-VE"/>
              </w:rPr>
            </w:pPr>
            <w:r w:rsidRPr="00FB6CD7">
              <w:rPr>
                <w:b/>
                <w:lang w:val="es-VE"/>
              </w:rPr>
              <w:t xml:space="preserve">4) </w:t>
            </w:r>
            <w:r w:rsidRPr="00FB6CD7">
              <w:rPr>
                <w:bCs/>
                <w:lang w:val="es-VE"/>
              </w:rPr>
              <w:t>Valida los datos introducidos por la empresa.</w:t>
            </w:r>
          </w:p>
        </w:tc>
      </w:tr>
      <w:tr w:rsidR="007A3039" w:rsidRPr="00142753" w14:paraId="54D87454" w14:textId="77777777" w:rsidTr="00FB6CD7">
        <w:tc>
          <w:tcPr>
            <w:tcW w:w="4715" w:type="dxa"/>
            <w:tcBorders>
              <w:left w:val="single" w:sz="12" w:space="0" w:color="auto"/>
            </w:tcBorders>
          </w:tcPr>
          <w:p w14:paraId="2EA8CA45" w14:textId="77777777" w:rsidR="007A3039" w:rsidRPr="00FB6CD7" w:rsidRDefault="007A3039" w:rsidP="00FB6CD7">
            <w:pPr>
              <w:rPr>
                <w:lang w:val="es-VE"/>
              </w:rPr>
            </w:pPr>
          </w:p>
        </w:tc>
        <w:tc>
          <w:tcPr>
            <w:tcW w:w="4715" w:type="dxa"/>
            <w:tcBorders>
              <w:right w:val="single" w:sz="12" w:space="0" w:color="auto"/>
            </w:tcBorders>
          </w:tcPr>
          <w:p w14:paraId="1C647490" w14:textId="3118FD6B" w:rsidR="007A3039" w:rsidRPr="00FB6CD7" w:rsidRDefault="007A3039" w:rsidP="00FB6CD7">
            <w:pPr>
              <w:rPr>
                <w:b/>
                <w:lang w:val="es-VE"/>
              </w:rPr>
            </w:pPr>
            <w:r w:rsidRPr="00FB6CD7">
              <w:rPr>
                <w:b/>
                <w:lang w:val="es-VE"/>
              </w:rPr>
              <w:t xml:space="preserve">5) </w:t>
            </w:r>
            <w:r w:rsidRPr="00FB6CD7">
              <w:rPr>
                <w:bCs/>
                <w:lang w:val="es-VE"/>
              </w:rPr>
              <w:t>Se actualiza el formulario de búsqueda de aspirantes.</w:t>
            </w:r>
          </w:p>
        </w:tc>
      </w:tr>
      <w:tr w:rsidR="007A3039" w:rsidRPr="00142753" w14:paraId="5A16DDA9" w14:textId="77777777" w:rsidTr="00FB6CD7">
        <w:tc>
          <w:tcPr>
            <w:tcW w:w="4715" w:type="dxa"/>
            <w:tcBorders>
              <w:left w:val="single" w:sz="12" w:space="0" w:color="auto"/>
            </w:tcBorders>
          </w:tcPr>
          <w:p w14:paraId="0EF3A751" w14:textId="77777777" w:rsidR="007A3039" w:rsidRPr="00FB6CD7" w:rsidRDefault="007A3039" w:rsidP="00FB6CD7">
            <w:pPr>
              <w:rPr>
                <w:b/>
                <w:lang w:val="es-VE"/>
              </w:rPr>
            </w:pPr>
          </w:p>
        </w:tc>
        <w:tc>
          <w:tcPr>
            <w:tcW w:w="4715" w:type="dxa"/>
            <w:tcBorders>
              <w:right w:val="single" w:sz="12" w:space="0" w:color="auto"/>
            </w:tcBorders>
          </w:tcPr>
          <w:p w14:paraId="34667803" w14:textId="77777777" w:rsidR="007A3039" w:rsidRPr="00FB6CD7" w:rsidRDefault="007A3039" w:rsidP="00FB6CD7">
            <w:pPr>
              <w:rPr>
                <w:lang w:val="es-VE"/>
              </w:rPr>
            </w:pPr>
            <w:r w:rsidRPr="00FB6CD7">
              <w:rPr>
                <w:b/>
                <w:bCs/>
                <w:lang w:val="es-VE"/>
              </w:rPr>
              <w:t>6)</w:t>
            </w:r>
            <w:r w:rsidRPr="00FB6CD7">
              <w:rPr>
                <w:lang w:val="es-VE"/>
              </w:rPr>
              <w:t xml:space="preserve"> Muestra un mensaje en donde se informa que la actualización se realizó con éxito.</w:t>
            </w:r>
          </w:p>
        </w:tc>
      </w:tr>
      <w:tr w:rsidR="007A3039" w:rsidRPr="00142753" w14:paraId="13B94095" w14:textId="77777777" w:rsidTr="00FB6CD7">
        <w:tc>
          <w:tcPr>
            <w:tcW w:w="4715" w:type="dxa"/>
            <w:tcBorders>
              <w:left w:val="single" w:sz="12" w:space="0" w:color="auto"/>
            </w:tcBorders>
          </w:tcPr>
          <w:p w14:paraId="3A427CAE" w14:textId="77777777" w:rsidR="007A3039" w:rsidRPr="00FB6CD7" w:rsidRDefault="007A3039" w:rsidP="00FB6CD7">
            <w:pPr>
              <w:rPr>
                <w:b/>
                <w:lang w:val="es-VE"/>
              </w:rPr>
            </w:pPr>
            <w:r w:rsidRPr="00FB6CD7">
              <w:rPr>
                <w:b/>
                <w:lang w:val="es-VE"/>
              </w:rPr>
              <w:t xml:space="preserve">7) </w:t>
            </w:r>
            <w:r w:rsidRPr="00FB6CD7">
              <w:rPr>
                <w:bCs/>
                <w:lang w:val="es-VE"/>
              </w:rPr>
              <w:t>Confirma la recepción del mensaje.</w:t>
            </w:r>
          </w:p>
        </w:tc>
        <w:tc>
          <w:tcPr>
            <w:tcW w:w="4715" w:type="dxa"/>
            <w:tcBorders>
              <w:right w:val="single" w:sz="12" w:space="0" w:color="auto"/>
            </w:tcBorders>
          </w:tcPr>
          <w:p w14:paraId="23B5E259" w14:textId="77777777" w:rsidR="007A3039" w:rsidRPr="00FB6CD7" w:rsidRDefault="007A3039" w:rsidP="00FB6CD7">
            <w:pPr>
              <w:rPr>
                <w:b/>
                <w:lang w:val="es-VE"/>
              </w:rPr>
            </w:pPr>
          </w:p>
        </w:tc>
      </w:tr>
      <w:tr w:rsidR="007A3039" w:rsidRPr="00142753" w14:paraId="06D9F482" w14:textId="77777777" w:rsidTr="00FB6CD7">
        <w:tc>
          <w:tcPr>
            <w:tcW w:w="4715" w:type="dxa"/>
            <w:tcBorders>
              <w:left w:val="single" w:sz="12" w:space="0" w:color="auto"/>
            </w:tcBorders>
          </w:tcPr>
          <w:p w14:paraId="44EF5C36" w14:textId="77777777" w:rsidR="007A3039" w:rsidRPr="00FB6CD7" w:rsidRDefault="007A3039" w:rsidP="00FB6CD7">
            <w:pPr>
              <w:rPr>
                <w:b/>
                <w:lang w:val="es-VE"/>
              </w:rPr>
            </w:pPr>
          </w:p>
        </w:tc>
        <w:tc>
          <w:tcPr>
            <w:tcW w:w="4715" w:type="dxa"/>
            <w:tcBorders>
              <w:right w:val="single" w:sz="12" w:space="0" w:color="auto"/>
            </w:tcBorders>
          </w:tcPr>
          <w:p w14:paraId="2DB1536B" w14:textId="54C8D1AD" w:rsidR="007A3039" w:rsidRPr="00FB6CD7" w:rsidRDefault="007A3039" w:rsidP="00FB6CD7">
            <w:pPr>
              <w:rPr>
                <w:b/>
                <w:lang w:val="es-VE"/>
              </w:rPr>
            </w:pPr>
            <w:r w:rsidRPr="00FB6CD7">
              <w:rPr>
                <w:b/>
                <w:lang w:val="es-VE"/>
              </w:rPr>
              <w:t xml:space="preserve">8) </w:t>
            </w:r>
            <w:r w:rsidRPr="00FB6CD7">
              <w:rPr>
                <w:bCs/>
                <w:lang w:val="es-VE"/>
              </w:rPr>
              <w:t xml:space="preserve">Redirecciona a la empresa </w:t>
            </w:r>
            <w:r w:rsidR="0073501D">
              <w:rPr>
                <w:bCs/>
                <w:lang w:val="es-VE"/>
              </w:rPr>
              <w:t>al menú principal.</w:t>
            </w:r>
          </w:p>
        </w:tc>
      </w:tr>
      <w:tr w:rsidR="007A3039" w:rsidRPr="00FB6CD7" w14:paraId="33AAF2EC" w14:textId="77777777" w:rsidTr="00FB6CD7">
        <w:trPr>
          <w:trHeight w:val="494"/>
        </w:trPr>
        <w:tc>
          <w:tcPr>
            <w:tcW w:w="9430" w:type="dxa"/>
            <w:gridSpan w:val="2"/>
            <w:tcBorders>
              <w:top w:val="single" w:sz="12" w:space="0" w:color="auto"/>
              <w:bottom w:val="single" w:sz="12" w:space="0" w:color="auto"/>
            </w:tcBorders>
          </w:tcPr>
          <w:p w14:paraId="7285E163" w14:textId="77777777" w:rsidR="007A3039" w:rsidRPr="00FB6CD7" w:rsidRDefault="007A3039" w:rsidP="00FB6CD7">
            <w:pPr>
              <w:rPr>
                <w:lang w:val="es-VE"/>
              </w:rPr>
            </w:pPr>
          </w:p>
          <w:p w14:paraId="15247BB8" w14:textId="77777777" w:rsidR="007A3039" w:rsidRPr="00FB6CD7" w:rsidRDefault="007A3039" w:rsidP="00FB6CD7">
            <w:pPr>
              <w:rPr>
                <w:b/>
                <w:bCs/>
                <w:lang w:val="es-VE"/>
              </w:rPr>
            </w:pPr>
            <w:r w:rsidRPr="00FB6CD7">
              <w:rPr>
                <w:b/>
                <w:bCs/>
                <w:lang w:val="es-VE"/>
              </w:rPr>
              <w:t>Flujos Alternos:</w:t>
            </w:r>
          </w:p>
        </w:tc>
      </w:tr>
      <w:tr w:rsidR="007A3039" w:rsidRPr="00FB6CD7" w14:paraId="41BCECEA" w14:textId="77777777" w:rsidTr="00FB6CD7">
        <w:trPr>
          <w:trHeight w:val="494"/>
        </w:trPr>
        <w:tc>
          <w:tcPr>
            <w:tcW w:w="4715" w:type="dxa"/>
            <w:tcBorders>
              <w:top w:val="single" w:sz="12" w:space="0" w:color="auto"/>
              <w:left w:val="single" w:sz="12" w:space="0" w:color="auto"/>
              <w:bottom w:val="single" w:sz="12" w:space="0" w:color="auto"/>
            </w:tcBorders>
          </w:tcPr>
          <w:p w14:paraId="4036209A" w14:textId="77777777" w:rsidR="007A3039" w:rsidRPr="00FB6CD7" w:rsidRDefault="007A3039" w:rsidP="00FB6CD7">
            <w:pPr>
              <w:jc w:val="center"/>
              <w:rPr>
                <w:b/>
                <w:bCs/>
                <w:lang w:val="es-VE"/>
              </w:rPr>
            </w:pPr>
            <w:r w:rsidRPr="00FB6CD7">
              <w:rPr>
                <w:b/>
                <w:bCs/>
                <w:lang w:val="es-VE"/>
              </w:rPr>
              <w:t>USUARIO</w:t>
            </w:r>
          </w:p>
          <w:p w14:paraId="778D77C1" w14:textId="77777777" w:rsidR="007A3039" w:rsidRPr="00FB6CD7" w:rsidRDefault="007A3039" w:rsidP="00FB6CD7">
            <w:pPr>
              <w:spacing w:after="120"/>
              <w:rPr>
                <w:b/>
                <w:bCs/>
                <w:i/>
                <w:iCs/>
                <w:color w:val="0000FF"/>
                <w:lang w:val="es-VE" w:eastAsia="es-ES"/>
              </w:rPr>
            </w:pPr>
          </w:p>
        </w:tc>
        <w:tc>
          <w:tcPr>
            <w:tcW w:w="4715" w:type="dxa"/>
            <w:tcBorders>
              <w:top w:val="single" w:sz="12" w:space="0" w:color="auto"/>
              <w:bottom w:val="single" w:sz="12" w:space="0" w:color="auto"/>
              <w:right w:val="single" w:sz="12" w:space="0" w:color="auto"/>
            </w:tcBorders>
          </w:tcPr>
          <w:p w14:paraId="09380FB8" w14:textId="77777777" w:rsidR="007A3039" w:rsidRPr="00FB6CD7" w:rsidRDefault="007A3039" w:rsidP="00FB6CD7">
            <w:pPr>
              <w:jc w:val="center"/>
              <w:rPr>
                <w:b/>
                <w:bCs/>
                <w:lang w:val="es-VE"/>
              </w:rPr>
            </w:pPr>
            <w:r w:rsidRPr="00FB6CD7">
              <w:rPr>
                <w:b/>
                <w:bCs/>
                <w:lang w:val="es-VE"/>
              </w:rPr>
              <w:t>SISTEMA</w:t>
            </w:r>
          </w:p>
          <w:p w14:paraId="46BFA8D6" w14:textId="77777777" w:rsidR="007A3039" w:rsidRPr="00FB6CD7" w:rsidRDefault="007A3039" w:rsidP="00FB6CD7">
            <w:pPr>
              <w:spacing w:after="120"/>
              <w:rPr>
                <w:b/>
                <w:bCs/>
                <w:i/>
                <w:iCs/>
                <w:color w:val="0000FF"/>
                <w:lang w:val="es-VE" w:eastAsia="es-ES"/>
              </w:rPr>
            </w:pPr>
          </w:p>
        </w:tc>
      </w:tr>
      <w:tr w:rsidR="007A3039" w:rsidRPr="00FB6CD7" w14:paraId="57718377" w14:textId="77777777" w:rsidTr="00FB6CD7">
        <w:trPr>
          <w:trHeight w:val="63"/>
        </w:trPr>
        <w:tc>
          <w:tcPr>
            <w:tcW w:w="4715" w:type="dxa"/>
            <w:tcBorders>
              <w:top w:val="single" w:sz="12" w:space="0" w:color="auto"/>
              <w:left w:val="single" w:sz="12" w:space="0" w:color="auto"/>
            </w:tcBorders>
          </w:tcPr>
          <w:p w14:paraId="07D99851" w14:textId="77777777" w:rsidR="007A3039" w:rsidRPr="00FB6CD7" w:rsidRDefault="007A3039" w:rsidP="00FB6CD7">
            <w:pPr>
              <w:rPr>
                <w:lang w:val="es-VE"/>
              </w:rPr>
            </w:pPr>
          </w:p>
        </w:tc>
        <w:tc>
          <w:tcPr>
            <w:tcW w:w="4715" w:type="dxa"/>
            <w:tcBorders>
              <w:top w:val="single" w:sz="12" w:space="0" w:color="auto"/>
              <w:right w:val="single" w:sz="12" w:space="0" w:color="auto"/>
            </w:tcBorders>
          </w:tcPr>
          <w:p w14:paraId="41B4FD98" w14:textId="77777777" w:rsidR="007A3039" w:rsidRPr="00FB6CD7" w:rsidRDefault="007A3039" w:rsidP="00FB6CD7">
            <w:pPr>
              <w:rPr>
                <w:lang w:val="es-VE"/>
              </w:rPr>
            </w:pPr>
            <w:r w:rsidRPr="00FB6CD7">
              <w:rPr>
                <w:b/>
                <w:bCs/>
                <w:lang w:val="es-VE"/>
              </w:rPr>
              <w:t xml:space="preserve">4.1) </w:t>
            </w:r>
            <w:r w:rsidRPr="00FB6CD7">
              <w:rPr>
                <w:lang w:val="es-VE"/>
              </w:rPr>
              <w:t>Datos no válidos.</w:t>
            </w:r>
          </w:p>
        </w:tc>
      </w:tr>
      <w:tr w:rsidR="007A3039" w:rsidRPr="00142753" w14:paraId="1B62140D" w14:textId="77777777" w:rsidTr="00FB6CD7">
        <w:trPr>
          <w:trHeight w:val="63"/>
        </w:trPr>
        <w:tc>
          <w:tcPr>
            <w:tcW w:w="4715" w:type="dxa"/>
            <w:tcBorders>
              <w:left w:val="single" w:sz="12" w:space="0" w:color="auto"/>
            </w:tcBorders>
          </w:tcPr>
          <w:p w14:paraId="38CD3E81" w14:textId="77777777" w:rsidR="007A3039" w:rsidRPr="00FB6CD7" w:rsidRDefault="007A3039" w:rsidP="00FB6CD7">
            <w:pPr>
              <w:rPr>
                <w:lang w:val="es-VE"/>
              </w:rPr>
            </w:pPr>
          </w:p>
        </w:tc>
        <w:tc>
          <w:tcPr>
            <w:tcW w:w="4715" w:type="dxa"/>
            <w:tcBorders>
              <w:right w:val="single" w:sz="12" w:space="0" w:color="auto"/>
            </w:tcBorders>
          </w:tcPr>
          <w:p w14:paraId="34E39F46" w14:textId="77777777" w:rsidR="007A3039" w:rsidRPr="00FB6CD7" w:rsidRDefault="007A3039" w:rsidP="00FB6CD7">
            <w:pPr>
              <w:rPr>
                <w:lang w:val="es-VE"/>
              </w:rPr>
            </w:pPr>
            <w:r w:rsidRPr="00FB6CD7">
              <w:rPr>
                <w:b/>
                <w:bCs/>
                <w:lang w:val="es-VE"/>
              </w:rPr>
              <w:t>4.2)</w:t>
            </w:r>
            <w:r w:rsidRPr="00FB6CD7">
              <w:rPr>
                <w:lang w:val="es-VE"/>
              </w:rPr>
              <w:t xml:space="preserve"> Se da un mensaje en el que se informa el error en los datos introducidos.</w:t>
            </w:r>
          </w:p>
        </w:tc>
      </w:tr>
      <w:tr w:rsidR="007A3039" w:rsidRPr="00142753" w14:paraId="54BEA61E" w14:textId="77777777" w:rsidTr="00FB6CD7">
        <w:trPr>
          <w:trHeight w:val="63"/>
        </w:trPr>
        <w:tc>
          <w:tcPr>
            <w:tcW w:w="4715" w:type="dxa"/>
            <w:tcBorders>
              <w:left w:val="single" w:sz="12" w:space="0" w:color="auto"/>
            </w:tcBorders>
          </w:tcPr>
          <w:p w14:paraId="1CA8057A" w14:textId="77777777" w:rsidR="007A3039" w:rsidRPr="00FB6CD7" w:rsidRDefault="007A3039" w:rsidP="00FB6CD7">
            <w:pPr>
              <w:rPr>
                <w:lang w:val="es-VE"/>
              </w:rPr>
            </w:pPr>
            <w:r w:rsidRPr="00FB6CD7">
              <w:rPr>
                <w:b/>
                <w:bCs/>
                <w:lang w:val="es-VE"/>
              </w:rPr>
              <w:lastRenderedPageBreak/>
              <w:t>4.3)</w:t>
            </w:r>
            <w:r w:rsidRPr="00FB6CD7">
              <w:rPr>
                <w:lang w:val="es-VE"/>
              </w:rPr>
              <w:t xml:space="preserve"> Confirma la recepción del mensaje.</w:t>
            </w:r>
          </w:p>
        </w:tc>
        <w:tc>
          <w:tcPr>
            <w:tcW w:w="4715" w:type="dxa"/>
            <w:tcBorders>
              <w:right w:val="single" w:sz="12" w:space="0" w:color="auto"/>
            </w:tcBorders>
          </w:tcPr>
          <w:p w14:paraId="74E6C91F" w14:textId="77777777" w:rsidR="007A3039" w:rsidRPr="00FB6CD7" w:rsidRDefault="007A3039" w:rsidP="00FB6CD7">
            <w:pPr>
              <w:rPr>
                <w:lang w:val="es-VE"/>
              </w:rPr>
            </w:pPr>
          </w:p>
        </w:tc>
      </w:tr>
      <w:tr w:rsidR="007A3039" w:rsidRPr="00142753" w14:paraId="3624C60E" w14:textId="77777777" w:rsidTr="00FB6CD7">
        <w:trPr>
          <w:trHeight w:val="63"/>
        </w:trPr>
        <w:tc>
          <w:tcPr>
            <w:tcW w:w="4715" w:type="dxa"/>
            <w:tcBorders>
              <w:left w:val="single" w:sz="12" w:space="0" w:color="auto"/>
              <w:bottom w:val="single" w:sz="12" w:space="0" w:color="auto"/>
            </w:tcBorders>
          </w:tcPr>
          <w:p w14:paraId="30F7B07B" w14:textId="77777777" w:rsidR="007A3039" w:rsidRPr="00FB6CD7" w:rsidRDefault="007A3039" w:rsidP="00FB6CD7">
            <w:pPr>
              <w:rPr>
                <w:lang w:val="es-VE"/>
              </w:rPr>
            </w:pPr>
          </w:p>
        </w:tc>
        <w:tc>
          <w:tcPr>
            <w:tcW w:w="4715" w:type="dxa"/>
            <w:tcBorders>
              <w:bottom w:val="single" w:sz="12" w:space="0" w:color="auto"/>
              <w:right w:val="single" w:sz="12" w:space="0" w:color="auto"/>
            </w:tcBorders>
          </w:tcPr>
          <w:p w14:paraId="293A2185" w14:textId="5304A24D" w:rsidR="007A3039" w:rsidRPr="00FB6CD7" w:rsidRDefault="007A3039" w:rsidP="00FB6CD7">
            <w:pPr>
              <w:rPr>
                <w:lang w:val="es-VE"/>
              </w:rPr>
            </w:pPr>
            <w:r w:rsidRPr="00FB6CD7">
              <w:rPr>
                <w:b/>
                <w:bCs/>
                <w:lang w:val="es-VE"/>
              </w:rPr>
              <w:t>4.4)</w:t>
            </w:r>
            <w:r w:rsidRPr="00FB6CD7">
              <w:rPr>
                <w:lang w:val="es-VE"/>
              </w:rPr>
              <w:t xml:space="preserve"> Redirecciona a la empresa al paso 2 del flujo básico.</w:t>
            </w:r>
          </w:p>
        </w:tc>
      </w:tr>
      <w:tr w:rsidR="007A3039" w:rsidRPr="00FB6CD7" w14:paraId="267817D1" w14:textId="77777777" w:rsidTr="007A3039">
        <w:trPr>
          <w:trHeight w:val="63"/>
        </w:trPr>
        <w:tc>
          <w:tcPr>
            <w:tcW w:w="4715" w:type="dxa"/>
            <w:tcBorders>
              <w:left w:val="single" w:sz="12" w:space="0" w:color="auto"/>
              <w:bottom w:val="single" w:sz="4" w:space="0" w:color="auto"/>
            </w:tcBorders>
          </w:tcPr>
          <w:p w14:paraId="3BCEDFA7" w14:textId="77777777" w:rsidR="007A3039" w:rsidRPr="00FB6CD7" w:rsidRDefault="007A3039" w:rsidP="00FB6CD7">
            <w:pPr>
              <w:rPr>
                <w:lang w:val="es-VE"/>
              </w:rPr>
            </w:pPr>
            <w:r w:rsidRPr="00FB6CD7">
              <w:rPr>
                <w:b/>
                <w:bCs/>
                <w:lang w:val="es-VE"/>
              </w:rPr>
              <w:t>9.1)</w:t>
            </w:r>
            <w:r w:rsidRPr="00FB6CD7">
              <w:rPr>
                <w:lang w:val="es-VE"/>
              </w:rPr>
              <w:t xml:space="preserve"> Selecciona “Regresar al Menú”.</w:t>
            </w:r>
          </w:p>
        </w:tc>
        <w:tc>
          <w:tcPr>
            <w:tcW w:w="4715" w:type="dxa"/>
            <w:tcBorders>
              <w:bottom w:val="single" w:sz="4" w:space="0" w:color="auto"/>
              <w:right w:val="single" w:sz="12" w:space="0" w:color="auto"/>
            </w:tcBorders>
          </w:tcPr>
          <w:p w14:paraId="0A66D7F9" w14:textId="77777777" w:rsidR="007A3039" w:rsidRPr="00FB6CD7" w:rsidRDefault="007A3039" w:rsidP="00FB6CD7">
            <w:pPr>
              <w:rPr>
                <w:lang w:val="es-VE"/>
              </w:rPr>
            </w:pPr>
          </w:p>
        </w:tc>
      </w:tr>
      <w:tr w:rsidR="007A3039" w:rsidRPr="00142753" w14:paraId="685BCB01" w14:textId="77777777" w:rsidTr="00FB6CD7">
        <w:trPr>
          <w:trHeight w:val="63"/>
        </w:trPr>
        <w:tc>
          <w:tcPr>
            <w:tcW w:w="4715" w:type="dxa"/>
            <w:tcBorders>
              <w:left w:val="single" w:sz="12" w:space="0" w:color="auto"/>
              <w:bottom w:val="single" w:sz="12" w:space="0" w:color="auto"/>
            </w:tcBorders>
          </w:tcPr>
          <w:p w14:paraId="683674C8" w14:textId="77777777" w:rsidR="007A3039" w:rsidRPr="00FB6CD7" w:rsidRDefault="007A3039" w:rsidP="00FB6CD7">
            <w:pPr>
              <w:rPr>
                <w:lang w:val="es-VE"/>
              </w:rPr>
            </w:pPr>
          </w:p>
        </w:tc>
        <w:tc>
          <w:tcPr>
            <w:tcW w:w="4715" w:type="dxa"/>
            <w:tcBorders>
              <w:bottom w:val="single" w:sz="12" w:space="0" w:color="auto"/>
              <w:right w:val="single" w:sz="12" w:space="0" w:color="auto"/>
            </w:tcBorders>
          </w:tcPr>
          <w:p w14:paraId="0C2AFDEB" w14:textId="6A26D6F1" w:rsidR="007A3039" w:rsidRPr="00FB6CD7" w:rsidRDefault="007A3039" w:rsidP="00FB6CD7">
            <w:pPr>
              <w:rPr>
                <w:lang w:val="es-VE"/>
              </w:rPr>
            </w:pPr>
            <w:r w:rsidRPr="00FB6CD7">
              <w:rPr>
                <w:b/>
                <w:bCs/>
                <w:lang w:val="es-VE"/>
              </w:rPr>
              <w:t xml:space="preserve">9.2) </w:t>
            </w:r>
            <w:r w:rsidRPr="00FB6CD7">
              <w:rPr>
                <w:bCs/>
                <w:lang w:val="es-VE"/>
              </w:rPr>
              <w:t>Redirecciona a la empresa al menú principal.</w:t>
            </w:r>
          </w:p>
        </w:tc>
      </w:tr>
      <w:tr w:rsidR="007A3039" w:rsidRPr="00FB6CD7" w14:paraId="6027EEE9" w14:textId="77777777" w:rsidTr="00FB6CD7">
        <w:trPr>
          <w:trHeight w:val="63"/>
        </w:trPr>
        <w:tc>
          <w:tcPr>
            <w:tcW w:w="4715" w:type="dxa"/>
            <w:tcBorders>
              <w:left w:val="single" w:sz="12" w:space="0" w:color="auto"/>
              <w:bottom w:val="single" w:sz="4" w:space="0" w:color="auto"/>
            </w:tcBorders>
          </w:tcPr>
          <w:p w14:paraId="2487CCC4" w14:textId="77777777" w:rsidR="007A3039" w:rsidRPr="00FB6CD7" w:rsidRDefault="007A3039" w:rsidP="00FB6CD7">
            <w:pPr>
              <w:rPr>
                <w:lang w:val="es-VE"/>
              </w:rPr>
            </w:pPr>
            <w:r w:rsidRPr="00FB6CD7">
              <w:rPr>
                <w:lang w:val="es-VE"/>
              </w:rPr>
              <w:t>10.1) Selecciona opción “eliminar formulario”.</w:t>
            </w:r>
          </w:p>
        </w:tc>
        <w:tc>
          <w:tcPr>
            <w:tcW w:w="4715" w:type="dxa"/>
            <w:tcBorders>
              <w:bottom w:val="single" w:sz="4" w:space="0" w:color="auto"/>
              <w:right w:val="single" w:sz="12" w:space="0" w:color="auto"/>
            </w:tcBorders>
          </w:tcPr>
          <w:p w14:paraId="08C74828" w14:textId="77777777" w:rsidR="007A3039" w:rsidRPr="00FB6CD7" w:rsidRDefault="007A3039" w:rsidP="00FB6CD7">
            <w:pPr>
              <w:rPr>
                <w:lang w:val="es-VE"/>
              </w:rPr>
            </w:pPr>
          </w:p>
        </w:tc>
      </w:tr>
      <w:tr w:rsidR="007A3039" w:rsidRPr="00142753" w14:paraId="39177636" w14:textId="77777777" w:rsidTr="00FB6CD7">
        <w:trPr>
          <w:trHeight w:val="63"/>
        </w:trPr>
        <w:tc>
          <w:tcPr>
            <w:tcW w:w="4715" w:type="dxa"/>
            <w:tcBorders>
              <w:left w:val="single" w:sz="12" w:space="0" w:color="auto"/>
              <w:bottom w:val="single" w:sz="12" w:space="0" w:color="auto"/>
            </w:tcBorders>
          </w:tcPr>
          <w:p w14:paraId="77054C50" w14:textId="77777777" w:rsidR="007A3039" w:rsidRPr="00FB6CD7" w:rsidRDefault="007A3039" w:rsidP="00FB6CD7">
            <w:pPr>
              <w:rPr>
                <w:lang w:val="es-VE"/>
              </w:rPr>
            </w:pPr>
          </w:p>
        </w:tc>
        <w:tc>
          <w:tcPr>
            <w:tcW w:w="4715" w:type="dxa"/>
            <w:tcBorders>
              <w:bottom w:val="single" w:sz="12" w:space="0" w:color="auto"/>
              <w:right w:val="single" w:sz="12" w:space="0" w:color="auto"/>
            </w:tcBorders>
          </w:tcPr>
          <w:p w14:paraId="214D99F1" w14:textId="77777777" w:rsidR="007A3039" w:rsidRPr="00FB6CD7" w:rsidRDefault="007A3039" w:rsidP="00FB6CD7">
            <w:pPr>
              <w:rPr>
                <w:lang w:val="es-VE"/>
              </w:rPr>
            </w:pPr>
            <w:r w:rsidRPr="00FB6CD7">
              <w:rPr>
                <w:b/>
                <w:bCs/>
                <w:lang w:val="es-VE"/>
              </w:rPr>
              <w:t>10.2)</w:t>
            </w:r>
            <w:r w:rsidRPr="00FB6CD7">
              <w:rPr>
                <w:lang w:val="es-VE"/>
              </w:rPr>
              <w:t xml:space="preserve"> Muestra interfaz de “Eliminar Formulario”.</w:t>
            </w:r>
          </w:p>
        </w:tc>
      </w:tr>
      <w:tr w:rsidR="007A3039" w:rsidRPr="00FB6CD7" w14:paraId="6F805D88" w14:textId="77777777" w:rsidTr="00FB6CD7">
        <w:trPr>
          <w:trHeight w:val="63"/>
        </w:trPr>
        <w:tc>
          <w:tcPr>
            <w:tcW w:w="4715" w:type="dxa"/>
            <w:tcBorders>
              <w:top w:val="single" w:sz="12" w:space="0" w:color="auto"/>
              <w:left w:val="single" w:sz="12" w:space="0" w:color="auto"/>
            </w:tcBorders>
          </w:tcPr>
          <w:p w14:paraId="541ED048" w14:textId="77777777" w:rsidR="007A3039" w:rsidRPr="00FB6CD7" w:rsidRDefault="007A3039" w:rsidP="00FB6CD7">
            <w:pPr>
              <w:rPr>
                <w:lang w:val="es-VE"/>
              </w:rPr>
            </w:pPr>
            <w:r w:rsidRPr="00FB6CD7">
              <w:rPr>
                <w:b/>
                <w:bCs/>
                <w:lang w:val="es-VE"/>
              </w:rPr>
              <w:t xml:space="preserve">11.1) </w:t>
            </w:r>
            <w:r w:rsidRPr="00FB6CD7">
              <w:rPr>
                <w:lang w:val="es-VE"/>
              </w:rPr>
              <w:t>Sale de la página.</w:t>
            </w:r>
          </w:p>
        </w:tc>
        <w:tc>
          <w:tcPr>
            <w:tcW w:w="4715" w:type="dxa"/>
            <w:tcBorders>
              <w:top w:val="single" w:sz="12" w:space="0" w:color="auto"/>
              <w:right w:val="single" w:sz="12" w:space="0" w:color="auto"/>
            </w:tcBorders>
          </w:tcPr>
          <w:p w14:paraId="3D292BC1" w14:textId="77777777" w:rsidR="007A3039" w:rsidRPr="00FB6CD7" w:rsidRDefault="007A3039" w:rsidP="00FB6CD7">
            <w:pPr>
              <w:rPr>
                <w:lang w:val="es-VE"/>
              </w:rPr>
            </w:pPr>
          </w:p>
        </w:tc>
      </w:tr>
      <w:tr w:rsidR="007A3039" w:rsidRPr="00FB6CD7" w14:paraId="3129B02A" w14:textId="77777777" w:rsidTr="00FB6CD7">
        <w:trPr>
          <w:trHeight w:val="63"/>
        </w:trPr>
        <w:tc>
          <w:tcPr>
            <w:tcW w:w="4715" w:type="dxa"/>
            <w:tcBorders>
              <w:left w:val="single" w:sz="12" w:space="0" w:color="auto"/>
              <w:bottom w:val="single" w:sz="12" w:space="0" w:color="auto"/>
            </w:tcBorders>
          </w:tcPr>
          <w:p w14:paraId="2A91231E" w14:textId="77777777" w:rsidR="007A3039" w:rsidRPr="00FB6CD7" w:rsidRDefault="007A3039" w:rsidP="00FB6CD7">
            <w:pPr>
              <w:rPr>
                <w:lang w:val="es-VE"/>
              </w:rPr>
            </w:pPr>
          </w:p>
        </w:tc>
        <w:tc>
          <w:tcPr>
            <w:tcW w:w="4715" w:type="dxa"/>
            <w:tcBorders>
              <w:bottom w:val="single" w:sz="12" w:space="0" w:color="auto"/>
              <w:right w:val="single" w:sz="12" w:space="0" w:color="auto"/>
            </w:tcBorders>
          </w:tcPr>
          <w:p w14:paraId="1CFD015B" w14:textId="77777777" w:rsidR="007A3039" w:rsidRPr="00FB6CD7" w:rsidRDefault="007A3039" w:rsidP="00FB6CD7">
            <w:pPr>
              <w:rPr>
                <w:lang w:val="es-VE"/>
              </w:rPr>
            </w:pPr>
            <w:r w:rsidRPr="00FB6CD7">
              <w:rPr>
                <w:b/>
                <w:bCs/>
                <w:lang w:val="es-VE"/>
              </w:rPr>
              <w:t xml:space="preserve">11.2) </w:t>
            </w:r>
            <w:r w:rsidRPr="00FB6CD7">
              <w:rPr>
                <w:lang w:val="es-VE"/>
              </w:rPr>
              <w:t>Se cancela la operación.</w:t>
            </w:r>
          </w:p>
        </w:tc>
      </w:tr>
      <w:tr w:rsidR="007A3039" w:rsidRPr="00142753" w14:paraId="31C1AC27" w14:textId="77777777" w:rsidTr="00FB6CD7">
        <w:tc>
          <w:tcPr>
            <w:tcW w:w="9430" w:type="dxa"/>
            <w:gridSpan w:val="2"/>
            <w:tcBorders>
              <w:top w:val="single" w:sz="12" w:space="0" w:color="auto"/>
            </w:tcBorders>
          </w:tcPr>
          <w:p w14:paraId="27580643" w14:textId="77777777" w:rsidR="007A3039" w:rsidRPr="00FB6CD7" w:rsidRDefault="007A3039" w:rsidP="00FB6CD7">
            <w:pPr>
              <w:rPr>
                <w:b/>
                <w:bCs/>
                <w:lang w:val="es-VE"/>
              </w:rPr>
            </w:pPr>
            <w:r w:rsidRPr="00FB6CD7">
              <w:rPr>
                <w:b/>
                <w:bCs/>
                <w:lang w:val="es-VE"/>
              </w:rPr>
              <w:t xml:space="preserve">Postcondición(es): </w:t>
            </w:r>
          </w:p>
          <w:p w14:paraId="76F50B5B" w14:textId="58B6CC04" w:rsidR="007A3039" w:rsidRPr="00FB6CD7" w:rsidRDefault="007A3039" w:rsidP="007A3039">
            <w:pPr>
              <w:keepLines/>
              <w:numPr>
                <w:ilvl w:val="0"/>
                <w:numId w:val="7"/>
              </w:numPr>
              <w:spacing w:after="120"/>
              <w:rPr>
                <w:lang w:val="es-VE"/>
              </w:rPr>
            </w:pPr>
            <w:r w:rsidRPr="00FB6CD7">
              <w:rPr>
                <w:lang w:val="es-VE"/>
              </w:rPr>
              <w:t>Se ha modificado el formulario de búsqueda de aspirantes de la empresa.</w:t>
            </w:r>
          </w:p>
        </w:tc>
      </w:tr>
      <w:tr w:rsidR="007A3039" w:rsidRPr="00142753" w14:paraId="189283B8" w14:textId="77777777" w:rsidTr="00FB6CD7">
        <w:trPr>
          <w:trHeight w:val="67"/>
        </w:trPr>
        <w:tc>
          <w:tcPr>
            <w:tcW w:w="9430" w:type="dxa"/>
            <w:gridSpan w:val="2"/>
          </w:tcPr>
          <w:p w14:paraId="6DF62503" w14:textId="77777777" w:rsidR="007A3039" w:rsidRPr="00FB6CD7" w:rsidRDefault="007A3039" w:rsidP="00FB6CD7">
            <w:pPr>
              <w:rPr>
                <w:b/>
                <w:bCs/>
                <w:lang w:val="es-VE"/>
              </w:rPr>
            </w:pPr>
            <w:r w:rsidRPr="00FB6CD7">
              <w:rPr>
                <w:b/>
                <w:bCs/>
                <w:lang w:val="es-VE"/>
              </w:rPr>
              <w:t xml:space="preserve">Requerimiento(s) especial(es): </w:t>
            </w:r>
          </w:p>
          <w:p w14:paraId="16F6E3EC" w14:textId="77777777" w:rsidR="007A3039" w:rsidRPr="00FB6CD7" w:rsidRDefault="007A3039" w:rsidP="00FB6CD7">
            <w:pPr>
              <w:keepLines/>
              <w:spacing w:after="120"/>
              <w:rPr>
                <w:color w:val="FF0000"/>
                <w:lang w:val="es-VE"/>
              </w:rPr>
            </w:pPr>
            <w:r w:rsidRPr="00FB6CD7">
              <w:rPr>
                <w:lang w:val="es-VE"/>
              </w:rPr>
              <w:t xml:space="preserve">         Los datos del usuario solo deben ser modificables por el mismo usuario.</w:t>
            </w:r>
          </w:p>
        </w:tc>
      </w:tr>
      <w:tr w:rsidR="007A3039" w:rsidRPr="00142753" w14:paraId="5213487D" w14:textId="77777777" w:rsidTr="00FB6CD7">
        <w:trPr>
          <w:trHeight w:val="1059"/>
        </w:trPr>
        <w:tc>
          <w:tcPr>
            <w:tcW w:w="9430" w:type="dxa"/>
            <w:gridSpan w:val="2"/>
          </w:tcPr>
          <w:p w14:paraId="47D3D90C" w14:textId="77777777" w:rsidR="007A3039" w:rsidRPr="00FB6CD7" w:rsidRDefault="007A3039" w:rsidP="00FB6CD7">
            <w:pPr>
              <w:rPr>
                <w:b/>
                <w:bCs/>
                <w:lang w:val="es-VE"/>
              </w:rPr>
            </w:pPr>
            <w:r w:rsidRPr="00FB6CD7">
              <w:rPr>
                <w:b/>
                <w:bCs/>
                <w:lang w:val="es-VE"/>
              </w:rPr>
              <w:t>Punto(s) de extensión:</w:t>
            </w:r>
          </w:p>
          <w:p w14:paraId="253A8BD6" w14:textId="52A7E618" w:rsidR="007A3039" w:rsidRPr="00FB6CD7" w:rsidRDefault="007A3039" w:rsidP="007A3039">
            <w:pPr>
              <w:keepLines/>
              <w:numPr>
                <w:ilvl w:val="0"/>
                <w:numId w:val="7"/>
              </w:numPr>
              <w:spacing w:after="120"/>
              <w:rPr>
                <w:lang w:val="es-VE"/>
              </w:rPr>
            </w:pPr>
            <w:r w:rsidRPr="00FB6CD7">
              <w:rPr>
                <w:lang w:val="es-VE"/>
              </w:rPr>
              <w:t>El caso de uso “eliminar formulario” extiende a este caso de uso en el paso 10.2 del flujo alterno.</w:t>
            </w:r>
          </w:p>
        </w:tc>
      </w:tr>
    </w:tbl>
    <w:p w14:paraId="060C1E2C" w14:textId="77777777" w:rsidR="00A16EF9" w:rsidRPr="00FB6CD7" w:rsidRDefault="00A16EF9" w:rsidP="00A16EF9">
      <w:pPr>
        <w:keepNext/>
        <w:spacing w:before="120" w:after="60"/>
        <w:jc w:val="left"/>
        <w:outlineLvl w:val="2"/>
        <w:rPr>
          <w:rFonts w:ascii="Arial" w:hAnsi="Arial" w:cs="Arial"/>
          <w:i/>
          <w:iCs/>
          <w:color w:val="404040" w:themeColor="text1" w:themeTint="BF"/>
          <w:lang w:val="es-VE"/>
        </w:rPr>
      </w:pPr>
    </w:p>
    <w:p w14:paraId="735CF7EF" w14:textId="77777777" w:rsidR="00DD0C90" w:rsidRPr="00FB6CD7" w:rsidRDefault="00DD0C90" w:rsidP="00DD0C90">
      <w:pPr>
        <w:pStyle w:val="Ttulo3"/>
        <w:rPr>
          <w:b/>
          <w:bCs/>
          <w:lang w:val="es-VE"/>
        </w:rPr>
      </w:pPr>
      <w:r w:rsidRPr="00FB6CD7">
        <w:rPr>
          <w:b/>
          <w:bCs/>
          <w:lang w:val="es-VE"/>
        </w:rPr>
        <w:t>&lt;9 – Eliminar Perfil&gt;</w:t>
      </w:r>
    </w:p>
    <w:p w14:paraId="50A08B80" w14:textId="77777777" w:rsidR="00DD0C90" w:rsidRPr="00FB6CD7" w:rsidRDefault="00DD0C90" w:rsidP="00DD0C90">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José Ramírez)</w:t>
      </w:r>
    </w:p>
    <w:p w14:paraId="3A149B1F" w14:textId="77777777" w:rsidR="00DD0C90" w:rsidRPr="00FB6CD7" w:rsidRDefault="00DD0C90" w:rsidP="00DD0C90">
      <w:pPr>
        <w:pStyle w:val="Textodecuerpo"/>
        <w:keepLines w:val="0"/>
        <w:ind w:left="0"/>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DD0C90" w:rsidRPr="00142753" w14:paraId="09B78DD5" w14:textId="77777777" w:rsidTr="00DD0C90">
        <w:tc>
          <w:tcPr>
            <w:tcW w:w="9430" w:type="dxa"/>
            <w:gridSpan w:val="2"/>
          </w:tcPr>
          <w:p w14:paraId="438FC423" w14:textId="77777777" w:rsidR="00DD0C90" w:rsidRPr="00FB6CD7" w:rsidRDefault="00DD0C90" w:rsidP="00DD0C90">
            <w:pPr>
              <w:rPr>
                <w:b/>
                <w:bCs/>
                <w:lang w:val="es-VE" w:eastAsia="es-ES"/>
              </w:rPr>
            </w:pPr>
            <w:bookmarkStart w:id="22" w:name="_Hlk21788082"/>
            <w:r w:rsidRPr="00FB6CD7">
              <w:rPr>
                <w:b/>
                <w:bCs/>
                <w:lang w:val="es-VE"/>
              </w:rPr>
              <w:t>Descripción:</w:t>
            </w:r>
            <w:r w:rsidRPr="00FB6CD7">
              <w:rPr>
                <w:b/>
                <w:bCs/>
                <w:lang w:val="es-VE" w:eastAsia="es-ES"/>
              </w:rPr>
              <w:t xml:space="preserve"> </w:t>
            </w:r>
          </w:p>
          <w:p w14:paraId="7D643E50" w14:textId="77777777" w:rsidR="00DD0C90" w:rsidRPr="00FB6CD7" w:rsidRDefault="00DD0C90" w:rsidP="00DD0C90">
            <w:pPr>
              <w:pStyle w:val="Textodecuerpo"/>
              <w:ind w:left="0"/>
              <w:rPr>
                <w:lang w:val="es-VE" w:eastAsia="es-ES"/>
              </w:rPr>
            </w:pPr>
            <w:r w:rsidRPr="00FB6CD7">
              <w:rPr>
                <w:lang w:val="es-VE" w:eastAsia="es-ES"/>
              </w:rPr>
              <w:t xml:space="preserve">          El sistema debe eliminar el perfil y el formulario de búsqueda del aspirante o empresa según sea el caso</w:t>
            </w:r>
          </w:p>
        </w:tc>
      </w:tr>
      <w:tr w:rsidR="00DD0C90" w:rsidRPr="00FB6CD7" w14:paraId="17641885" w14:textId="77777777" w:rsidTr="00DD0C90">
        <w:tc>
          <w:tcPr>
            <w:tcW w:w="9430" w:type="dxa"/>
            <w:gridSpan w:val="2"/>
          </w:tcPr>
          <w:p w14:paraId="61C8E723" w14:textId="77777777" w:rsidR="00DD0C90" w:rsidRPr="00FB6CD7" w:rsidRDefault="00DD0C90" w:rsidP="00DD0C90">
            <w:pPr>
              <w:rPr>
                <w:b/>
                <w:bCs/>
                <w:lang w:val="es-VE"/>
              </w:rPr>
            </w:pPr>
            <w:r w:rsidRPr="00FB6CD7">
              <w:rPr>
                <w:b/>
                <w:bCs/>
                <w:lang w:val="es-VE"/>
              </w:rPr>
              <w:t>Requerimiento:</w:t>
            </w:r>
          </w:p>
          <w:p w14:paraId="735823D8" w14:textId="77777777" w:rsidR="00DD0C90" w:rsidRPr="00FB6CD7" w:rsidRDefault="00DD0C90" w:rsidP="00DD0C90">
            <w:pPr>
              <w:pStyle w:val="Textodecuerpo"/>
              <w:ind w:left="0"/>
              <w:rPr>
                <w:lang w:val="es-VE" w:eastAsia="es-ES"/>
              </w:rPr>
            </w:pPr>
            <w:r w:rsidRPr="00FB6CD7">
              <w:rPr>
                <w:color w:val="FF0000"/>
                <w:lang w:val="es-VE"/>
              </w:rPr>
              <w:t xml:space="preserve">          </w:t>
            </w:r>
            <w:r w:rsidRPr="00FB6CD7">
              <w:rPr>
                <w:lang w:val="es-VE"/>
              </w:rPr>
              <w:t>Req9</w:t>
            </w:r>
          </w:p>
        </w:tc>
      </w:tr>
      <w:tr w:rsidR="00DD0C90" w:rsidRPr="00142753" w14:paraId="546E598E" w14:textId="77777777" w:rsidTr="00DD0C90">
        <w:tc>
          <w:tcPr>
            <w:tcW w:w="9430" w:type="dxa"/>
            <w:gridSpan w:val="2"/>
          </w:tcPr>
          <w:p w14:paraId="760D7450" w14:textId="77777777" w:rsidR="00DD0C90" w:rsidRPr="00FB6CD7" w:rsidRDefault="00DD0C90" w:rsidP="00DD0C90">
            <w:pPr>
              <w:rPr>
                <w:b/>
                <w:bCs/>
                <w:lang w:val="es-VE"/>
              </w:rPr>
            </w:pPr>
            <w:r w:rsidRPr="00FB6CD7">
              <w:rPr>
                <w:b/>
                <w:bCs/>
                <w:lang w:val="es-VE"/>
              </w:rPr>
              <w:t>Precondición:</w:t>
            </w:r>
          </w:p>
          <w:p w14:paraId="7D3424A2" w14:textId="77777777" w:rsidR="00DD0C90" w:rsidRPr="00FB6CD7" w:rsidRDefault="00DD0C90" w:rsidP="00DD0C90">
            <w:pPr>
              <w:pStyle w:val="Textodecuerpo"/>
              <w:numPr>
                <w:ilvl w:val="0"/>
                <w:numId w:val="7"/>
              </w:numPr>
              <w:rPr>
                <w:lang w:val="es-VE" w:eastAsia="es-ES"/>
              </w:rPr>
            </w:pPr>
            <w:r w:rsidRPr="00FB6CD7">
              <w:rPr>
                <w:lang w:val="es-VE" w:eastAsia="es-ES"/>
              </w:rPr>
              <w:t>Se debe tener acceso a la base de datos de la aplicación.</w:t>
            </w:r>
          </w:p>
        </w:tc>
      </w:tr>
      <w:tr w:rsidR="00DD0C90" w:rsidRPr="00FB6CD7" w14:paraId="145218B6" w14:textId="77777777" w:rsidTr="00DD0C90">
        <w:tc>
          <w:tcPr>
            <w:tcW w:w="9430" w:type="dxa"/>
            <w:gridSpan w:val="2"/>
            <w:tcBorders>
              <w:bottom w:val="single" w:sz="12" w:space="0" w:color="auto"/>
            </w:tcBorders>
          </w:tcPr>
          <w:p w14:paraId="286E7C6C" w14:textId="77777777" w:rsidR="00DD0C90" w:rsidRPr="00FB6CD7" w:rsidRDefault="00DD0C90" w:rsidP="00DD0C90">
            <w:pPr>
              <w:rPr>
                <w:lang w:val="es-VE" w:eastAsia="es-ES"/>
              </w:rPr>
            </w:pPr>
          </w:p>
          <w:p w14:paraId="31A7FAED" w14:textId="77777777" w:rsidR="00DD0C90" w:rsidRPr="00FB6CD7" w:rsidRDefault="00DD0C90" w:rsidP="00DD0C90">
            <w:pPr>
              <w:rPr>
                <w:b/>
                <w:bCs/>
                <w:lang w:val="es-VE" w:eastAsia="es-ES"/>
              </w:rPr>
            </w:pPr>
            <w:r w:rsidRPr="00FB6CD7">
              <w:rPr>
                <w:b/>
                <w:bCs/>
                <w:lang w:val="es-VE" w:eastAsia="es-ES"/>
              </w:rPr>
              <w:t>Flujo Básico:</w:t>
            </w:r>
          </w:p>
        </w:tc>
      </w:tr>
      <w:tr w:rsidR="00DD0C90" w:rsidRPr="00FB6CD7" w14:paraId="37F2353F" w14:textId="77777777" w:rsidTr="00DD0C90">
        <w:tc>
          <w:tcPr>
            <w:tcW w:w="4715" w:type="dxa"/>
            <w:tcBorders>
              <w:top w:val="single" w:sz="12" w:space="0" w:color="auto"/>
              <w:left w:val="single" w:sz="12" w:space="0" w:color="auto"/>
            </w:tcBorders>
          </w:tcPr>
          <w:p w14:paraId="2C8AC3F4" w14:textId="77777777" w:rsidR="00DD0C90" w:rsidRPr="00FB6CD7" w:rsidRDefault="00DD0C90" w:rsidP="00DD0C90">
            <w:pPr>
              <w:jc w:val="center"/>
              <w:rPr>
                <w:b/>
                <w:bCs/>
                <w:lang w:val="es-VE"/>
              </w:rPr>
            </w:pPr>
            <w:r w:rsidRPr="00FB6CD7">
              <w:rPr>
                <w:b/>
                <w:bCs/>
                <w:lang w:val="es-VE"/>
              </w:rPr>
              <w:t>USUARIO</w:t>
            </w:r>
          </w:p>
          <w:p w14:paraId="628C2634" w14:textId="77777777" w:rsidR="00DD0C90" w:rsidRPr="00FB6CD7" w:rsidRDefault="00DD0C90" w:rsidP="00DD0C90">
            <w:pPr>
              <w:jc w:val="center"/>
              <w:rPr>
                <w:b/>
                <w:bCs/>
                <w:lang w:val="es-VE"/>
              </w:rPr>
            </w:pPr>
          </w:p>
        </w:tc>
        <w:tc>
          <w:tcPr>
            <w:tcW w:w="4715" w:type="dxa"/>
            <w:tcBorders>
              <w:top w:val="single" w:sz="12" w:space="0" w:color="auto"/>
              <w:right w:val="single" w:sz="12" w:space="0" w:color="auto"/>
            </w:tcBorders>
          </w:tcPr>
          <w:p w14:paraId="35A28C6E" w14:textId="77777777" w:rsidR="00DD0C90" w:rsidRPr="00FB6CD7" w:rsidRDefault="00DD0C90" w:rsidP="00DD0C90">
            <w:pPr>
              <w:jc w:val="center"/>
              <w:rPr>
                <w:b/>
                <w:bCs/>
                <w:lang w:val="es-VE"/>
              </w:rPr>
            </w:pPr>
            <w:r w:rsidRPr="00FB6CD7">
              <w:rPr>
                <w:b/>
                <w:bCs/>
                <w:lang w:val="es-VE"/>
              </w:rPr>
              <w:t>SISTEMA</w:t>
            </w:r>
          </w:p>
        </w:tc>
      </w:tr>
      <w:tr w:rsidR="00DD0C90" w:rsidRPr="00142753" w14:paraId="647DC5EE" w14:textId="77777777" w:rsidTr="00DD0C90">
        <w:tc>
          <w:tcPr>
            <w:tcW w:w="4715" w:type="dxa"/>
            <w:tcBorders>
              <w:left w:val="single" w:sz="12" w:space="0" w:color="auto"/>
            </w:tcBorders>
          </w:tcPr>
          <w:p w14:paraId="61F19132" w14:textId="77777777" w:rsidR="00DD0C90" w:rsidRPr="00FB6CD7" w:rsidRDefault="00DD0C90" w:rsidP="00DD0C90">
            <w:pPr>
              <w:rPr>
                <w:lang w:val="es-VE"/>
              </w:rPr>
            </w:pPr>
            <w:r w:rsidRPr="00FB6CD7">
              <w:rPr>
                <w:b/>
                <w:lang w:val="es-VE"/>
              </w:rPr>
              <w:t>1)</w:t>
            </w:r>
            <w:r w:rsidRPr="00FB6CD7">
              <w:rPr>
                <w:lang w:val="es-VE"/>
              </w:rPr>
              <w:t xml:space="preserve"> Este caso de uso se inicia como un caso extendido de los casos “Modificar Perfil de Aspirante” o “Modificar Perfil de Empresa”.</w:t>
            </w:r>
          </w:p>
        </w:tc>
        <w:tc>
          <w:tcPr>
            <w:tcW w:w="4715" w:type="dxa"/>
            <w:tcBorders>
              <w:right w:val="single" w:sz="12" w:space="0" w:color="auto"/>
            </w:tcBorders>
          </w:tcPr>
          <w:p w14:paraId="0B5C06CE" w14:textId="77777777" w:rsidR="00DD0C90" w:rsidRPr="00FB6CD7" w:rsidRDefault="00DD0C90" w:rsidP="00DD0C90">
            <w:pPr>
              <w:rPr>
                <w:lang w:val="es-VE"/>
              </w:rPr>
            </w:pPr>
          </w:p>
        </w:tc>
      </w:tr>
      <w:tr w:rsidR="00DD0C90" w:rsidRPr="00142753" w14:paraId="442BFC5F" w14:textId="77777777" w:rsidTr="00DD0C90">
        <w:tc>
          <w:tcPr>
            <w:tcW w:w="4715" w:type="dxa"/>
            <w:tcBorders>
              <w:left w:val="single" w:sz="12" w:space="0" w:color="auto"/>
            </w:tcBorders>
          </w:tcPr>
          <w:p w14:paraId="481F2509" w14:textId="77777777" w:rsidR="00DD0C90" w:rsidRPr="00FB6CD7" w:rsidRDefault="00DD0C90" w:rsidP="00DD0C90">
            <w:pPr>
              <w:rPr>
                <w:lang w:val="es-VE"/>
              </w:rPr>
            </w:pPr>
          </w:p>
        </w:tc>
        <w:tc>
          <w:tcPr>
            <w:tcW w:w="4715" w:type="dxa"/>
            <w:tcBorders>
              <w:right w:val="single" w:sz="12" w:space="0" w:color="auto"/>
            </w:tcBorders>
          </w:tcPr>
          <w:p w14:paraId="6DDCA17C" w14:textId="77777777" w:rsidR="00DD0C90" w:rsidRPr="00FB6CD7" w:rsidRDefault="00DD0C90" w:rsidP="00DD0C90">
            <w:pPr>
              <w:rPr>
                <w:lang w:val="es-VE"/>
              </w:rPr>
            </w:pPr>
            <w:r w:rsidRPr="00FB6CD7">
              <w:rPr>
                <w:b/>
                <w:lang w:val="es-VE"/>
              </w:rPr>
              <w:t>2)</w:t>
            </w:r>
            <w:r w:rsidRPr="00FB6CD7">
              <w:rPr>
                <w:b/>
                <w:bCs/>
                <w:lang w:val="es-VE"/>
              </w:rPr>
              <w:t xml:space="preserve"> </w:t>
            </w:r>
            <w:r w:rsidRPr="00FB6CD7">
              <w:rPr>
                <w:bCs/>
                <w:lang w:val="es-VE"/>
              </w:rPr>
              <w:t>M</w:t>
            </w:r>
            <w:r w:rsidRPr="00FB6CD7">
              <w:rPr>
                <w:lang w:val="es-VE"/>
              </w:rPr>
              <w:t>uestra en pantalla la interfaz gráfica “Eliminar Perfil”</w:t>
            </w:r>
          </w:p>
        </w:tc>
      </w:tr>
      <w:tr w:rsidR="00DD0C90" w:rsidRPr="00FB6CD7" w14:paraId="4F468588" w14:textId="77777777" w:rsidTr="00DD0C90">
        <w:tc>
          <w:tcPr>
            <w:tcW w:w="4715" w:type="dxa"/>
            <w:tcBorders>
              <w:left w:val="single" w:sz="12" w:space="0" w:color="auto"/>
            </w:tcBorders>
          </w:tcPr>
          <w:p w14:paraId="667D98C2" w14:textId="77777777" w:rsidR="00DD0C90" w:rsidRPr="00FB6CD7" w:rsidRDefault="00DD0C90" w:rsidP="00DD0C90">
            <w:pPr>
              <w:rPr>
                <w:lang w:val="es-VE"/>
              </w:rPr>
            </w:pPr>
            <w:r w:rsidRPr="00FB6CD7">
              <w:rPr>
                <w:b/>
                <w:bCs/>
                <w:lang w:val="es-VE"/>
              </w:rPr>
              <w:t>3)</w:t>
            </w:r>
            <w:r w:rsidRPr="00FB6CD7">
              <w:rPr>
                <w:lang w:val="es-VE"/>
              </w:rPr>
              <w:t xml:space="preserve"> Selecciona eliminar perfil.</w:t>
            </w:r>
          </w:p>
        </w:tc>
        <w:tc>
          <w:tcPr>
            <w:tcW w:w="4715" w:type="dxa"/>
            <w:tcBorders>
              <w:right w:val="single" w:sz="12" w:space="0" w:color="auto"/>
            </w:tcBorders>
          </w:tcPr>
          <w:p w14:paraId="7B5A38EB" w14:textId="77777777" w:rsidR="00DD0C90" w:rsidRPr="00FB6CD7" w:rsidRDefault="00DD0C90" w:rsidP="00DD0C90">
            <w:pPr>
              <w:rPr>
                <w:lang w:val="es-VE"/>
              </w:rPr>
            </w:pPr>
          </w:p>
        </w:tc>
      </w:tr>
      <w:tr w:rsidR="00DD0C90" w:rsidRPr="00142753" w14:paraId="71365030" w14:textId="77777777" w:rsidTr="00DD0C90">
        <w:tc>
          <w:tcPr>
            <w:tcW w:w="4715" w:type="dxa"/>
            <w:tcBorders>
              <w:left w:val="single" w:sz="12" w:space="0" w:color="auto"/>
            </w:tcBorders>
          </w:tcPr>
          <w:p w14:paraId="5F7D9D7A" w14:textId="77777777" w:rsidR="00DD0C90" w:rsidRPr="00FB6CD7" w:rsidRDefault="00DD0C90" w:rsidP="00DD0C90">
            <w:pPr>
              <w:rPr>
                <w:b/>
                <w:bCs/>
                <w:lang w:val="es-VE"/>
              </w:rPr>
            </w:pPr>
          </w:p>
        </w:tc>
        <w:tc>
          <w:tcPr>
            <w:tcW w:w="4715" w:type="dxa"/>
            <w:tcBorders>
              <w:right w:val="single" w:sz="12" w:space="0" w:color="auto"/>
            </w:tcBorders>
          </w:tcPr>
          <w:p w14:paraId="710F40D0" w14:textId="77777777" w:rsidR="00DD0C90" w:rsidRPr="00FB6CD7" w:rsidRDefault="00DD0C90" w:rsidP="00DD0C90">
            <w:pPr>
              <w:rPr>
                <w:lang w:val="es-VE"/>
              </w:rPr>
            </w:pPr>
            <w:r w:rsidRPr="00FB6CD7">
              <w:rPr>
                <w:b/>
                <w:lang w:val="es-VE"/>
              </w:rPr>
              <w:t>4)</w:t>
            </w:r>
            <w:r w:rsidRPr="00FB6CD7">
              <w:rPr>
                <w:lang w:val="es-VE"/>
              </w:rPr>
              <w:t>Solicita al usuario ingresar la clave para confirmar la solicitud de eliminar perfil.</w:t>
            </w:r>
          </w:p>
        </w:tc>
      </w:tr>
      <w:tr w:rsidR="00DD0C90" w:rsidRPr="00142753" w14:paraId="43907592" w14:textId="77777777" w:rsidTr="00DD0C90">
        <w:tc>
          <w:tcPr>
            <w:tcW w:w="4715" w:type="dxa"/>
            <w:tcBorders>
              <w:left w:val="single" w:sz="12" w:space="0" w:color="auto"/>
            </w:tcBorders>
          </w:tcPr>
          <w:p w14:paraId="4BAF3F8B" w14:textId="77777777" w:rsidR="00DD0C90" w:rsidRPr="00FB6CD7" w:rsidRDefault="00DD0C90" w:rsidP="00DD0C90">
            <w:pPr>
              <w:rPr>
                <w:bCs/>
                <w:lang w:val="es-VE"/>
              </w:rPr>
            </w:pPr>
            <w:r w:rsidRPr="00FB6CD7">
              <w:rPr>
                <w:b/>
                <w:bCs/>
                <w:lang w:val="es-VE"/>
              </w:rPr>
              <w:t>5)</w:t>
            </w:r>
            <w:r w:rsidRPr="00FB6CD7">
              <w:rPr>
                <w:bCs/>
                <w:lang w:val="es-VE"/>
              </w:rPr>
              <w:t>Ingresa su contraseña y confirma que quiere eliminar su perfil</w:t>
            </w:r>
          </w:p>
        </w:tc>
        <w:tc>
          <w:tcPr>
            <w:tcW w:w="4715" w:type="dxa"/>
            <w:tcBorders>
              <w:right w:val="single" w:sz="12" w:space="0" w:color="auto"/>
            </w:tcBorders>
          </w:tcPr>
          <w:p w14:paraId="1D2585F3" w14:textId="77777777" w:rsidR="00DD0C90" w:rsidRPr="00FB6CD7" w:rsidRDefault="00DD0C90" w:rsidP="00DD0C90">
            <w:pPr>
              <w:rPr>
                <w:lang w:val="es-VE"/>
              </w:rPr>
            </w:pPr>
          </w:p>
        </w:tc>
      </w:tr>
      <w:tr w:rsidR="00DD0C90" w:rsidRPr="00142753" w14:paraId="7FB9AFD1" w14:textId="77777777" w:rsidTr="00DD0C90">
        <w:tc>
          <w:tcPr>
            <w:tcW w:w="4715" w:type="dxa"/>
            <w:tcBorders>
              <w:left w:val="single" w:sz="12" w:space="0" w:color="auto"/>
            </w:tcBorders>
          </w:tcPr>
          <w:p w14:paraId="17FB4805" w14:textId="77777777" w:rsidR="00DD0C90" w:rsidRPr="00FB6CD7" w:rsidRDefault="00DD0C90" w:rsidP="00DD0C90">
            <w:pPr>
              <w:rPr>
                <w:b/>
                <w:bCs/>
                <w:lang w:val="es-VE"/>
              </w:rPr>
            </w:pPr>
          </w:p>
        </w:tc>
        <w:tc>
          <w:tcPr>
            <w:tcW w:w="4715" w:type="dxa"/>
            <w:tcBorders>
              <w:right w:val="single" w:sz="12" w:space="0" w:color="auto"/>
            </w:tcBorders>
          </w:tcPr>
          <w:p w14:paraId="1E06A376" w14:textId="77777777" w:rsidR="00DD0C90" w:rsidRPr="00FB6CD7" w:rsidRDefault="00DD0C90" w:rsidP="00DD0C90">
            <w:pPr>
              <w:rPr>
                <w:lang w:val="es-VE"/>
              </w:rPr>
            </w:pPr>
            <w:r w:rsidRPr="00FB6CD7">
              <w:rPr>
                <w:lang w:val="es-VE"/>
              </w:rPr>
              <w:t>6)Valida que la contraseña cumpla con los parámetros establecidos.</w:t>
            </w:r>
          </w:p>
        </w:tc>
      </w:tr>
      <w:tr w:rsidR="00DD0C90" w:rsidRPr="00142753" w14:paraId="3595B6E4" w14:textId="77777777" w:rsidTr="00DD0C90">
        <w:tc>
          <w:tcPr>
            <w:tcW w:w="4715" w:type="dxa"/>
            <w:tcBorders>
              <w:left w:val="single" w:sz="12" w:space="0" w:color="auto"/>
            </w:tcBorders>
          </w:tcPr>
          <w:p w14:paraId="119AEFD9" w14:textId="77777777" w:rsidR="00DD0C90" w:rsidRPr="00FB6CD7" w:rsidRDefault="00DD0C90" w:rsidP="00DD0C90">
            <w:pPr>
              <w:rPr>
                <w:lang w:val="es-VE"/>
              </w:rPr>
            </w:pPr>
          </w:p>
        </w:tc>
        <w:tc>
          <w:tcPr>
            <w:tcW w:w="4715" w:type="dxa"/>
            <w:tcBorders>
              <w:right w:val="single" w:sz="12" w:space="0" w:color="auto"/>
            </w:tcBorders>
          </w:tcPr>
          <w:p w14:paraId="7FF00250" w14:textId="77777777" w:rsidR="00DD0C90" w:rsidRPr="00FB6CD7" w:rsidRDefault="00DD0C90" w:rsidP="00DD0C90">
            <w:pPr>
              <w:rPr>
                <w:lang w:val="es-VE"/>
              </w:rPr>
            </w:pPr>
            <w:r w:rsidRPr="00FB6CD7">
              <w:rPr>
                <w:b/>
                <w:lang w:val="es-VE"/>
              </w:rPr>
              <w:t>7)</w:t>
            </w:r>
            <w:r w:rsidRPr="00FB6CD7">
              <w:rPr>
                <w:lang w:val="es-VE"/>
              </w:rPr>
              <w:t xml:space="preserve"> Verifica la clave del usuario.</w:t>
            </w:r>
          </w:p>
        </w:tc>
      </w:tr>
      <w:tr w:rsidR="00DD0C90" w:rsidRPr="00142753" w14:paraId="626232B2" w14:textId="77777777" w:rsidTr="00DD0C90">
        <w:tc>
          <w:tcPr>
            <w:tcW w:w="4715" w:type="dxa"/>
            <w:tcBorders>
              <w:left w:val="single" w:sz="12" w:space="0" w:color="auto"/>
              <w:bottom w:val="single" w:sz="12" w:space="0" w:color="auto"/>
            </w:tcBorders>
          </w:tcPr>
          <w:p w14:paraId="4B961E2C"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5910538D" w14:textId="77777777" w:rsidR="00DD0C90" w:rsidRPr="00FB6CD7" w:rsidRDefault="00DD0C90" w:rsidP="00DD0C90">
            <w:pPr>
              <w:rPr>
                <w:lang w:val="es-VE"/>
              </w:rPr>
            </w:pPr>
            <w:r w:rsidRPr="00FB6CD7">
              <w:rPr>
                <w:b/>
                <w:bCs/>
                <w:lang w:val="es-VE"/>
              </w:rPr>
              <w:t>8)</w:t>
            </w:r>
            <w:r w:rsidRPr="00FB6CD7">
              <w:rPr>
                <w:bCs/>
                <w:lang w:val="es-VE"/>
              </w:rPr>
              <w:t xml:space="preserve"> Elimina el formulario de búsqueda, luego </w:t>
            </w:r>
            <w:r w:rsidRPr="00FB6CD7">
              <w:rPr>
                <w:lang w:val="es-VE"/>
              </w:rPr>
              <w:t>elimina el perfil del usuario y lo redirecciona a la página de inicio</w:t>
            </w:r>
          </w:p>
        </w:tc>
      </w:tr>
      <w:tr w:rsidR="00DD0C90" w:rsidRPr="00FB6CD7" w14:paraId="1C11F301" w14:textId="77777777" w:rsidTr="00DD0C90">
        <w:trPr>
          <w:trHeight w:val="494"/>
        </w:trPr>
        <w:tc>
          <w:tcPr>
            <w:tcW w:w="9430" w:type="dxa"/>
            <w:gridSpan w:val="2"/>
            <w:tcBorders>
              <w:top w:val="single" w:sz="12" w:space="0" w:color="auto"/>
              <w:bottom w:val="single" w:sz="12" w:space="0" w:color="auto"/>
            </w:tcBorders>
          </w:tcPr>
          <w:p w14:paraId="6C3FB4C6" w14:textId="77777777" w:rsidR="00DD0C90" w:rsidRPr="00FB6CD7" w:rsidRDefault="00DD0C90" w:rsidP="00DD0C90">
            <w:pPr>
              <w:rPr>
                <w:lang w:val="es-VE"/>
              </w:rPr>
            </w:pPr>
          </w:p>
          <w:p w14:paraId="6306EF29" w14:textId="77777777" w:rsidR="00DD0C90" w:rsidRPr="00FB6CD7" w:rsidRDefault="00DD0C90" w:rsidP="00DD0C90">
            <w:pPr>
              <w:rPr>
                <w:b/>
                <w:bCs/>
                <w:lang w:val="es-VE"/>
              </w:rPr>
            </w:pPr>
            <w:r w:rsidRPr="00FB6CD7">
              <w:rPr>
                <w:b/>
                <w:bCs/>
                <w:lang w:val="es-VE"/>
              </w:rPr>
              <w:t>Flujos Alternos:</w:t>
            </w:r>
          </w:p>
        </w:tc>
      </w:tr>
      <w:tr w:rsidR="00DD0C90" w:rsidRPr="00FB6CD7" w14:paraId="394E8446" w14:textId="77777777" w:rsidTr="00DD0C90">
        <w:trPr>
          <w:trHeight w:val="262"/>
        </w:trPr>
        <w:tc>
          <w:tcPr>
            <w:tcW w:w="4715" w:type="dxa"/>
            <w:tcBorders>
              <w:top w:val="single" w:sz="12" w:space="0" w:color="auto"/>
              <w:left w:val="single" w:sz="12" w:space="0" w:color="auto"/>
            </w:tcBorders>
          </w:tcPr>
          <w:p w14:paraId="77A4318C" w14:textId="77777777" w:rsidR="00DD0C90" w:rsidRPr="00FB6CD7" w:rsidRDefault="00DD0C90" w:rsidP="00DD0C90">
            <w:pPr>
              <w:jc w:val="center"/>
              <w:rPr>
                <w:b/>
                <w:bCs/>
                <w:lang w:val="es-VE"/>
              </w:rPr>
            </w:pPr>
            <w:r w:rsidRPr="00FB6CD7">
              <w:rPr>
                <w:b/>
                <w:bCs/>
                <w:lang w:val="es-VE"/>
              </w:rPr>
              <w:t>USUARIO</w:t>
            </w:r>
          </w:p>
          <w:p w14:paraId="710DACEF" w14:textId="77777777" w:rsidR="00DD0C90" w:rsidRPr="00FB6CD7" w:rsidRDefault="00DD0C90" w:rsidP="00DD0C90">
            <w:pPr>
              <w:pStyle w:val="InfoBlue"/>
              <w:rPr>
                <w:b/>
                <w:bCs/>
                <w:lang w:val="es-VE" w:eastAsia="es-ES"/>
              </w:rPr>
            </w:pPr>
          </w:p>
        </w:tc>
        <w:tc>
          <w:tcPr>
            <w:tcW w:w="4715" w:type="dxa"/>
            <w:tcBorders>
              <w:top w:val="single" w:sz="12" w:space="0" w:color="auto"/>
              <w:right w:val="single" w:sz="12" w:space="0" w:color="auto"/>
            </w:tcBorders>
          </w:tcPr>
          <w:p w14:paraId="34B04E60" w14:textId="77777777" w:rsidR="00DD0C90" w:rsidRPr="00FB6CD7" w:rsidRDefault="00DD0C90" w:rsidP="00DD0C90">
            <w:pPr>
              <w:jc w:val="center"/>
              <w:rPr>
                <w:b/>
                <w:bCs/>
                <w:lang w:val="es-VE"/>
              </w:rPr>
            </w:pPr>
            <w:r w:rsidRPr="00FB6CD7">
              <w:rPr>
                <w:b/>
                <w:bCs/>
                <w:lang w:val="es-VE"/>
              </w:rPr>
              <w:t>SISTEMA</w:t>
            </w:r>
          </w:p>
          <w:p w14:paraId="6ABB94F6" w14:textId="77777777" w:rsidR="00DD0C90" w:rsidRPr="00FB6CD7" w:rsidRDefault="00DD0C90" w:rsidP="00DD0C90">
            <w:pPr>
              <w:pStyle w:val="InfoBlue"/>
              <w:rPr>
                <w:b/>
                <w:bCs/>
                <w:lang w:val="es-VE" w:eastAsia="es-ES"/>
              </w:rPr>
            </w:pPr>
          </w:p>
        </w:tc>
      </w:tr>
      <w:tr w:rsidR="00DD0C90" w:rsidRPr="00142753" w14:paraId="5CB7F42B" w14:textId="77777777" w:rsidTr="00DD0C90">
        <w:trPr>
          <w:trHeight w:val="494"/>
        </w:trPr>
        <w:tc>
          <w:tcPr>
            <w:tcW w:w="4715" w:type="dxa"/>
            <w:tcBorders>
              <w:top w:val="single" w:sz="12" w:space="0" w:color="auto"/>
              <w:left w:val="single" w:sz="12" w:space="0" w:color="auto"/>
            </w:tcBorders>
          </w:tcPr>
          <w:p w14:paraId="14354248" w14:textId="77777777" w:rsidR="00DD0C90" w:rsidRPr="00FB6CD7" w:rsidRDefault="00DD0C90" w:rsidP="00DD0C90">
            <w:pPr>
              <w:jc w:val="center"/>
              <w:rPr>
                <w:b/>
                <w:bCs/>
                <w:lang w:val="es-VE"/>
              </w:rPr>
            </w:pPr>
          </w:p>
        </w:tc>
        <w:tc>
          <w:tcPr>
            <w:tcW w:w="4715" w:type="dxa"/>
            <w:tcBorders>
              <w:top w:val="single" w:sz="12" w:space="0" w:color="auto"/>
              <w:right w:val="single" w:sz="12" w:space="0" w:color="auto"/>
            </w:tcBorders>
          </w:tcPr>
          <w:p w14:paraId="5A3C7742" w14:textId="77777777" w:rsidR="00DD0C90" w:rsidRPr="00FB6CD7" w:rsidRDefault="00DD0C90" w:rsidP="00DD0C90">
            <w:pPr>
              <w:jc w:val="left"/>
              <w:rPr>
                <w:b/>
                <w:bCs/>
                <w:lang w:val="es-VE"/>
              </w:rPr>
            </w:pPr>
            <w:r w:rsidRPr="00FB6CD7">
              <w:rPr>
                <w:b/>
                <w:bCs/>
                <w:lang w:val="es-VE"/>
              </w:rPr>
              <w:t>5.1)</w:t>
            </w:r>
            <w:r w:rsidRPr="00FB6CD7">
              <w:rPr>
                <w:lang w:val="es-VE"/>
              </w:rPr>
              <w:t xml:space="preserve"> El usuario no confirma que quiere eliminar su perfil</w:t>
            </w:r>
          </w:p>
        </w:tc>
      </w:tr>
      <w:tr w:rsidR="00DD0C90" w:rsidRPr="00142753" w14:paraId="73EFF31C" w14:textId="77777777" w:rsidTr="00DD0C90">
        <w:trPr>
          <w:trHeight w:val="494"/>
        </w:trPr>
        <w:tc>
          <w:tcPr>
            <w:tcW w:w="4715" w:type="dxa"/>
            <w:tcBorders>
              <w:top w:val="single" w:sz="4" w:space="0" w:color="auto"/>
              <w:left w:val="single" w:sz="12" w:space="0" w:color="auto"/>
            </w:tcBorders>
          </w:tcPr>
          <w:p w14:paraId="181F039E" w14:textId="77777777" w:rsidR="00DD0C90" w:rsidRPr="00FB6CD7" w:rsidRDefault="00DD0C90" w:rsidP="00DD0C90">
            <w:pPr>
              <w:jc w:val="center"/>
              <w:rPr>
                <w:b/>
                <w:bCs/>
                <w:lang w:val="es-VE"/>
              </w:rPr>
            </w:pPr>
          </w:p>
        </w:tc>
        <w:tc>
          <w:tcPr>
            <w:tcW w:w="4715" w:type="dxa"/>
            <w:tcBorders>
              <w:top w:val="single" w:sz="4" w:space="0" w:color="auto"/>
              <w:right w:val="single" w:sz="12" w:space="0" w:color="auto"/>
            </w:tcBorders>
          </w:tcPr>
          <w:p w14:paraId="78DA90BF" w14:textId="77777777" w:rsidR="00DD0C90" w:rsidRPr="00FB6CD7" w:rsidRDefault="00DD0C90" w:rsidP="00DD0C90">
            <w:pPr>
              <w:jc w:val="left"/>
              <w:rPr>
                <w:b/>
                <w:bCs/>
                <w:lang w:val="es-VE"/>
              </w:rPr>
            </w:pPr>
            <w:r w:rsidRPr="00FB6CD7">
              <w:rPr>
                <w:b/>
                <w:bCs/>
                <w:lang w:val="es-VE"/>
              </w:rPr>
              <w:t xml:space="preserve">5.2) </w:t>
            </w:r>
            <w:r w:rsidRPr="00FB6CD7">
              <w:rPr>
                <w:bCs/>
                <w:lang w:val="es-VE"/>
              </w:rPr>
              <w:t>I</w:t>
            </w:r>
            <w:r w:rsidRPr="00FB6CD7">
              <w:rPr>
                <w:lang w:val="es-VE"/>
              </w:rPr>
              <w:t>nforma al usuario que la operación ha sido cancelada con éxito.</w:t>
            </w:r>
          </w:p>
        </w:tc>
      </w:tr>
      <w:tr w:rsidR="00DD0C90" w:rsidRPr="00142753" w14:paraId="12124EBC" w14:textId="77777777" w:rsidTr="00DD0C90">
        <w:trPr>
          <w:trHeight w:val="286"/>
        </w:trPr>
        <w:tc>
          <w:tcPr>
            <w:tcW w:w="4715" w:type="dxa"/>
            <w:tcBorders>
              <w:top w:val="single" w:sz="4" w:space="0" w:color="auto"/>
              <w:left w:val="single" w:sz="12" w:space="0" w:color="auto"/>
            </w:tcBorders>
          </w:tcPr>
          <w:p w14:paraId="574E5F99" w14:textId="77777777" w:rsidR="00DD0C90" w:rsidRPr="00FB6CD7" w:rsidRDefault="00DD0C90" w:rsidP="00DD0C90">
            <w:pPr>
              <w:jc w:val="left"/>
              <w:rPr>
                <w:b/>
                <w:bCs/>
                <w:lang w:val="es-VE"/>
              </w:rPr>
            </w:pPr>
            <w:r w:rsidRPr="00FB6CD7">
              <w:rPr>
                <w:b/>
                <w:bCs/>
                <w:lang w:val="es-VE"/>
              </w:rPr>
              <w:t xml:space="preserve">5.3) </w:t>
            </w:r>
            <w:r w:rsidRPr="00FB6CD7">
              <w:rPr>
                <w:lang w:val="es-VE"/>
              </w:rPr>
              <w:t>Confirma la lectura del mensaje.</w:t>
            </w:r>
          </w:p>
        </w:tc>
        <w:tc>
          <w:tcPr>
            <w:tcW w:w="4715" w:type="dxa"/>
            <w:tcBorders>
              <w:top w:val="single" w:sz="4" w:space="0" w:color="auto"/>
              <w:right w:val="single" w:sz="12" w:space="0" w:color="auto"/>
            </w:tcBorders>
          </w:tcPr>
          <w:p w14:paraId="74B6561B" w14:textId="77777777" w:rsidR="00DD0C90" w:rsidRPr="00FB6CD7" w:rsidRDefault="00DD0C90" w:rsidP="00DD0C90">
            <w:pPr>
              <w:jc w:val="center"/>
              <w:rPr>
                <w:b/>
                <w:bCs/>
                <w:lang w:val="es-VE"/>
              </w:rPr>
            </w:pPr>
          </w:p>
        </w:tc>
      </w:tr>
      <w:tr w:rsidR="00DD0C90" w:rsidRPr="00142753" w14:paraId="4B289637" w14:textId="77777777" w:rsidTr="00DD0C90">
        <w:trPr>
          <w:trHeight w:val="494"/>
        </w:trPr>
        <w:tc>
          <w:tcPr>
            <w:tcW w:w="4715" w:type="dxa"/>
            <w:tcBorders>
              <w:top w:val="single" w:sz="4" w:space="0" w:color="auto"/>
              <w:left w:val="single" w:sz="12" w:space="0" w:color="auto"/>
              <w:bottom w:val="single" w:sz="18" w:space="0" w:color="auto"/>
            </w:tcBorders>
          </w:tcPr>
          <w:p w14:paraId="63633EC3" w14:textId="77777777" w:rsidR="00DD0C90" w:rsidRPr="00FB6CD7" w:rsidRDefault="00DD0C90" w:rsidP="00DD0C90">
            <w:pPr>
              <w:jc w:val="center"/>
              <w:rPr>
                <w:b/>
                <w:bCs/>
                <w:lang w:val="es-VE"/>
              </w:rPr>
            </w:pPr>
          </w:p>
        </w:tc>
        <w:tc>
          <w:tcPr>
            <w:tcW w:w="4715" w:type="dxa"/>
            <w:tcBorders>
              <w:top w:val="single" w:sz="4" w:space="0" w:color="auto"/>
              <w:bottom w:val="single" w:sz="18" w:space="0" w:color="auto"/>
              <w:right w:val="single" w:sz="12" w:space="0" w:color="auto"/>
            </w:tcBorders>
          </w:tcPr>
          <w:p w14:paraId="716BAF14" w14:textId="77777777" w:rsidR="00DD0C90" w:rsidRPr="00FB6CD7" w:rsidRDefault="00DD0C90" w:rsidP="00DD0C90">
            <w:pPr>
              <w:jc w:val="left"/>
              <w:rPr>
                <w:b/>
                <w:bCs/>
                <w:lang w:val="es-VE"/>
              </w:rPr>
            </w:pPr>
            <w:r w:rsidRPr="00FB6CD7">
              <w:rPr>
                <w:b/>
                <w:bCs/>
                <w:lang w:val="es-VE"/>
              </w:rPr>
              <w:t>5.4)</w:t>
            </w:r>
            <w:r w:rsidRPr="00FB6CD7">
              <w:rPr>
                <w:lang w:val="es-VE"/>
              </w:rPr>
              <w:t xml:space="preserve"> Se regresa al paso número 2.</w:t>
            </w:r>
          </w:p>
        </w:tc>
      </w:tr>
      <w:tr w:rsidR="00DD0C90" w:rsidRPr="00142753" w14:paraId="6C7BEBF8" w14:textId="77777777" w:rsidTr="00DD0C90">
        <w:trPr>
          <w:trHeight w:val="63"/>
        </w:trPr>
        <w:tc>
          <w:tcPr>
            <w:tcW w:w="4715" w:type="dxa"/>
            <w:tcBorders>
              <w:top w:val="single" w:sz="18" w:space="0" w:color="auto"/>
              <w:left w:val="single" w:sz="12" w:space="0" w:color="auto"/>
            </w:tcBorders>
          </w:tcPr>
          <w:p w14:paraId="6F1790DF" w14:textId="77777777" w:rsidR="00DD0C90" w:rsidRPr="00FB6CD7" w:rsidRDefault="00DD0C90" w:rsidP="00DD0C90">
            <w:pPr>
              <w:rPr>
                <w:lang w:val="es-VE"/>
              </w:rPr>
            </w:pPr>
          </w:p>
        </w:tc>
        <w:tc>
          <w:tcPr>
            <w:tcW w:w="4715" w:type="dxa"/>
            <w:tcBorders>
              <w:top w:val="single" w:sz="18" w:space="0" w:color="auto"/>
              <w:right w:val="single" w:sz="12" w:space="0" w:color="auto"/>
            </w:tcBorders>
          </w:tcPr>
          <w:p w14:paraId="761DB37E" w14:textId="77777777" w:rsidR="00DD0C90" w:rsidRPr="00FB6CD7" w:rsidRDefault="00DD0C90" w:rsidP="00DD0C90">
            <w:pPr>
              <w:rPr>
                <w:lang w:val="es-VE"/>
              </w:rPr>
            </w:pPr>
            <w:r w:rsidRPr="00FB6CD7">
              <w:rPr>
                <w:b/>
                <w:lang w:val="es-VE"/>
              </w:rPr>
              <w:t>6.1)</w:t>
            </w:r>
            <w:r w:rsidRPr="00FB6CD7">
              <w:rPr>
                <w:lang w:val="es-VE"/>
              </w:rPr>
              <w:t xml:space="preserve"> El usuario introduce una contraseña que no cumple con los parámetros establecidos.</w:t>
            </w:r>
          </w:p>
        </w:tc>
      </w:tr>
      <w:tr w:rsidR="00DD0C90" w:rsidRPr="00142753" w14:paraId="72DFEA5A" w14:textId="77777777" w:rsidTr="00DD0C90">
        <w:trPr>
          <w:trHeight w:val="63"/>
        </w:trPr>
        <w:tc>
          <w:tcPr>
            <w:tcW w:w="4715" w:type="dxa"/>
            <w:tcBorders>
              <w:left w:val="single" w:sz="12" w:space="0" w:color="auto"/>
              <w:bottom w:val="single" w:sz="4" w:space="0" w:color="auto"/>
            </w:tcBorders>
          </w:tcPr>
          <w:p w14:paraId="69188B64"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6DA876BC" w14:textId="77777777" w:rsidR="00DD0C90" w:rsidRPr="00FB6CD7" w:rsidRDefault="00DD0C90" w:rsidP="00DD0C90">
            <w:pPr>
              <w:rPr>
                <w:lang w:val="es-VE"/>
              </w:rPr>
            </w:pPr>
            <w:r w:rsidRPr="00FB6CD7">
              <w:rPr>
                <w:b/>
                <w:lang w:val="es-VE"/>
              </w:rPr>
              <w:t>6.2)</w:t>
            </w:r>
            <w:r w:rsidRPr="00FB6CD7">
              <w:rPr>
                <w:lang w:val="es-VE"/>
              </w:rPr>
              <w:t xml:space="preserve"> Informa al usuario que la contraseña introducida no cumple los parámetros establecidos</w:t>
            </w:r>
          </w:p>
        </w:tc>
      </w:tr>
      <w:tr w:rsidR="00DD0C90" w:rsidRPr="00142753" w14:paraId="19EEBCC5" w14:textId="77777777" w:rsidTr="00DD0C90">
        <w:trPr>
          <w:trHeight w:val="63"/>
        </w:trPr>
        <w:tc>
          <w:tcPr>
            <w:tcW w:w="4715" w:type="dxa"/>
            <w:tcBorders>
              <w:left w:val="single" w:sz="12" w:space="0" w:color="auto"/>
              <w:bottom w:val="single" w:sz="4" w:space="0" w:color="auto"/>
            </w:tcBorders>
          </w:tcPr>
          <w:p w14:paraId="132E79CE" w14:textId="665DF0FB" w:rsidR="00DD0C90" w:rsidRPr="00FB6CD7" w:rsidRDefault="008450D8" w:rsidP="00DD0C90">
            <w:pPr>
              <w:rPr>
                <w:lang w:val="es-VE"/>
              </w:rPr>
            </w:pPr>
            <w:r w:rsidRPr="00FB6CD7">
              <w:rPr>
                <w:lang w:val="es-VE"/>
              </w:rPr>
              <w:t>6.3) Confirma</w:t>
            </w:r>
            <w:r w:rsidR="00DD0C90" w:rsidRPr="00FB6CD7">
              <w:rPr>
                <w:lang w:val="es-VE"/>
              </w:rPr>
              <w:t xml:space="preserve"> la lectura del mensaje</w:t>
            </w:r>
          </w:p>
        </w:tc>
        <w:tc>
          <w:tcPr>
            <w:tcW w:w="4715" w:type="dxa"/>
            <w:tcBorders>
              <w:bottom w:val="single" w:sz="4" w:space="0" w:color="auto"/>
              <w:right w:val="single" w:sz="12" w:space="0" w:color="auto"/>
            </w:tcBorders>
          </w:tcPr>
          <w:p w14:paraId="79039818" w14:textId="77777777" w:rsidR="00DD0C90" w:rsidRPr="00FB6CD7" w:rsidRDefault="00DD0C90" w:rsidP="00DD0C90">
            <w:pPr>
              <w:rPr>
                <w:b/>
                <w:lang w:val="es-VE"/>
              </w:rPr>
            </w:pPr>
          </w:p>
        </w:tc>
      </w:tr>
      <w:tr w:rsidR="00DD0C90" w:rsidRPr="00142753" w14:paraId="12F03D99" w14:textId="77777777" w:rsidTr="00DD0C90">
        <w:trPr>
          <w:trHeight w:val="63"/>
        </w:trPr>
        <w:tc>
          <w:tcPr>
            <w:tcW w:w="4715" w:type="dxa"/>
            <w:tcBorders>
              <w:left w:val="single" w:sz="12" w:space="0" w:color="auto"/>
              <w:bottom w:val="single" w:sz="12" w:space="0" w:color="auto"/>
            </w:tcBorders>
          </w:tcPr>
          <w:p w14:paraId="76CC8257"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1EB14D53" w14:textId="77777777" w:rsidR="00DD0C90" w:rsidRPr="00FB6CD7" w:rsidRDefault="00DD0C90" w:rsidP="00DD0C90">
            <w:pPr>
              <w:rPr>
                <w:b/>
                <w:lang w:val="es-VE"/>
              </w:rPr>
            </w:pPr>
            <w:r w:rsidRPr="00FB6CD7">
              <w:rPr>
                <w:b/>
                <w:lang w:val="es-VE"/>
              </w:rPr>
              <w:t>6.4)</w:t>
            </w:r>
            <w:r w:rsidRPr="00FB6CD7">
              <w:rPr>
                <w:lang w:val="es-VE"/>
              </w:rPr>
              <w:t xml:space="preserve"> Redirecciona al usuario al paso 2</w:t>
            </w:r>
          </w:p>
        </w:tc>
      </w:tr>
      <w:tr w:rsidR="00DD0C90" w:rsidRPr="00142753" w14:paraId="1B186BF7" w14:textId="77777777" w:rsidTr="00DD0C90">
        <w:trPr>
          <w:trHeight w:val="63"/>
        </w:trPr>
        <w:tc>
          <w:tcPr>
            <w:tcW w:w="4715" w:type="dxa"/>
            <w:tcBorders>
              <w:left w:val="single" w:sz="12" w:space="0" w:color="auto"/>
              <w:bottom w:val="single" w:sz="4" w:space="0" w:color="auto"/>
            </w:tcBorders>
          </w:tcPr>
          <w:p w14:paraId="2577E542"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03A2E42E" w14:textId="77777777" w:rsidR="00DD0C90" w:rsidRPr="00FB6CD7" w:rsidRDefault="00DD0C90" w:rsidP="00DD0C90">
            <w:pPr>
              <w:rPr>
                <w:lang w:val="es-VE"/>
              </w:rPr>
            </w:pPr>
            <w:r w:rsidRPr="00FB6CD7">
              <w:rPr>
                <w:b/>
                <w:lang w:val="es-VE"/>
              </w:rPr>
              <w:t xml:space="preserve">7.1) </w:t>
            </w:r>
            <w:r w:rsidRPr="00FB6CD7">
              <w:rPr>
                <w:lang w:val="es-VE"/>
              </w:rPr>
              <w:t>El usuario introduce una contraseña que no coincide con la contraseña de dicho usuario en la base de datos</w:t>
            </w:r>
          </w:p>
        </w:tc>
      </w:tr>
      <w:tr w:rsidR="00DD0C90" w:rsidRPr="00142753" w14:paraId="53D7E7EE" w14:textId="77777777" w:rsidTr="00DD0C90">
        <w:trPr>
          <w:trHeight w:val="63"/>
        </w:trPr>
        <w:tc>
          <w:tcPr>
            <w:tcW w:w="4715" w:type="dxa"/>
            <w:tcBorders>
              <w:left w:val="single" w:sz="12" w:space="0" w:color="auto"/>
              <w:bottom w:val="single" w:sz="4" w:space="0" w:color="auto"/>
            </w:tcBorders>
          </w:tcPr>
          <w:p w14:paraId="12F29F80"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00DDB0E5" w14:textId="77777777" w:rsidR="00DD0C90" w:rsidRPr="00FB6CD7" w:rsidRDefault="00DD0C90" w:rsidP="00DD0C90">
            <w:pPr>
              <w:rPr>
                <w:b/>
                <w:lang w:val="es-VE"/>
              </w:rPr>
            </w:pPr>
            <w:r w:rsidRPr="00FB6CD7">
              <w:rPr>
                <w:b/>
                <w:lang w:val="es-VE"/>
              </w:rPr>
              <w:t>7.2)</w:t>
            </w:r>
            <w:r w:rsidRPr="00FB6CD7">
              <w:rPr>
                <w:lang w:val="es-VE"/>
              </w:rPr>
              <w:t xml:space="preserve"> Informa al usuario que la clave introducida no coincide</w:t>
            </w:r>
          </w:p>
        </w:tc>
      </w:tr>
      <w:tr w:rsidR="00DD0C90" w:rsidRPr="00142753" w14:paraId="2E8624AF" w14:textId="77777777" w:rsidTr="00DD0C90">
        <w:trPr>
          <w:trHeight w:val="63"/>
        </w:trPr>
        <w:tc>
          <w:tcPr>
            <w:tcW w:w="4715" w:type="dxa"/>
            <w:tcBorders>
              <w:left w:val="single" w:sz="12" w:space="0" w:color="auto"/>
              <w:bottom w:val="single" w:sz="4" w:space="0" w:color="auto"/>
            </w:tcBorders>
          </w:tcPr>
          <w:p w14:paraId="1CE96BC8" w14:textId="6B8AD416" w:rsidR="00DD0C90" w:rsidRPr="00FB6CD7" w:rsidRDefault="008450D8" w:rsidP="00DD0C90">
            <w:pPr>
              <w:rPr>
                <w:lang w:val="es-VE"/>
              </w:rPr>
            </w:pPr>
            <w:r w:rsidRPr="00FB6CD7">
              <w:rPr>
                <w:lang w:val="es-VE"/>
              </w:rPr>
              <w:t>7.3) Confirma</w:t>
            </w:r>
            <w:r w:rsidR="00DD0C90" w:rsidRPr="00FB6CD7">
              <w:rPr>
                <w:lang w:val="es-VE"/>
              </w:rPr>
              <w:t xml:space="preserve"> la lectura del mensaje</w:t>
            </w:r>
          </w:p>
        </w:tc>
        <w:tc>
          <w:tcPr>
            <w:tcW w:w="4715" w:type="dxa"/>
            <w:tcBorders>
              <w:bottom w:val="single" w:sz="4" w:space="0" w:color="auto"/>
              <w:right w:val="single" w:sz="12" w:space="0" w:color="auto"/>
            </w:tcBorders>
          </w:tcPr>
          <w:p w14:paraId="41D8A030" w14:textId="77777777" w:rsidR="00DD0C90" w:rsidRPr="00FB6CD7" w:rsidRDefault="00DD0C90" w:rsidP="00DD0C90">
            <w:pPr>
              <w:rPr>
                <w:b/>
                <w:lang w:val="es-VE"/>
              </w:rPr>
            </w:pPr>
          </w:p>
        </w:tc>
      </w:tr>
      <w:tr w:rsidR="00DD0C90" w:rsidRPr="00142753" w14:paraId="6DE4FA37" w14:textId="77777777" w:rsidTr="00DD0C90">
        <w:trPr>
          <w:trHeight w:val="63"/>
        </w:trPr>
        <w:tc>
          <w:tcPr>
            <w:tcW w:w="4715" w:type="dxa"/>
            <w:tcBorders>
              <w:left w:val="single" w:sz="12" w:space="0" w:color="auto"/>
              <w:bottom w:val="single" w:sz="12" w:space="0" w:color="auto"/>
            </w:tcBorders>
          </w:tcPr>
          <w:p w14:paraId="6B3A1FD8"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2FE48C3E" w14:textId="77777777" w:rsidR="00DD0C90" w:rsidRPr="00FB6CD7" w:rsidRDefault="00DD0C90" w:rsidP="00DD0C90">
            <w:pPr>
              <w:rPr>
                <w:b/>
                <w:lang w:val="es-VE"/>
              </w:rPr>
            </w:pPr>
            <w:r w:rsidRPr="00FB6CD7">
              <w:rPr>
                <w:b/>
                <w:lang w:val="es-VE"/>
              </w:rPr>
              <w:t>7.4)</w:t>
            </w:r>
            <w:r w:rsidRPr="00FB6CD7">
              <w:rPr>
                <w:lang w:val="es-VE"/>
              </w:rPr>
              <w:t xml:space="preserve"> Redirecciona al usuario al paso 2</w:t>
            </w:r>
          </w:p>
        </w:tc>
      </w:tr>
      <w:tr w:rsidR="00DD0C90" w:rsidRPr="00142753" w14:paraId="7E2434C9" w14:textId="77777777" w:rsidTr="00DD0C90">
        <w:trPr>
          <w:trHeight w:val="63"/>
        </w:trPr>
        <w:tc>
          <w:tcPr>
            <w:tcW w:w="4715" w:type="dxa"/>
            <w:tcBorders>
              <w:left w:val="single" w:sz="12" w:space="0" w:color="auto"/>
              <w:bottom w:val="single" w:sz="4" w:space="0" w:color="auto"/>
            </w:tcBorders>
          </w:tcPr>
          <w:p w14:paraId="04600C11"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73BB93DB" w14:textId="77777777" w:rsidR="00DD0C90" w:rsidRPr="00FB6CD7" w:rsidRDefault="00DD0C90" w:rsidP="00DD0C90">
            <w:pPr>
              <w:rPr>
                <w:lang w:val="es-VE"/>
              </w:rPr>
            </w:pPr>
            <w:r w:rsidRPr="00FB6CD7">
              <w:rPr>
                <w:b/>
                <w:lang w:val="es-VE"/>
              </w:rPr>
              <w:t xml:space="preserve">8.1.1) </w:t>
            </w:r>
            <w:r w:rsidRPr="00FB6CD7">
              <w:rPr>
                <w:lang w:val="es-VE"/>
              </w:rPr>
              <w:t>El usuario no tiene formulario de búsqueda</w:t>
            </w:r>
          </w:p>
        </w:tc>
      </w:tr>
      <w:tr w:rsidR="00DD0C90" w:rsidRPr="00142753" w14:paraId="33B6C851" w14:textId="77777777" w:rsidTr="00DD0C90">
        <w:trPr>
          <w:trHeight w:val="63"/>
        </w:trPr>
        <w:tc>
          <w:tcPr>
            <w:tcW w:w="4715" w:type="dxa"/>
            <w:tcBorders>
              <w:left w:val="single" w:sz="12" w:space="0" w:color="auto"/>
              <w:bottom w:val="single" w:sz="12" w:space="0" w:color="auto"/>
            </w:tcBorders>
          </w:tcPr>
          <w:p w14:paraId="4E0A0984"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721BE896" w14:textId="77777777" w:rsidR="00DD0C90" w:rsidRPr="00FB6CD7" w:rsidRDefault="00DD0C90" w:rsidP="00DD0C90">
            <w:pPr>
              <w:rPr>
                <w:lang w:val="es-VE"/>
              </w:rPr>
            </w:pPr>
            <w:r w:rsidRPr="00FB6CD7">
              <w:rPr>
                <w:b/>
                <w:lang w:val="es-VE"/>
              </w:rPr>
              <w:t xml:space="preserve">8.1.2) </w:t>
            </w:r>
            <w:r w:rsidRPr="00FB6CD7">
              <w:rPr>
                <w:lang w:val="es-VE"/>
              </w:rPr>
              <w:t>Elimina el perfil del usuario y lo redirecciona a la página de inicio</w:t>
            </w:r>
          </w:p>
        </w:tc>
      </w:tr>
      <w:tr w:rsidR="00DD0C90" w:rsidRPr="00142753" w14:paraId="45786C11" w14:textId="77777777" w:rsidTr="00DD0C90">
        <w:trPr>
          <w:trHeight w:val="63"/>
        </w:trPr>
        <w:tc>
          <w:tcPr>
            <w:tcW w:w="4715" w:type="dxa"/>
            <w:tcBorders>
              <w:left w:val="single" w:sz="12" w:space="0" w:color="auto"/>
              <w:bottom w:val="single" w:sz="4" w:space="0" w:color="auto"/>
            </w:tcBorders>
          </w:tcPr>
          <w:p w14:paraId="062F8ECA"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69859A2C" w14:textId="77777777" w:rsidR="00DD0C90" w:rsidRPr="00FB6CD7" w:rsidRDefault="00DD0C90" w:rsidP="00DD0C90">
            <w:pPr>
              <w:rPr>
                <w:b/>
                <w:bCs/>
                <w:lang w:val="es-VE"/>
              </w:rPr>
            </w:pPr>
            <w:r w:rsidRPr="00FB6CD7">
              <w:rPr>
                <w:b/>
                <w:lang w:val="es-VE"/>
              </w:rPr>
              <w:t xml:space="preserve">8.2.1) </w:t>
            </w:r>
            <w:r w:rsidRPr="00FB6CD7">
              <w:rPr>
                <w:lang w:val="es-VE"/>
              </w:rPr>
              <w:t>No se puede acceder a la base de datos.</w:t>
            </w:r>
          </w:p>
        </w:tc>
      </w:tr>
      <w:tr w:rsidR="00DD0C90" w:rsidRPr="00142753" w14:paraId="55377D06" w14:textId="77777777" w:rsidTr="00DD0C90">
        <w:trPr>
          <w:trHeight w:val="63"/>
        </w:trPr>
        <w:tc>
          <w:tcPr>
            <w:tcW w:w="4715" w:type="dxa"/>
            <w:tcBorders>
              <w:left w:val="single" w:sz="12" w:space="0" w:color="auto"/>
              <w:bottom w:val="single" w:sz="4" w:space="0" w:color="auto"/>
            </w:tcBorders>
          </w:tcPr>
          <w:p w14:paraId="37D69919"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3EBC3484" w14:textId="77777777" w:rsidR="00DD0C90" w:rsidRPr="00FB6CD7" w:rsidRDefault="00DD0C90" w:rsidP="00DD0C90">
            <w:pPr>
              <w:rPr>
                <w:b/>
                <w:bCs/>
                <w:lang w:val="es-VE"/>
              </w:rPr>
            </w:pPr>
            <w:r w:rsidRPr="00FB6CD7">
              <w:rPr>
                <w:b/>
                <w:bCs/>
                <w:lang w:val="es-VE"/>
              </w:rPr>
              <w:t>8.2.2)</w:t>
            </w:r>
            <w:r w:rsidRPr="00FB6CD7">
              <w:rPr>
                <w:lang w:val="es-VE"/>
              </w:rPr>
              <w:t xml:space="preserve"> Se despliega un mensaje informando que no se puede acceder a la base.</w:t>
            </w:r>
          </w:p>
        </w:tc>
      </w:tr>
      <w:tr w:rsidR="00DD0C90" w:rsidRPr="00142753" w14:paraId="2939C8D8" w14:textId="77777777" w:rsidTr="00DD0C90">
        <w:trPr>
          <w:trHeight w:val="63"/>
        </w:trPr>
        <w:tc>
          <w:tcPr>
            <w:tcW w:w="4715" w:type="dxa"/>
            <w:tcBorders>
              <w:left w:val="single" w:sz="12" w:space="0" w:color="auto"/>
              <w:bottom w:val="single" w:sz="4" w:space="0" w:color="auto"/>
            </w:tcBorders>
          </w:tcPr>
          <w:p w14:paraId="4CC43D8C" w14:textId="7D2046CE" w:rsidR="00DD0C90" w:rsidRPr="00FB6CD7" w:rsidRDefault="008450D8" w:rsidP="00DD0C90">
            <w:pPr>
              <w:rPr>
                <w:lang w:val="es-VE"/>
              </w:rPr>
            </w:pPr>
            <w:r w:rsidRPr="00FB6CD7">
              <w:rPr>
                <w:b/>
                <w:lang w:val="es-VE"/>
              </w:rPr>
              <w:t>8.2.3)</w:t>
            </w:r>
            <w:r w:rsidRPr="00FB6CD7">
              <w:rPr>
                <w:lang w:val="es-VE"/>
              </w:rPr>
              <w:t xml:space="preserve"> Confirma</w:t>
            </w:r>
            <w:r w:rsidR="00DD0C90" w:rsidRPr="00FB6CD7">
              <w:rPr>
                <w:lang w:val="es-VE"/>
              </w:rPr>
              <w:t xml:space="preserve"> la lectura del mensaje.</w:t>
            </w:r>
          </w:p>
        </w:tc>
        <w:tc>
          <w:tcPr>
            <w:tcW w:w="4715" w:type="dxa"/>
            <w:tcBorders>
              <w:bottom w:val="single" w:sz="4" w:space="0" w:color="auto"/>
              <w:right w:val="single" w:sz="12" w:space="0" w:color="auto"/>
            </w:tcBorders>
          </w:tcPr>
          <w:p w14:paraId="1F7A130E" w14:textId="77777777" w:rsidR="00DD0C90" w:rsidRPr="00FB6CD7" w:rsidRDefault="00DD0C90" w:rsidP="00DD0C90">
            <w:pPr>
              <w:rPr>
                <w:b/>
                <w:bCs/>
                <w:lang w:val="es-VE"/>
              </w:rPr>
            </w:pPr>
          </w:p>
        </w:tc>
      </w:tr>
      <w:tr w:rsidR="00DD0C90" w:rsidRPr="00FB6CD7" w14:paraId="20EF3700" w14:textId="77777777" w:rsidTr="00DD0C90">
        <w:trPr>
          <w:trHeight w:val="63"/>
        </w:trPr>
        <w:tc>
          <w:tcPr>
            <w:tcW w:w="4715" w:type="dxa"/>
            <w:tcBorders>
              <w:left w:val="single" w:sz="12" w:space="0" w:color="auto"/>
              <w:bottom w:val="single" w:sz="12" w:space="0" w:color="auto"/>
            </w:tcBorders>
          </w:tcPr>
          <w:p w14:paraId="28DAC842" w14:textId="77777777" w:rsidR="00DD0C90" w:rsidRPr="00FB6CD7" w:rsidRDefault="00DD0C90" w:rsidP="00DD0C90">
            <w:pPr>
              <w:rPr>
                <w:b/>
                <w:lang w:val="es-VE"/>
              </w:rPr>
            </w:pPr>
          </w:p>
        </w:tc>
        <w:tc>
          <w:tcPr>
            <w:tcW w:w="4715" w:type="dxa"/>
            <w:tcBorders>
              <w:bottom w:val="single" w:sz="12" w:space="0" w:color="auto"/>
              <w:right w:val="single" w:sz="12" w:space="0" w:color="auto"/>
            </w:tcBorders>
          </w:tcPr>
          <w:p w14:paraId="6C4151E2" w14:textId="77777777" w:rsidR="00DD0C90" w:rsidRPr="00FB6CD7" w:rsidRDefault="00DD0C90" w:rsidP="00DD0C90">
            <w:pPr>
              <w:rPr>
                <w:b/>
                <w:bCs/>
                <w:lang w:val="es-VE"/>
              </w:rPr>
            </w:pPr>
            <w:r w:rsidRPr="00FB6CD7">
              <w:rPr>
                <w:b/>
                <w:bCs/>
                <w:lang w:val="es-VE"/>
              </w:rPr>
              <w:t>8.2.4)</w:t>
            </w:r>
            <w:r w:rsidRPr="00FB6CD7">
              <w:rPr>
                <w:lang w:val="es-VE"/>
              </w:rPr>
              <w:t xml:space="preserve"> Regresa al paso número 2.</w:t>
            </w:r>
          </w:p>
        </w:tc>
      </w:tr>
      <w:tr w:rsidR="00DD0C90" w:rsidRPr="00FB6CD7" w14:paraId="292FBD2D" w14:textId="77777777" w:rsidTr="00DD0C90">
        <w:trPr>
          <w:trHeight w:val="63"/>
        </w:trPr>
        <w:tc>
          <w:tcPr>
            <w:tcW w:w="4715" w:type="dxa"/>
            <w:tcBorders>
              <w:top w:val="single" w:sz="12" w:space="0" w:color="auto"/>
              <w:left w:val="single" w:sz="12" w:space="0" w:color="auto"/>
            </w:tcBorders>
          </w:tcPr>
          <w:p w14:paraId="141DC40F" w14:textId="77777777" w:rsidR="00DD0C90" w:rsidRPr="00FB6CD7" w:rsidRDefault="00DD0C90" w:rsidP="00DD0C90">
            <w:pPr>
              <w:rPr>
                <w:lang w:val="es-VE"/>
              </w:rPr>
            </w:pPr>
            <w:r w:rsidRPr="00FB6CD7">
              <w:rPr>
                <w:b/>
                <w:bCs/>
                <w:lang w:val="es-VE"/>
              </w:rPr>
              <w:t xml:space="preserve">9.1) </w:t>
            </w:r>
            <w:r w:rsidRPr="00FB6CD7">
              <w:rPr>
                <w:lang w:val="es-VE"/>
              </w:rPr>
              <w:t>Sale de la página.</w:t>
            </w:r>
          </w:p>
        </w:tc>
        <w:tc>
          <w:tcPr>
            <w:tcW w:w="4715" w:type="dxa"/>
            <w:tcBorders>
              <w:top w:val="single" w:sz="12" w:space="0" w:color="auto"/>
              <w:right w:val="single" w:sz="12" w:space="0" w:color="auto"/>
            </w:tcBorders>
          </w:tcPr>
          <w:p w14:paraId="54F72ABF" w14:textId="77777777" w:rsidR="00DD0C90" w:rsidRPr="00FB6CD7" w:rsidRDefault="00DD0C90" w:rsidP="00DD0C90">
            <w:pPr>
              <w:rPr>
                <w:lang w:val="es-VE"/>
              </w:rPr>
            </w:pPr>
          </w:p>
        </w:tc>
      </w:tr>
      <w:tr w:rsidR="00DD0C90" w:rsidRPr="00FB6CD7" w14:paraId="4CEF5901" w14:textId="77777777" w:rsidTr="00DD0C90">
        <w:trPr>
          <w:trHeight w:val="63"/>
        </w:trPr>
        <w:tc>
          <w:tcPr>
            <w:tcW w:w="4715" w:type="dxa"/>
            <w:tcBorders>
              <w:left w:val="single" w:sz="12" w:space="0" w:color="auto"/>
              <w:bottom w:val="single" w:sz="12" w:space="0" w:color="auto"/>
            </w:tcBorders>
          </w:tcPr>
          <w:p w14:paraId="27792E62"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6EF52091" w14:textId="77777777" w:rsidR="00DD0C90" w:rsidRPr="00FB6CD7" w:rsidRDefault="00DD0C90" w:rsidP="00DD0C90">
            <w:pPr>
              <w:rPr>
                <w:lang w:val="es-VE"/>
              </w:rPr>
            </w:pPr>
            <w:r w:rsidRPr="00FB6CD7">
              <w:rPr>
                <w:b/>
                <w:bCs/>
                <w:lang w:val="es-VE"/>
              </w:rPr>
              <w:t xml:space="preserve">9.2) </w:t>
            </w:r>
            <w:r w:rsidRPr="00FB6CD7">
              <w:rPr>
                <w:lang w:val="es-VE"/>
              </w:rPr>
              <w:t>Se cancela la operación.</w:t>
            </w:r>
          </w:p>
        </w:tc>
      </w:tr>
      <w:tr w:rsidR="00DD0C90" w:rsidRPr="00142753" w14:paraId="02D19F93" w14:textId="77777777" w:rsidTr="00DD0C90">
        <w:tc>
          <w:tcPr>
            <w:tcW w:w="9430" w:type="dxa"/>
            <w:gridSpan w:val="2"/>
            <w:tcBorders>
              <w:top w:val="single" w:sz="12" w:space="0" w:color="auto"/>
            </w:tcBorders>
          </w:tcPr>
          <w:p w14:paraId="15365ECC" w14:textId="77777777" w:rsidR="00DD0C90" w:rsidRPr="00FB6CD7" w:rsidRDefault="00DD0C90" w:rsidP="00DD0C90">
            <w:pPr>
              <w:rPr>
                <w:b/>
                <w:bCs/>
                <w:lang w:val="es-VE"/>
              </w:rPr>
            </w:pPr>
            <w:r w:rsidRPr="00FB6CD7">
              <w:rPr>
                <w:b/>
                <w:bCs/>
                <w:lang w:val="es-VE"/>
              </w:rPr>
              <w:t xml:space="preserve">Postcondición(es): </w:t>
            </w:r>
          </w:p>
          <w:p w14:paraId="61DF6D02" w14:textId="77777777" w:rsidR="00DD0C90" w:rsidRPr="00FB6CD7" w:rsidRDefault="00DD0C90" w:rsidP="00DD0C90">
            <w:pPr>
              <w:pStyle w:val="InfoBlue"/>
              <w:rPr>
                <w:i w:val="0"/>
                <w:iCs w:val="0"/>
                <w:color w:val="000000" w:themeColor="text1"/>
                <w:lang w:val="es-VE"/>
              </w:rPr>
            </w:pPr>
          </w:p>
          <w:p w14:paraId="5365C8B5" w14:textId="77777777" w:rsidR="00DD0C90" w:rsidRPr="00FB6CD7" w:rsidRDefault="00DD0C90" w:rsidP="00DD0C90">
            <w:pPr>
              <w:pStyle w:val="Textodecuerpo"/>
              <w:numPr>
                <w:ilvl w:val="0"/>
                <w:numId w:val="7"/>
              </w:numPr>
              <w:rPr>
                <w:lang w:val="es-VE"/>
              </w:rPr>
            </w:pPr>
            <w:r w:rsidRPr="00FB6CD7">
              <w:rPr>
                <w:lang w:val="es-VE"/>
              </w:rPr>
              <w:t>Se ha eliminado el perfil del usuario correspondiente junto a su formulario de búsqueda.</w:t>
            </w:r>
          </w:p>
        </w:tc>
      </w:tr>
      <w:tr w:rsidR="00DD0C90" w:rsidRPr="00142753" w14:paraId="21BFC519" w14:textId="77777777" w:rsidTr="00DD0C90">
        <w:trPr>
          <w:trHeight w:val="67"/>
        </w:trPr>
        <w:tc>
          <w:tcPr>
            <w:tcW w:w="9430" w:type="dxa"/>
            <w:gridSpan w:val="2"/>
          </w:tcPr>
          <w:p w14:paraId="3EE37962" w14:textId="77777777" w:rsidR="00DD0C90" w:rsidRPr="00FB6CD7" w:rsidRDefault="00DD0C90" w:rsidP="00DD0C90">
            <w:pPr>
              <w:rPr>
                <w:b/>
                <w:bCs/>
                <w:lang w:val="es-VE"/>
              </w:rPr>
            </w:pPr>
            <w:r w:rsidRPr="00FB6CD7">
              <w:rPr>
                <w:b/>
                <w:bCs/>
                <w:lang w:val="es-VE"/>
              </w:rPr>
              <w:t xml:space="preserve">Requerimiento(s) especial(es): </w:t>
            </w:r>
          </w:p>
          <w:p w14:paraId="37B47A2C" w14:textId="77777777" w:rsidR="00DD0C90" w:rsidRPr="00FB6CD7" w:rsidRDefault="00DD0C90" w:rsidP="00DD0C90">
            <w:pPr>
              <w:pStyle w:val="Textodecuerpo"/>
              <w:ind w:left="0"/>
              <w:rPr>
                <w:color w:val="FF0000"/>
                <w:lang w:val="es-VE"/>
              </w:rPr>
            </w:pPr>
            <w:r w:rsidRPr="00FB6CD7">
              <w:rPr>
                <w:lang w:val="es-VE"/>
              </w:rPr>
              <w:t xml:space="preserve">         Los datos del usuario solo deben ser modificables por el mismo usuario.</w:t>
            </w:r>
          </w:p>
        </w:tc>
      </w:tr>
      <w:tr w:rsidR="00DD0C90" w:rsidRPr="00FB6CD7" w14:paraId="75121CAE" w14:textId="77777777" w:rsidTr="00DD0C90">
        <w:trPr>
          <w:trHeight w:val="1059"/>
        </w:trPr>
        <w:tc>
          <w:tcPr>
            <w:tcW w:w="9430" w:type="dxa"/>
            <w:gridSpan w:val="2"/>
          </w:tcPr>
          <w:p w14:paraId="54F92520" w14:textId="77777777" w:rsidR="00DD0C90" w:rsidRPr="00FB6CD7" w:rsidRDefault="00DD0C90" w:rsidP="00DD0C90">
            <w:pPr>
              <w:rPr>
                <w:b/>
                <w:bCs/>
                <w:lang w:val="es-VE"/>
              </w:rPr>
            </w:pPr>
            <w:r w:rsidRPr="00FB6CD7">
              <w:rPr>
                <w:b/>
                <w:bCs/>
                <w:lang w:val="es-VE"/>
              </w:rPr>
              <w:t>Punto(s) de extensión:</w:t>
            </w:r>
          </w:p>
        </w:tc>
      </w:tr>
      <w:bookmarkEnd w:id="22"/>
    </w:tbl>
    <w:p w14:paraId="52E33A2B" w14:textId="350892C5" w:rsidR="00DD0C90" w:rsidRDefault="00DD0C90" w:rsidP="00DD0C90">
      <w:pPr>
        <w:pStyle w:val="Textodecuerpo"/>
        <w:keepLines w:val="0"/>
        <w:ind w:left="0"/>
        <w:rPr>
          <w:lang w:val="es-VE"/>
        </w:rPr>
      </w:pPr>
    </w:p>
    <w:p w14:paraId="24F354A7" w14:textId="26035047" w:rsidR="007D0C86" w:rsidRDefault="007D0C86" w:rsidP="00DD0C90">
      <w:pPr>
        <w:pStyle w:val="Textodecuerpo"/>
        <w:keepLines w:val="0"/>
        <w:ind w:left="0"/>
        <w:rPr>
          <w:lang w:val="es-VE"/>
        </w:rPr>
      </w:pPr>
    </w:p>
    <w:p w14:paraId="682B83D0" w14:textId="686CC277" w:rsidR="007D0C86" w:rsidRDefault="007D0C86" w:rsidP="00DD0C90">
      <w:pPr>
        <w:pStyle w:val="Textodecuerpo"/>
        <w:keepLines w:val="0"/>
        <w:ind w:left="0"/>
        <w:rPr>
          <w:lang w:val="es-VE"/>
        </w:rPr>
      </w:pPr>
    </w:p>
    <w:p w14:paraId="2F6D2B65" w14:textId="77777777" w:rsidR="007D0C86" w:rsidRPr="00FB6CD7" w:rsidRDefault="007D0C86" w:rsidP="00DD0C90">
      <w:pPr>
        <w:pStyle w:val="Textodecuerpo"/>
        <w:keepLines w:val="0"/>
        <w:ind w:left="0"/>
        <w:rPr>
          <w:lang w:val="es-VE"/>
        </w:rPr>
      </w:pPr>
    </w:p>
    <w:p w14:paraId="723B604E" w14:textId="77777777" w:rsidR="00DD0C90" w:rsidRPr="00FB6CD7" w:rsidRDefault="00DD0C90" w:rsidP="00DD0C90">
      <w:pPr>
        <w:pStyle w:val="Ttulo3"/>
        <w:rPr>
          <w:b/>
          <w:bCs/>
          <w:lang w:val="es-VE"/>
        </w:rPr>
      </w:pPr>
      <w:r w:rsidRPr="00FB6CD7">
        <w:rPr>
          <w:b/>
          <w:bCs/>
          <w:lang w:val="es-VE"/>
        </w:rPr>
        <w:lastRenderedPageBreak/>
        <w:t>&lt;10 – Eliminar Formulario&gt;</w:t>
      </w:r>
    </w:p>
    <w:p w14:paraId="6AEA849F" w14:textId="77777777" w:rsidR="00DD0C90" w:rsidRPr="00FB6CD7" w:rsidRDefault="00DD0C90" w:rsidP="00DD0C90">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José Ramírez)</w:t>
      </w:r>
    </w:p>
    <w:p w14:paraId="41EEC45E" w14:textId="77777777" w:rsidR="00DD0C90" w:rsidRPr="00FB6CD7" w:rsidRDefault="00DD0C90" w:rsidP="00DD0C90">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DD0C90" w:rsidRPr="00142753" w14:paraId="609C7BBB" w14:textId="77777777" w:rsidTr="00DD0C90">
        <w:tc>
          <w:tcPr>
            <w:tcW w:w="9430" w:type="dxa"/>
            <w:gridSpan w:val="2"/>
          </w:tcPr>
          <w:p w14:paraId="7FF026AE" w14:textId="77777777" w:rsidR="00DD0C90" w:rsidRPr="00FB6CD7" w:rsidRDefault="00DD0C90" w:rsidP="00DD0C90">
            <w:pPr>
              <w:rPr>
                <w:b/>
                <w:bCs/>
                <w:lang w:val="es-VE" w:eastAsia="es-ES"/>
              </w:rPr>
            </w:pPr>
            <w:r w:rsidRPr="00FB6CD7">
              <w:rPr>
                <w:b/>
                <w:bCs/>
                <w:lang w:val="es-VE"/>
              </w:rPr>
              <w:t>Descripción:</w:t>
            </w:r>
            <w:r w:rsidRPr="00FB6CD7">
              <w:rPr>
                <w:b/>
                <w:bCs/>
                <w:lang w:val="es-VE" w:eastAsia="es-ES"/>
              </w:rPr>
              <w:t xml:space="preserve"> </w:t>
            </w:r>
          </w:p>
          <w:p w14:paraId="3B08EDED" w14:textId="77777777" w:rsidR="00DD0C90" w:rsidRPr="00FB6CD7" w:rsidRDefault="00DD0C90" w:rsidP="00DD0C90">
            <w:pPr>
              <w:keepLines/>
              <w:spacing w:after="120"/>
              <w:rPr>
                <w:lang w:val="es-VE" w:eastAsia="es-ES"/>
              </w:rPr>
            </w:pPr>
            <w:r w:rsidRPr="00FB6CD7">
              <w:rPr>
                <w:lang w:val="es-VE" w:eastAsia="es-ES"/>
              </w:rPr>
              <w:t xml:space="preserve">          El sistema debe eliminar el formulario de búsqueda de aspirantes o de empleo según sea el caso.</w:t>
            </w:r>
          </w:p>
        </w:tc>
      </w:tr>
      <w:tr w:rsidR="00DD0C90" w:rsidRPr="00FB6CD7" w14:paraId="110B1B58" w14:textId="77777777" w:rsidTr="00DD0C90">
        <w:tc>
          <w:tcPr>
            <w:tcW w:w="9430" w:type="dxa"/>
            <w:gridSpan w:val="2"/>
          </w:tcPr>
          <w:p w14:paraId="6E439E94" w14:textId="77777777" w:rsidR="00DD0C90" w:rsidRPr="00FB6CD7" w:rsidRDefault="00DD0C90" w:rsidP="00DD0C90">
            <w:pPr>
              <w:rPr>
                <w:b/>
                <w:bCs/>
                <w:lang w:val="es-VE"/>
              </w:rPr>
            </w:pPr>
            <w:r w:rsidRPr="00FB6CD7">
              <w:rPr>
                <w:b/>
                <w:bCs/>
                <w:lang w:val="es-VE"/>
              </w:rPr>
              <w:t>Requerimiento:</w:t>
            </w:r>
          </w:p>
          <w:p w14:paraId="33279851" w14:textId="77777777" w:rsidR="00DD0C90" w:rsidRPr="00FB6CD7" w:rsidRDefault="00DD0C90" w:rsidP="00DD0C90">
            <w:pPr>
              <w:keepLines/>
              <w:spacing w:after="120"/>
              <w:rPr>
                <w:lang w:val="es-VE" w:eastAsia="es-ES"/>
              </w:rPr>
            </w:pPr>
            <w:r w:rsidRPr="00FB6CD7">
              <w:rPr>
                <w:lang w:val="es-VE" w:eastAsia="es-ES"/>
              </w:rPr>
              <w:t xml:space="preserve">          Req10</w:t>
            </w:r>
          </w:p>
        </w:tc>
      </w:tr>
      <w:tr w:rsidR="00DD0C90" w:rsidRPr="00142753" w14:paraId="0EE9FFD9" w14:textId="77777777" w:rsidTr="00DD0C90">
        <w:tc>
          <w:tcPr>
            <w:tcW w:w="9430" w:type="dxa"/>
            <w:gridSpan w:val="2"/>
          </w:tcPr>
          <w:p w14:paraId="7224B01E" w14:textId="77777777" w:rsidR="00DD0C90" w:rsidRPr="00FB6CD7" w:rsidRDefault="00DD0C90" w:rsidP="00DD0C90">
            <w:pPr>
              <w:rPr>
                <w:b/>
                <w:bCs/>
                <w:lang w:val="es-VE"/>
              </w:rPr>
            </w:pPr>
            <w:r w:rsidRPr="00FB6CD7">
              <w:rPr>
                <w:b/>
                <w:bCs/>
                <w:lang w:val="es-VE"/>
              </w:rPr>
              <w:t>Precondición:</w:t>
            </w:r>
          </w:p>
          <w:p w14:paraId="04857519" w14:textId="77777777" w:rsidR="00DD0C90" w:rsidRPr="00FB6CD7" w:rsidRDefault="00DD0C90" w:rsidP="00DD0C90">
            <w:pPr>
              <w:pStyle w:val="Prrafodelista"/>
              <w:keepLines/>
              <w:numPr>
                <w:ilvl w:val="0"/>
                <w:numId w:val="7"/>
              </w:numPr>
              <w:spacing w:after="120"/>
              <w:rPr>
                <w:lang w:val="es-VE" w:eastAsia="es-ES"/>
              </w:rPr>
            </w:pPr>
            <w:r w:rsidRPr="00FB6CD7">
              <w:rPr>
                <w:lang w:val="es-VE" w:eastAsia="es-ES"/>
              </w:rPr>
              <w:t>Se debe tener acceso a la base de datos de la aplicación.</w:t>
            </w:r>
          </w:p>
        </w:tc>
      </w:tr>
      <w:tr w:rsidR="00DD0C90" w:rsidRPr="00FB6CD7" w14:paraId="76C716A5" w14:textId="77777777" w:rsidTr="00DD0C90">
        <w:tc>
          <w:tcPr>
            <w:tcW w:w="9430" w:type="dxa"/>
            <w:gridSpan w:val="2"/>
            <w:tcBorders>
              <w:bottom w:val="single" w:sz="12" w:space="0" w:color="auto"/>
            </w:tcBorders>
          </w:tcPr>
          <w:p w14:paraId="4208F169" w14:textId="77777777" w:rsidR="00DD0C90" w:rsidRPr="00FB6CD7" w:rsidRDefault="00DD0C90" w:rsidP="00DD0C90">
            <w:pPr>
              <w:rPr>
                <w:lang w:val="es-VE" w:eastAsia="es-ES"/>
              </w:rPr>
            </w:pPr>
          </w:p>
          <w:p w14:paraId="6C223138" w14:textId="77777777" w:rsidR="00DD0C90" w:rsidRPr="00FB6CD7" w:rsidRDefault="00DD0C90" w:rsidP="00DD0C90">
            <w:pPr>
              <w:rPr>
                <w:b/>
                <w:bCs/>
                <w:lang w:val="es-VE" w:eastAsia="es-ES"/>
              </w:rPr>
            </w:pPr>
            <w:r w:rsidRPr="00FB6CD7">
              <w:rPr>
                <w:b/>
                <w:bCs/>
                <w:lang w:val="es-VE" w:eastAsia="es-ES"/>
              </w:rPr>
              <w:t>Flujo Básico:</w:t>
            </w:r>
          </w:p>
        </w:tc>
      </w:tr>
      <w:tr w:rsidR="00DD0C90" w:rsidRPr="00FB6CD7" w14:paraId="781B7A6A" w14:textId="77777777" w:rsidTr="00DD0C90">
        <w:tc>
          <w:tcPr>
            <w:tcW w:w="4715" w:type="dxa"/>
            <w:tcBorders>
              <w:top w:val="single" w:sz="12" w:space="0" w:color="auto"/>
              <w:left w:val="single" w:sz="12" w:space="0" w:color="auto"/>
            </w:tcBorders>
          </w:tcPr>
          <w:p w14:paraId="4EBCA7F5" w14:textId="77777777" w:rsidR="00DD0C90" w:rsidRPr="00FB6CD7" w:rsidRDefault="00DD0C90" w:rsidP="00DD0C90">
            <w:pPr>
              <w:jc w:val="center"/>
              <w:rPr>
                <w:b/>
                <w:bCs/>
                <w:lang w:val="es-VE"/>
              </w:rPr>
            </w:pPr>
            <w:r w:rsidRPr="00FB6CD7">
              <w:rPr>
                <w:b/>
                <w:bCs/>
                <w:lang w:val="es-VE"/>
              </w:rPr>
              <w:t>USUARIO</w:t>
            </w:r>
          </w:p>
          <w:p w14:paraId="36845120" w14:textId="77777777" w:rsidR="00DD0C90" w:rsidRPr="00FB6CD7" w:rsidRDefault="00DD0C90" w:rsidP="00DD0C90">
            <w:pPr>
              <w:jc w:val="center"/>
              <w:rPr>
                <w:b/>
                <w:bCs/>
                <w:lang w:val="es-VE"/>
              </w:rPr>
            </w:pPr>
          </w:p>
        </w:tc>
        <w:tc>
          <w:tcPr>
            <w:tcW w:w="4715" w:type="dxa"/>
            <w:tcBorders>
              <w:top w:val="single" w:sz="12" w:space="0" w:color="auto"/>
              <w:right w:val="single" w:sz="12" w:space="0" w:color="auto"/>
            </w:tcBorders>
          </w:tcPr>
          <w:p w14:paraId="0D28FA6A" w14:textId="77777777" w:rsidR="00DD0C90" w:rsidRPr="00FB6CD7" w:rsidRDefault="00DD0C90" w:rsidP="00DD0C90">
            <w:pPr>
              <w:jc w:val="center"/>
              <w:rPr>
                <w:b/>
                <w:bCs/>
                <w:lang w:val="es-VE"/>
              </w:rPr>
            </w:pPr>
            <w:r w:rsidRPr="00FB6CD7">
              <w:rPr>
                <w:b/>
                <w:bCs/>
                <w:lang w:val="es-VE"/>
              </w:rPr>
              <w:t>SISTEMA</w:t>
            </w:r>
          </w:p>
        </w:tc>
      </w:tr>
      <w:tr w:rsidR="00DD0C90" w:rsidRPr="00142753" w14:paraId="47FC3567" w14:textId="77777777" w:rsidTr="00DD0C90">
        <w:tc>
          <w:tcPr>
            <w:tcW w:w="4715" w:type="dxa"/>
            <w:tcBorders>
              <w:left w:val="single" w:sz="12" w:space="0" w:color="auto"/>
            </w:tcBorders>
          </w:tcPr>
          <w:p w14:paraId="51342067" w14:textId="77777777" w:rsidR="00DD0C90" w:rsidRPr="00FB6CD7" w:rsidRDefault="00DD0C90" w:rsidP="00DD0C90">
            <w:pPr>
              <w:rPr>
                <w:lang w:val="es-VE"/>
              </w:rPr>
            </w:pPr>
            <w:r w:rsidRPr="00FB6CD7">
              <w:rPr>
                <w:b/>
                <w:lang w:val="es-VE"/>
              </w:rPr>
              <w:t>1)</w:t>
            </w:r>
            <w:r w:rsidRPr="00FB6CD7">
              <w:rPr>
                <w:lang w:val="es-VE"/>
              </w:rPr>
              <w:t xml:space="preserve"> Este caso de uso se inicia como un caso extendido de los casos “Modificar Formulario de Búsqueda de Empleo” o “Modificar Formulario de Búsqueda de Aspirantes”.</w:t>
            </w:r>
          </w:p>
        </w:tc>
        <w:tc>
          <w:tcPr>
            <w:tcW w:w="4715" w:type="dxa"/>
            <w:tcBorders>
              <w:right w:val="single" w:sz="12" w:space="0" w:color="auto"/>
            </w:tcBorders>
          </w:tcPr>
          <w:p w14:paraId="57CBFED6" w14:textId="77777777" w:rsidR="00DD0C90" w:rsidRPr="00FB6CD7" w:rsidRDefault="00DD0C90" w:rsidP="00DD0C90">
            <w:pPr>
              <w:rPr>
                <w:lang w:val="es-VE"/>
              </w:rPr>
            </w:pPr>
          </w:p>
        </w:tc>
      </w:tr>
      <w:tr w:rsidR="00DD0C90" w:rsidRPr="00142753" w14:paraId="46D995DA" w14:textId="77777777" w:rsidTr="00DD0C90">
        <w:tc>
          <w:tcPr>
            <w:tcW w:w="4715" w:type="dxa"/>
            <w:tcBorders>
              <w:left w:val="single" w:sz="12" w:space="0" w:color="auto"/>
            </w:tcBorders>
          </w:tcPr>
          <w:p w14:paraId="31998C35" w14:textId="77777777" w:rsidR="00DD0C90" w:rsidRPr="00FB6CD7" w:rsidRDefault="00DD0C90" w:rsidP="00DD0C90">
            <w:pPr>
              <w:rPr>
                <w:lang w:val="es-VE"/>
              </w:rPr>
            </w:pPr>
          </w:p>
        </w:tc>
        <w:tc>
          <w:tcPr>
            <w:tcW w:w="4715" w:type="dxa"/>
            <w:tcBorders>
              <w:right w:val="single" w:sz="12" w:space="0" w:color="auto"/>
            </w:tcBorders>
          </w:tcPr>
          <w:p w14:paraId="6AA49449" w14:textId="77777777" w:rsidR="00DD0C90" w:rsidRPr="00FB6CD7" w:rsidRDefault="00DD0C90" w:rsidP="00DD0C90">
            <w:pPr>
              <w:rPr>
                <w:lang w:val="es-VE"/>
              </w:rPr>
            </w:pPr>
            <w:r w:rsidRPr="00FB6CD7">
              <w:rPr>
                <w:b/>
                <w:lang w:val="es-VE"/>
              </w:rPr>
              <w:t>2)</w:t>
            </w:r>
            <w:r w:rsidRPr="00FB6CD7">
              <w:rPr>
                <w:b/>
                <w:bCs/>
                <w:lang w:val="es-VE"/>
              </w:rPr>
              <w:t xml:space="preserve"> </w:t>
            </w:r>
            <w:r w:rsidRPr="00FB6CD7">
              <w:rPr>
                <w:bCs/>
                <w:lang w:val="es-VE"/>
              </w:rPr>
              <w:t>M</w:t>
            </w:r>
            <w:r w:rsidRPr="00FB6CD7">
              <w:rPr>
                <w:lang w:val="es-VE"/>
              </w:rPr>
              <w:t>uestra en pantalla la interfaz gráfica “EliminarFormulario”</w:t>
            </w:r>
          </w:p>
        </w:tc>
      </w:tr>
      <w:tr w:rsidR="00DD0C90" w:rsidRPr="00FB6CD7" w14:paraId="1F4837AD" w14:textId="77777777" w:rsidTr="00DD0C90">
        <w:tc>
          <w:tcPr>
            <w:tcW w:w="4715" w:type="dxa"/>
            <w:tcBorders>
              <w:left w:val="single" w:sz="12" w:space="0" w:color="auto"/>
            </w:tcBorders>
          </w:tcPr>
          <w:p w14:paraId="2456A42A" w14:textId="77777777" w:rsidR="00DD0C90" w:rsidRPr="00FB6CD7" w:rsidRDefault="00DD0C90" w:rsidP="00DD0C90">
            <w:pPr>
              <w:rPr>
                <w:lang w:val="es-VE"/>
              </w:rPr>
            </w:pPr>
            <w:r w:rsidRPr="00FB6CD7">
              <w:rPr>
                <w:b/>
                <w:bCs/>
                <w:lang w:val="es-VE"/>
              </w:rPr>
              <w:t>3)</w:t>
            </w:r>
            <w:r w:rsidRPr="00FB6CD7">
              <w:rPr>
                <w:lang w:val="es-VE"/>
              </w:rPr>
              <w:t xml:space="preserve"> Selecciona eliminar formulario.</w:t>
            </w:r>
          </w:p>
        </w:tc>
        <w:tc>
          <w:tcPr>
            <w:tcW w:w="4715" w:type="dxa"/>
            <w:tcBorders>
              <w:right w:val="single" w:sz="12" w:space="0" w:color="auto"/>
            </w:tcBorders>
          </w:tcPr>
          <w:p w14:paraId="2AE49C2D" w14:textId="77777777" w:rsidR="00DD0C90" w:rsidRPr="00FB6CD7" w:rsidRDefault="00DD0C90" w:rsidP="00DD0C90">
            <w:pPr>
              <w:rPr>
                <w:lang w:val="es-VE"/>
              </w:rPr>
            </w:pPr>
          </w:p>
        </w:tc>
      </w:tr>
      <w:tr w:rsidR="00DD0C90" w:rsidRPr="00142753" w14:paraId="34A3BEAD" w14:textId="77777777" w:rsidTr="00DD0C90">
        <w:tc>
          <w:tcPr>
            <w:tcW w:w="4715" w:type="dxa"/>
            <w:tcBorders>
              <w:left w:val="single" w:sz="12" w:space="0" w:color="auto"/>
            </w:tcBorders>
          </w:tcPr>
          <w:p w14:paraId="308CACB5" w14:textId="77777777" w:rsidR="00DD0C90" w:rsidRPr="00FB6CD7" w:rsidRDefault="00DD0C90" w:rsidP="00DD0C90">
            <w:pPr>
              <w:rPr>
                <w:b/>
                <w:bCs/>
                <w:lang w:val="es-VE"/>
              </w:rPr>
            </w:pPr>
          </w:p>
        </w:tc>
        <w:tc>
          <w:tcPr>
            <w:tcW w:w="4715" w:type="dxa"/>
            <w:tcBorders>
              <w:right w:val="single" w:sz="12" w:space="0" w:color="auto"/>
            </w:tcBorders>
          </w:tcPr>
          <w:p w14:paraId="1FCA72D3" w14:textId="77777777" w:rsidR="00DD0C90" w:rsidRPr="00FB6CD7" w:rsidRDefault="00DD0C90" w:rsidP="00DD0C90">
            <w:pPr>
              <w:rPr>
                <w:lang w:val="es-VE"/>
              </w:rPr>
            </w:pPr>
            <w:r w:rsidRPr="00FB6CD7">
              <w:rPr>
                <w:b/>
                <w:lang w:val="es-VE"/>
              </w:rPr>
              <w:t>4)</w:t>
            </w:r>
            <w:r w:rsidRPr="00FB6CD7">
              <w:rPr>
                <w:lang w:val="es-VE"/>
              </w:rPr>
              <w:t>Solicita la clave al usuario para confirmar la solicitud de eliminar formulario de búsqueda</w:t>
            </w:r>
          </w:p>
        </w:tc>
      </w:tr>
      <w:tr w:rsidR="00DD0C90" w:rsidRPr="00142753" w14:paraId="53AF5723" w14:textId="77777777" w:rsidTr="00DD0C90">
        <w:tc>
          <w:tcPr>
            <w:tcW w:w="4715" w:type="dxa"/>
            <w:tcBorders>
              <w:left w:val="single" w:sz="12" w:space="0" w:color="auto"/>
            </w:tcBorders>
          </w:tcPr>
          <w:p w14:paraId="08D6CB44" w14:textId="77777777" w:rsidR="00DD0C90" w:rsidRPr="00FB6CD7" w:rsidRDefault="00DD0C90" w:rsidP="00DD0C90">
            <w:pPr>
              <w:rPr>
                <w:b/>
                <w:bCs/>
                <w:lang w:val="es-VE"/>
              </w:rPr>
            </w:pPr>
            <w:r w:rsidRPr="00FB6CD7">
              <w:rPr>
                <w:b/>
                <w:lang w:val="es-VE"/>
              </w:rPr>
              <w:t>5)</w:t>
            </w:r>
            <w:r w:rsidRPr="00FB6CD7">
              <w:rPr>
                <w:lang w:val="es-VE"/>
              </w:rPr>
              <w:t xml:space="preserve"> Ingresa su contraseña y confirma que quiere eliminar su formulario de búsqueda</w:t>
            </w:r>
          </w:p>
        </w:tc>
        <w:tc>
          <w:tcPr>
            <w:tcW w:w="4715" w:type="dxa"/>
            <w:tcBorders>
              <w:right w:val="single" w:sz="12" w:space="0" w:color="auto"/>
            </w:tcBorders>
          </w:tcPr>
          <w:p w14:paraId="3340B011" w14:textId="77777777" w:rsidR="00DD0C90" w:rsidRPr="00FB6CD7" w:rsidRDefault="00DD0C90" w:rsidP="00DD0C90">
            <w:pPr>
              <w:rPr>
                <w:b/>
                <w:lang w:val="es-VE"/>
              </w:rPr>
            </w:pPr>
          </w:p>
        </w:tc>
      </w:tr>
      <w:tr w:rsidR="00DD0C90" w:rsidRPr="00142753" w14:paraId="3A91BCB8" w14:textId="77777777" w:rsidTr="00DD0C90">
        <w:tc>
          <w:tcPr>
            <w:tcW w:w="4715" w:type="dxa"/>
            <w:tcBorders>
              <w:left w:val="single" w:sz="12" w:space="0" w:color="auto"/>
            </w:tcBorders>
          </w:tcPr>
          <w:p w14:paraId="08AEC730" w14:textId="77777777" w:rsidR="00DD0C90" w:rsidRPr="00FB6CD7" w:rsidRDefault="00DD0C90" w:rsidP="00DD0C90">
            <w:pPr>
              <w:rPr>
                <w:b/>
                <w:lang w:val="es-VE"/>
              </w:rPr>
            </w:pPr>
          </w:p>
        </w:tc>
        <w:tc>
          <w:tcPr>
            <w:tcW w:w="4715" w:type="dxa"/>
            <w:tcBorders>
              <w:right w:val="single" w:sz="12" w:space="0" w:color="auto"/>
            </w:tcBorders>
          </w:tcPr>
          <w:p w14:paraId="341C3E60" w14:textId="77777777" w:rsidR="00DD0C90" w:rsidRPr="00FB6CD7" w:rsidRDefault="00DD0C90" w:rsidP="00DD0C90">
            <w:pPr>
              <w:rPr>
                <w:b/>
                <w:lang w:val="es-VE"/>
              </w:rPr>
            </w:pPr>
            <w:r w:rsidRPr="00FB6CD7">
              <w:rPr>
                <w:lang w:val="es-VE"/>
              </w:rPr>
              <w:t>6)Valida que los datos ingresados sean correctos</w:t>
            </w:r>
          </w:p>
        </w:tc>
      </w:tr>
      <w:tr w:rsidR="00DD0C90" w:rsidRPr="00142753" w14:paraId="6420F0F3" w14:textId="77777777" w:rsidTr="00DD0C90">
        <w:tc>
          <w:tcPr>
            <w:tcW w:w="4715" w:type="dxa"/>
            <w:tcBorders>
              <w:left w:val="single" w:sz="12" w:space="0" w:color="auto"/>
            </w:tcBorders>
          </w:tcPr>
          <w:p w14:paraId="0401C281" w14:textId="77777777" w:rsidR="00DD0C90" w:rsidRPr="00FB6CD7" w:rsidRDefault="00DD0C90" w:rsidP="00DD0C90">
            <w:pPr>
              <w:rPr>
                <w:lang w:val="es-VE"/>
              </w:rPr>
            </w:pPr>
          </w:p>
        </w:tc>
        <w:tc>
          <w:tcPr>
            <w:tcW w:w="4715" w:type="dxa"/>
            <w:tcBorders>
              <w:right w:val="single" w:sz="12" w:space="0" w:color="auto"/>
            </w:tcBorders>
          </w:tcPr>
          <w:p w14:paraId="528F724E" w14:textId="77777777" w:rsidR="00DD0C90" w:rsidRPr="00FB6CD7" w:rsidRDefault="00DD0C90" w:rsidP="00DD0C90">
            <w:pPr>
              <w:rPr>
                <w:lang w:val="es-VE"/>
              </w:rPr>
            </w:pPr>
            <w:r w:rsidRPr="00FB6CD7">
              <w:rPr>
                <w:b/>
                <w:lang w:val="es-VE"/>
              </w:rPr>
              <w:t>7)</w:t>
            </w:r>
            <w:r w:rsidRPr="00FB6CD7">
              <w:rPr>
                <w:lang w:val="es-VE"/>
              </w:rPr>
              <w:t xml:space="preserve"> Verifica la clave del usuario.</w:t>
            </w:r>
          </w:p>
        </w:tc>
      </w:tr>
      <w:tr w:rsidR="00DD0C90" w:rsidRPr="00142753" w14:paraId="58DAAFC2" w14:textId="77777777" w:rsidTr="00DD0C90">
        <w:tc>
          <w:tcPr>
            <w:tcW w:w="4715" w:type="dxa"/>
            <w:tcBorders>
              <w:left w:val="single" w:sz="12" w:space="0" w:color="auto"/>
              <w:bottom w:val="single" w:sz="12" w:space="0" w:color="auto"/>
            </w:tcBorders>
          </w:tcPr>
          <w:p w14:paraId="5EC89994"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50B8B3E8" w14:textId="479FA6C0" w:rsidR="00DD0C90" w:rsidRPr="00FB6CD7" w:rsidRDefault="00DD0C90" w:rsidP="002E11D1">
            <w:pPr>
              <w:rPr>
                <w:lang w:val="es-VE"/>
              </w:rPr>
            </w:pPr>
            <w:r w:rsidRPr="00FB6CD7">
              <w:rPr>
                <w:b/>
                <w:bCs/>
                <w:lang w:val="es-VE"/>
              </w:rPr>
              <w:t xml:space="preserve">8) </w:t>
            </w:r>
            <w:r w:rsidRPr="00FB6CD7">
              <w:rPr>
                <w:lang w:val="es-VE"/>
              </w:rPr>
              <w:t xml:space="preserve">Elimina el formulario de búsqueda del usuario </w:t>
            </w:r>
            <w:r w:rsidR="002E11D1">
              <w:rPr>
                <w:lang w:val="es-VE"/>
              </w:rPr>
              <w:t>y le muestra un mensaje de éxito</w:t>
            </w:r>
          </w:p>
        </w:tc>
      </w:tr>
      <w:tr w:rsidR="002E11D1" w:rsidRPr="00142753" w14:paraId="70040231" w14:textId="77777777" w:rsidTr="00DD0C90">
        <w:tc>
          <w:tcPr>
            <w:tcW w:w="4715" w:type="dxa"/>
            <w:tcBorders>
              <w:left w:val="single" w:sz="12" w:space="0" w:color="auto"/>
              <w:bottom w:val="single" w:sz="12" w:space="0" w:color="auto"/>
            </w:tcBorders>
          </w:tcPr>
          <w:p w14:paraId="356A8018" w14:textId="1ABB2B19" w:rsidR="002E11D1" w:rsidRPr="00FB6CD7" w:rsidRDefault="002E11D1" w:rsidP="00DD0C90">
            <w:pPr>
              <w:rPr>
                <w:lang w:val="es-VE"/>
              </w:rPr>
            </w:pPr>
            <w:r>
              <w:rPr>
                <w:lang w:val="es-VE"/>
              </w:rPr>
              <w:t>9) Confirma la lectura del mensaje</w:t>
            </w:r>
          </w:p>
        </w:tc>
        <w:tc>
          <w:tcPr>
            <w:tcW w:w="4715" w:type="dxa"/>
            <w:tcBorders>
              <w:bottom w:val="single" w:sz="12" w:space="0" w:color="auto"/>
              <w:right w:val="single" w:sz="12" w:space="0" w:color="auto"/>
            </w:tcBorders>
          </w:tcPr>
          <w:p w14:paraId="51C0E452" w14:textId="77777777" w:rsidR="002E11D1" w:rsidRPr="00FB6CD7" w:rsidRDefault="002E11D1" w:rsidP="00DD0C90">
            <w:pPr>
              <w:rPr>
                <w:b/>
                <w:bCs/>
                <w:lang w:val="es-VE"/>
              </w:rPr>
            </w:pPr>
          </w:p>
        </w:tc>
      </w:tr>
      <w:tr w:rsidR="002E11D1" w:rsidRPr="00F46EA8" w14:paraId="220DA788" w14:textId="77777777" w:rsidTr="00DD0C90">
        <w:tc>
          <w:tcPr>
            <w:tcW w:w="4715" w:type="dxa"/>
            <w:tcBorders>
              <w:left w:val="single" w:sz="12" w:space="0" w:color="auto"/>
              <w:bottom w:val="single" w:sz="12" w:space="0" w:color="auto"/>
            </w:tcBorders>
          </w:tcPr>
          <w:p w14:paraId="173CDE43" w14:textId="77777777" w:rsidR="002E11D1" w:rsidRPr="00FB6CD7" w:rsidRDefault="002E11D1" w:rsidP="00DD0C90">
            <w:pPr>
              <w:rPr>
                <w:lang w:val="es-VE"/>
              </w:rPr>
            </w:pPr>
          </w:p>
        </w:tc>
        <w:tc>
          <w:tcPr>
            <w:tcW w:w="4715" w:type="dxa"/>
            <w:tcBorders>
              <w:bottom w:val="single" w:sz="12" w:space="0" w:color="auto"/>
              <w:right w:val="single" w:sz="12" w:space="0" w:color="auto"/>
            </w:tcBorders>
          </w:tcPr>
          <w:p w14:paraId="15275C53" w14:textId="06EDE6FF" w:rsidR="002E11D1" w:rsidRPr="00FB6CD7" w:rsidRDefault="002E11D1" w:rsidP="00F33E60">
            <w:pPr>
              <w:rPr>
                <w:b/>
                <w:bCs/>
                <w:lang w:val="es-VE"/>
              </w:rPr>
            </w:pPr>
            <w:r w:rsidRPr="00FB6CD7">
              <w:rPr>
                <w:lang w:val="es-VE"/>
              </w:rPr>
              <w:t xml:space="preserve"> </w:t>
            </w:r>
            <w:r>
              <w:rPr>
                <w:lang w:val="es-VE"/>
              </w:rPr>
              <w:t>10) Re</w:t>
            </w:r>
            <w:r w:rsidR="00F33E60">
              <w:rPr>
                <w:lang w:val="es-VE"/>
              </w:rPr>
              <w:t>direcciona al menú principal</w:t>
            </w:r>
          </w:p>
        </w:tc>
      </w:tr>
      <w:tr w:rsidR="00DD0C90" w:rsidRPr="00FB6CD7" w14:paraId="44542A00" w14:textId="77777777" w:rsidTr="00DD0C90">
        <w:trPr>
          <w:trHeight w:val="494"/>
        </w:trPr>
        <w:tc>
          <w:tcPr>
            <w:tcW w:w="9430" w:type="dxa"/>
            <w:gridSpan w:val="2"/>
            <w:tcBorders>
              <w:top w:val="single" w:sz="12" w:space="0" w:color="auto"/>
              <w:bottom w:val="single" w:sz="12" w:space="0" w:color="auto"/>
            </w:tcBorders>
          </w:tcPr>
          <w:p w14:paraId="58959591" w14:textId="77777777" w:rsidR="00DD0C90" w:rsidRPr="00FB6CD7" w:rsidRDefault="00DD0C90" w:rsidP="00DD0C90">
            <w:pPr>
              <w:rPr>
                <w:lang w:val="es-VE"/>
              </w:rPr>
            </w:pPr>
          </w:p>
          <w:p w14:paraId="7D97D1AF" w14:textId="77777777" w:rsidR="00DD0C90" w:rsidRPr="00FB6CD7" w:rsidRDefault="00DD0C90" w:rsidP="00DD0C90">
            <w:pPr>
              <w:rPr>
                <w:b/>
                <w:bCs/>
                <w:lang w:val="es-VE"/>
              </w:rPr>
            </w:pPr>
            <w:r w:rsidRPr="00FB6CD7">
              <w:rPr>
                <w:b/>
                <w:bCs/>
                <w:lang w:val="es-VE"/>
              </w:rPr>
              <w:t>Flujos Alternos:</w:t>
            </w:r>
          </w:p>
        </w:tc>
      </w:tr>
      <w:tr w:rsidR="00DD0C90" w:rsidRPr="00FB6CD7" w14:paraId="60FE9E9A" w14:textId="77777777" w:rsidTr="00DD0C90">
        <w:trPr>
          <w:trHeight w:val="494"/>
        </w:trPr>
        <w:tc>
          <w:tcPr>
            <w:tcW w:w="4715" w:type="dxa"/>
            <w:tcBorders>
              <w:top w:val="single" w:sz="12" w:space="0" w:color="auto"/>
              <w:left w:val="single" w:sz="12" w:space="0" w:color="auto"/>
            </w:tcBorders>
          </w:tcPr>
          <w:p w14:paraId="6BDC0C8D" w14:textId="77777777" w:rsidR="00DD0C90" w:rsidRPr="00FB6CD7" w:rsidRDefault="00DD0C90" w:rsidP="00DD0C90">
            <w:pPr>
              <w:jc w:val="center"/>
              <w:rPr>
                <w:b/>
                <w:bCs/>
                <w:lang w:val="es-VE"/>
              </w:rPr>
            </w:pPr>
            <w:r w:rsidRPr="00FB6CD7">
              <w:rPr>
                <w:b/>
                <w:bCs/>
                <w:lang w:val="es-VE"/>
              </w:rPr>
              <w:t>USUARIO</w:t>
            </w:r>
          </w:p>
          <w:p w14:paraId="73DA7328" w14:textId="77777777" w:rsidR="00DD0C90" w:rsidRPr="00FB6CD7" w:rsidRDefault="00DD0C90" w:rsidP="00DD0C90">
            <w:pPr>
              <w:spacing w:after="120"/>
              <w:rPr>
                <w:b/>
                <w:bCs/>
                <w:i/>
                <w:iCs/>
                <w:color w:val="0000FF"/>
                <w:lang w:val="es-VE" w:eastAsia="es-ES"/>
              </w:rPr>
            </w:pPr>
          </w:p>
        </w:tc>
        <w:tc>
          <w:tcPr>
            <w:tcW w:w="4715" w:type="dxa"/>
            <w:tcBorders>
              <w:top w:val="single" w:sz="12" w:space="0" w:color="auto"/>
              <w:right w:val="single" w:sz="12" w:space="0" w:color="auto"/>
            </w:tcBorders>
          </w:tcPr>
          <w:p w14:paraId="1E80C224" w14:textId="77777777" w:rsidR="00DD0C90" w:rsidRPr="00FB6CD7" w:rsidRDefault="00DD0C90" w:rsidP="00DD0C90">
            <w:pPr>
              <w:jc w:val="center"/>
              <w:rPr>
                <w:b/>
                <w:bCs/>
                <w:lang w:val="es-VE"/>
              </w:rPr>
            </w:pPr>
            <w:r w:rsidRPr="00FB6CD7">
              <w:rPr>
                <w:b/>
                <w:bCs/>
                <w:lang w:val="es-VE"/>
              </w:rPr>
              <w:t>SISTEMA</w:t>
            </w:r>
          </w:p>
          <w:p w14:paraId="4CA49540" w14:textId="77777777" w:rsidR="00DD0C90" w:rsidRPr="00FB6CD7" w:rsidRDefault="00DD0C90" w:rsidP="00DD0C90">
            <w:pPr>
              <w:spacing w:after="120"/>
              <w:rPr>
                <w:b/>
                <w:bCs/>
                <w:i/>
                <w:iCs/>
                <w:color w:val="0000FF"/>
                <w:lang w:val="es-VE" w:eastAsia="es-ES"/>
              </w:rPr>
            </w:pPr>
          </w:p>
        </w:tc>
      </w:tr>
      <w:tr w:rsidR="00DD0C90" w:rsidRPr="00142753" w14:paraId="41055FE9" w14:textId="77777777" w:rsidTr="00DD0C90">
        <w:trPr>
          <w:trHeight w:val="494"/>
        </w:trPr>
        <w:tc>
          <w:tcPr>
            <w:tcW w:w="4715" w:type="dxa"/>
            <w:tcBorders>
              <w:top w:val="single" w:sz="12" w:space="0" w:color="auto"/>
              <w:left w:val="single" w:sz="12" w:space="0" w:color="auto"/>
            </w:tcBorders>
          </w:tcPr>
          <w:p w14:paraId="2317586F" w14:textId="77777777" w:rsidR="00DD0C90" w:rsidRPr="00FB6CD7" w:rsidRDefault="00DD0C90" w:rsidP="00DD0C90">
            <w:pPr>
              <w:jc w:val="center"/>
              <w:rPr>
                <w:b/>
                <w:bCs/>
                <w:lang w:val="es-VE"/>
              </w:rPr>
            </w:pPr>
          </w:p>
        </w:tc>
        <w:tc>
          <w:tcPr>
            <w:tcW w:w="4715" w:type="dxa"/>
            <w:tcBorders>
              <w:top w:val="single" w:sz="12" w:space="0" w:color="auto"/>
              <w:right w:val="single" w:sz="12" w:space="0" w:color="auto"/>
            </w:tcBorders>
          </w:tcPr>
          <w:p w14:paraId="51A84FAC" w14:textId="77777777" w:rsidR="00DD0C90" w:rsidRPr="00FB6CD7" w:rsidRDefault="00DD0C90" w:rsidP="00DD0C90">
            <w:pPr>
              <w:jc w:val="left"/>
              <w:rPr>
                <w:b/>
                <w:bCs/>
                <w:lang w:val="es-VE"/>
              </w:rPr>
            </w:pPr>
            <w:r w:rsidRPr="00FB6CD7">
              <w:rPr>
                <w:b/>
                <w:bCs/>
                <w:lang w:val="es-VE"/>
              </w:rPr>
              <w:t>5.1)</w:t>
            </w:r>
            <w:r w:rsidRPr="00FB6CD7">
              <w:rPr>
                <w:lang w:val="es-VE"/>
              </w:rPr>
              <w:t xml:space="preserve"> El usuario no confirma que quiere eliminar su formulario de búsqueda</w:t>
            </w:r>
          </w:p>
        </w:tc>
      </w:tr>
      <w:tr w:rsidR="00DD0C90" w:rsidRPr="00142753" w14:paraId="7FDE5648" w14:textId="77777777" w:rsidTr="00DD0C90">
        <w:trPr>
          <w:trHeight w:val="494"/>
        </w:trPr>
        <w:tc>
          <w:tcPr>
            <w:tcW w:w="4715" w:type="dxa"/>
            <w:tcBorders>
              <w:top w:val="single" w:sz="4" w:space="0" w:color="auto"/>
              <w:left w:val="single" w:sz="12" w:space="0" w:color="auto"/>
            </w:tcBorders>
          </w:tcPr>
          <w:p w14:paraId="063D531A" w14:textId="77777777" w:rsidR="00DD0C90" w:rsidRPr="00FB6CD7" w:rsidRDefault="00DD0C90" w:rsidP="00DD0C90">
            <w:pPr>
              <w:jc w:val="center"/>
              <w:rPr>
                <w:b/>
                <w:bCs/>
                <w:lang w:val="es-VE"/>
              </w:rPr>
            </w:pPr>
          </w:p>
        </w:tc>
        <w:tc>
          <w:tcPr>
            <w:tcW w:w="4715" w:type="dxa"/>
            <w:tcBorders>
              <w:top w:val="single" w:sz="4" w:space="0" w:color="auto"/>
              <w:right w:val="single" w:sz="12" w:space="0" w:color="auto"/>
            </w:tcBorders>
          </w:tcPr>
          <w:p w14:paraId="79A9BDAC" w14:textId="77777777" w:rsidR="00DD0C90" w:rsidRPr="00FB6CD7" w:rsidRDefault="00DD0C90" w:rsidP="00DD0C90">
            <w:pPr>
              <w:jc w:val="left"/>
              <w:rPr>
                <w:b/>
                <w:bCs/>
                <w:lang w:val="es-VE"/>
              </w:rPr>
            </w:pPr>
            <w:r w:rsidRPr="00FB6CD7">
              <w:rPr>
                <w:b/>
                <w:bCs/>
                <w:lang w:val="es-VE"/>
              </w:rPr>
              <w:t>5.2) I</w:t>
            </w:r>
            <w:r w:rsidRPr="00FB6CD7">
              <w:rPr>
                <w:lang w:val="es-VE"/>
              </w:rPr>
              <w:t>nforma al usuario que la operación ha sido cancelada con éxito.</w:t>
            </w:r>
          </w:p>
        </w:tc>
      </w:tr>
      <w:tr w:rsidR="00DD0C90" w:rsidRPr="00142753" w14:paraId="0CCB952D" w14:textId="77777777" w:rsidTr="00DD0C90">
        <w:trPr>
          <w:trHeight w:val="299"/>
        </w:trPr>
        <w:tc>
          <w:tcPr>
            <w:tcW w:w="4715" w:type="dxa"/>
            <w:tcBorders>
              <w:top w:val="single" w:sz="4" w:space="0" w:color="auto"/>
              <w:left w:val="single" w:sz="12" w:space="0" w:color="auto"/>
            </w:tcBorders>
          </w:tcPr>
          <w:p w14:paraId="0FA11074" w14:textId="77777777" w:rsidR="00DD0C90" w:rsidRPr="00FB6CD7" w:rsidRDefault="00DD0C90" w:rsidP="00DD0C90">
            <w:pPr>
              <w:jc w:val="left"/>
              <w:rPr>
                <w:b/>
                <w:bCs/>
                <w:lang w:val="es-VE"/>
              </w:rPr>
            </w:pPr>
            <w:r w:rsidRPr="00FB6CD7">
              <w:rPr>
                <w:b/>
                <w:bCs/>
                <w:lang w:val="es-VE"/>
              </w:rPr>
              <w:t>5.3) C</w:t>
            </w:r>
            <w:r w:rsidRPr="00FB6CD7">
              <w:rPr>
                <w:lang w:val="es-VE"/>
              </w:rPr>
              <w:t>onfirma la lectura del mensaje.</w:t>
            </w:r>
          </w:p>
        </w:tc>
        <w:tc>
          <w:tcPr>
            <w:tcW w:w="4715" w:type="dxa"/>
            <w:tcBorders>
              <w:top w:val="single" w:sz="4" w:space="0" w:color="auto"/>
              <w:right w:val="single" w:sz="12" w:space="0" w:color="auto"/>
            </w:tcBorders>
          </w:tcPr>
          <w:p w14:paraId="3100F534" w14:textId="77777777" w:rsidR="00DD0C90" w:rsidRPr="00FB6CD7" w:rsidRDefault="00DD0C90" w:rsidP="00DD0C90">
            <w:pPr>
              <w:jc w:val="center"/>
              <w:rPr>
                <w:b/>
                <w:bCs/>
                <w:lang w:val="es-VE"/>
              </w:rPr>
            </w:pPr>
          </w:p>
        </w:tc>
      </w:tr>
      <w:tr w:rsidR="00DD0C90" w:rsidRPr="00F46EA8" w14:paraId="33E15371" w14:textId="77777777" w:rsidTr="00DD0C90">
        <w:trPr>
          <w:trHeight w:val="349"/>
        </w:trPr>
        <w:tc>
          <w:tcPr>
            <w:tcW w:w="4715" w:type="dxa"/>
            <w:tcBorders>
              <w:top w:val="single" w:sz="4" w:space="0" w:color="auto"/>
              <w:left w:val="single" w:sz="12" w:space="0" w:color="auto"/>
              <w:bottom w:val="single" w:sz="12" w:space="0" w:color="auto"/>
            </w:tcBorders>
          </w:tcPr>
          <w:p w14:paraId="7926852F" w14:textId="77777777" w:rsidR="00DD0C90" w:rsidRPr="00FB6CD7" w:rsidRDefault="00DD0C90" w:rsidP="00DD0C90">
            <w:pPr>
              <w:jc w:val="center"/>
              <w:rPr>
                <w:b/>
                <w:bCs/>
                <w:lang w:val="es-VE"/>
              </w:rPr>
            </w:pPr>
          </w:p>
        </w:tc>
        <w:tc>
          <w:tcPr>
            <w:tcW w:w="4715" w:type="dxa"/>
            <w:tcBorders>
              <w:top w:val="single" w:sz="4" w:space="0" w:color="auto"/>
              <w:bottom w:val="single" w:sz="12" w:space="0" w:color="auto"/>
              <w:right w:val="single" w:sz="12" w:space="0" w:color="auto"/>
            </w:tcBorders>
          </w:tcPr>
          <w:p w14:paraId="55D051DC" w14:textId="46617C17" w:rsidR="00DD0C90" w:rsidRPr="00FB6CD7" w:rsidRDefault="00DD0C90" w:rsidP="00DD0C90">
            <w:pPr>
              <w:jc w:val="left"/>
              <w:rPr>
                <w:b/>
                <w:bCs/>
                <w:lang w:val="es-VE"/>
              </w:rPr>
            </w:pPr>
            <w:r w:rsidRPr="00FB6CD7">
              <w:rPr>
                <w:b/>
                <w:bCs/>
                <w:lang w:val="es-VE"/>
              </w:rPr>
              <w:t>5.4)</w:t>
            </w:r>
            <w:r w:rsidRPr="00FB6CD7">
              <w:rPr>
                <w:lang w:val="es-VE"/>
              </w:rPr>
              <w:t xml:space="preserve"> </w:t>
            </w:r>
            <w:r w:rsidR="00EF2077">
              <w:rPr>
                <w:lang w:val="es-VE"/>
              </w:rPr>
              <w:t>Redirecciona al menú principal</w:t>
            </w:r>
          </w:p>
        </w:tc>
      </w:tr>
      <w:tr w:rsidR="00DD0C90" w:rsidRPr="00142753" w14:paraId="3F9B455F" w14:textId="77777777" w:rsidTr="00DD0C90">
        <w:trPr>
          <w:trHeight w:val="63"/>
        </w:trPr>
        <w:tc>
          <w:tcPr>
            <w:tcW w:w="4715" w:type="dxa"/>
            <w:tcBorders>
              <w:top w:val="single" w:sz="12" w:space="0" w:color="auto"/>
              <w:left w:val="single" w:sz="12" w:space="0" w:color="auto"/>
            </w:tcBorders>
          </w:tcPr>
          <w:p w14:paraId="664AECD1" w14:textId="77777777" w:rsidR="00DD0C90" w:rsidRPr="00FB6CD7" w:rsidRDefault="00DD0C90" w:rsidP="00DD0C90">
            <w:pPr>
              <w:rPr>
                <w:lang w:val="es-VE"/>
              </w:rPr>
            </w:pPr>
          </w:p>
        </w:tc>
        <w:tc>
          <w:tcPr>
            <w:tcW w:w="4715" w:type="dxa"/>
            <w:tcBorders>
              <w:top w:val="single" w:sz="12" w:space="0" w:color="auto"/>
              <w:right w:val="single" w:sz="12" w:space="0" w:color="auto"/>
            </w:tcBorders>
          </w:tcPr>
          <w:p w14:paraId="636BF4CD" w14:textId="77777777" w:rsidR="00DD0C90" w:rsidRPr="00FB6CD7" w:rsidRDefault="00DD0C90" w:rsidP="00DD0C90">
            <w:pPr>
              <w:rPr>
                <w:lang w:val="es-VE"/>
              </w:rPr>
            </w:pPr>
            <w:r w:rsidRPr="00FB6CD7">
              <w:rPr>
                <w:b/>
                <w:lang w:val="es-VE"/>
              </w:rPr>
              <w:t>6.1)</w:t>
            </w:r>
            <w:r w:rsidRPr="00FB6CD7">
              <w:rPr>
                <w:lang w:val="es-VE"/>
              </w:rPr>
              <w:t xml:space="preserve"> El usuario introduce una contraseña que no cumple con los parámetros establecidos</w:t>
            </w:r>
          </w:p>
        </w:tc>
      </w:tr>
      <w:tr w:rsidR="00DD0C90" w:rsidRPr="00142753" w14:paraId="717EC3EA" w14:textId="77777777" w:rsidTr="00DD0C90">
        <w:trPr>
          <w:trHeight w:val="63"/>
        </w:trPr>
        <w:tc>
          <w:tcPr>
            <w:tcW w:w="4715" w:type="dxa"/>
            <w:tcBorders>
              <w:left w:val="single" w:sz="12" w:space="0" w:color="auto"/>
            </w:tcBorders>
          </w:tcPr>
          <w:p w14:paraId="42C132BD" w14:textId="77777777" w:rsidR="00DD0C90" w:rsidRPr="00FB6CD7" w:rsidRDefault="00DD0C90" w:rsidP="00DD0C90">
            <w:pPr>
              <w:rPr>
                <w:lang w:val="es-VE"/>
              </w:rPr>
            </w:pPr>
          </w:p>
        </w:tc>
        <w:tc>
          <w:tcPr>
            <w:tcW w:w="4715" w:type="dxa"/>
            <w:tcBorders>
              <w:right w:val="single" w:sz="12" w:space="0" w:color="auto"/>
            </w:tcBorders>
          </w:tcPr>
          <w:p w14:paraId="08C465B7" w14:textId="77777777" w:rsidR="00DD0C90" w:rsidRPr="00FB6CD7" w:rsidRDefault="00DD0C90" w:rsidP="00DD0C90">
            <w:pPr>
              <w:rPr>
                <w:b/>
                <w:lang w:val="es-VE"/>
              </w:rPr>
            </w:pPr>
            <w:r w:rsidRPr="00FB6CD7">
              <w:rPr>
                <w:lang w:val="es-VE"/>
              </w:rPr>
              <w:t>6.2)Informa al usuario que la contraseña introducida no cumple los parámetros establecidos</w:t>
            </w:r>
          </w:p>
        </w:tc>
      </w:tr>
      <w:tr w:rsidR="00DD0C90" w:rsidRPr="00142753" w14:paraId="18F7351B" w14:textId="77777777" w:rsidTr="00DD0C90">
        <w:trPr>
          <w:trHeight w:val="63"/>
        </w:trPr>
        <w:tc>
          <w:tcPr>
            <w:tcW w:w="4715" w:type="dxa"/>
            <w:tcBorders>
              <w:left w:val="single" w:sz="12" w:space="0" w:color="auto"/>
            </w:tcBorders>
          </w:tcPr>
          <w:p w14:paraId="272EEF2E" w14:textId="77777777" w:rsidR="00DD0C90" w:rsidRPr="00FB6CD7" w:rsidRDefault="00DD0C90" w:rsidP="00DD0C90">
            <w:pPr>
              <w:rPr>
                <w:lang w:val="es-VE"/>
              </w:rPr>
            </w:pPr>
            <w:r w:rsidRPr="00FB6CD7">
              <w:rPr>
                <w:lang w:val="es-VE"/>
              </w:rPr>
              <w:t>6.3) Confirma la lectura del mensaje</w:t>
            </w:r>
          </w:p>
        </w:tc>
        <w:tc>
          <w:tcPr>
            <w:tcW w:w="4715" w:type="dxa"/>
            <w:tcBorders>
              <w:right w:val="single" w:sz="12" w:space="0" w:color="auto"/>
            </w:tcBorders>
          </w:tcPr>
          <w:p w14:paraId="4E9A8543" w14:textId="77777777" w:rsidR="00DD0C90" w:rsidRPr="00FB6CD7" w:rsidRDefault="00DD0C90" w:rsidP="00DD0C90">
            <w:pPr>
              <w:rPr>
                <w:lang w:val="es-VE"/>
              </w:rPr>
            </w:pPr>
          </w:p>
        </w:tc>
      </w:tr>
      <w:tr w:rsidR="00DD0C90" w:rsidRPr="00F46EA8" w14:paraId="6E2AE54B" w14:textId="77777777" w:rsidTr="00DD0C90">
        <w:trPr>
          <w:trHeight w:val="63"/>
        </w:trPr>
        <w:tc>
          <w:tcPr>
            <w:tcW w:w="4715" w:type="dxa"/>
            <w:tcBorders>
              <w:left w:val="single" w:sz="12" w:space="0" w:color="auto"/>
              <w:bottom w:val="single" w:sz="12" w:space="0" w:color="auto"/>
            </w:tcBorders>
          </w:tcPr>
          <w:p w14:paraId="5EBD1783"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173BDA1A" w14:textId="5D75CBB6" w:rsidR="00DD0C90" w:rsidRPr="00FB6CD7" w:rsidRDefault="00DD0C90" w:rsidP="00DD0C90">
            <w:pPr>
              <w:rPr>
                <w:lang w:val="es-VE"/>
              </w:rPr>
            </w:pPr>
            <w:r w:rsidRPr="00FB6CD7">
              <w:rPr>
                <w:b/>
                <w:lang w:val="es-VE"/>
              </w:rPr>
              <w:t>6.4)</w:t>
            </w:r>
            <w:r w:rsidRPr="00FB6CD7">
              <w:rPr>
                <w:lang w:val="es-VE"/>
              </w:rPr>
              <w:t xml:space="preserve"> </w:t>
            </w:r>
            <w:r w:rsidR="00EF2077">
              <w:rPr>
                <w:lang w:val="es-VE"/>
              </w:rPr>
              <w:t>Redirecciona al menú principal</w:t>
            </w:r>
          </w:p>
        </w:tc>
      </w:tr>
      <w:tr w:rsidR="00DD0C90" w:rsidRPr="00142753" w14:paraId="45039966" w14:textId="77777777" w:rsidTr="00DD0C90">
        <w:trPr>
          <w:trHeight w:val="63"/>
        </w:trPr>
        <w:tc>
          <w:tcPr>
            <w:tcW w:w="4715" w:type="dxa"/>
            <w:tcBorders>
              <w:top w:val="single" w:sz="12" w:space="0" w:color="auto"/>
              <w:left w:val="single" w:sz="12" w:space="0" w:color="auto"/>
            </w:tcBorders>
          </w:tcPr>
          <w:p w14:paraId="7EAB63E1" w14:textId="77777777" w:rsidR="00DD0C90" w:rsidRPr="00FB6CD7" w:rsidRDefault="00DD0C90" w:rsidP="00DD0C90">
            <w:pPr>
              <w:rPr>
                <w:lang w:val="es-VE"/>
              </w:rPr>
            </w:pPr>
          </w:p>
        </w:tc>
        <w:tc>
          <w:tcPr>
            <w:tcW w:w="4715" w:type="dxa"/>
            <w:tcBorders>
              <w:top w:val="single" w:sz="12" w:space="0" w:color="auto"/>
              <w:right w:val="single" w:sz="12" w:space="0" w:color="auto"/>
            </w:tcBorders>
          </w:tcPr>
          <w:p w14:paraId="1023B5D6" w14:textId="77777777" w:rsidR="00DD0C90" w:rsidRPr="00FB6CD7" w:rsidRDefault="00DD0C90" w:rsidP="00DD0C90">
            <w:pPr>
              <w:rPr>
                <w:lang w:val="es-VE"/>
              </w:rPr>
            </w:pPr>
            <w:r w:rsidRPr="00FB6CD7">
              <w:rPr>
                <w:b/>
                <w:lang w:val="es-VE"/>
              </w:rPr>
              <w:t xml:space="preserve">7.1) </w:t>
            </w:r>
            <w:r w:rsidRPr="00FB6CD7">
              <w:rPr>
                <w:lang w:val="es-VE"/>
              </w:rPr>
              <w:t xml:space="preserve">El usuario introduce una contraseña que no coincide </w:t>
            </w:r>
            <w:r w:rsidRPr="00FB6CD7">
              <w:rPr>
                <w:lang w:val="es-VE"/>
              </w:rPr>
              <w:lastRenderedPageBreak/>
              <w:t>con la contraseña de dicho usuario en la base de datos</w:t>
            </w:r>
          </w:p>
        </w:tc>
      </w:tr>
      <w:tr w:rsidR="00DD0C90" w:rsidRPr="00142753" w14:paraId="7C92CE99" w14:textId="77777777" w:rsidTr="00DD0C90">
        <w:trPr>
          <w:trHeight w:val="63"/>
        </w:trPr>
        <w:tc>
          <w:tcPr>
            <w:tcW w:w="4715" w:type="dxa"/>
            <w:tcBorders>
              <w:left w:val="single" w:sz="12" w:space="0" w:color="auto"/>
            </w:tcBorders>
          </w:tcPr>
          <w:p w14:paraId="3620C2E9" w14:textId="77777777" w:rsidR="00DD0C90" w:rsidRPr="00FB6CD7" w:rsidRDefault="00DD0C90" w:rsidP="00DD0C90">
            <w:pPr>
              <w:rPr>
                <w:lang w:val="es-VE"/>
              </w:rPr>
            </w:pPr>
          </w:p>
        </w:tc>
        <w:tc>
          <w:tcPr>
            <w:tcW w:w="4715" w:type="dxa"/>
            <w:tcBorders>
              <w:right w:val="single" w:sz="12" w:space="0" w:color="auto"/>
            </w:tcBorders>
          </w:tcPr>
          <w:p w14:paraId="21E22ADB" w14:textId="77777777" w:rsidR="00DD0C90" w:rsidRPr="00FB6CD7" w:rsidRDefault="00DD0C90" w:rsidP="00DD0C90">
            <w:pPr>
              <w:rPr>
                <w:lang w:val="es-VE"/>
              </w:rPr>
            </w:pPr>
            <w:r w:rsidRPr="00FB6CD7">
              <w:rPr>
                <w:b/>
                <w:lang w:val="es-VE"/>
              </w:rPr>
              <w:t>7.2)</w:t>
            </w:r>
            <w:r w:rsidRPr="00FB6CD7">
              <w:rPr>
                <w:lang w:val="es-VE"/>
              </w:rPr>
              <w:t xml:space="preserve"> Informa al usuario que la clave introducida no coincide</w:t>
            </w:r>
          </w:p>
        </w:tc>
      </w:tr>
      <w:tr w:rsidR="00DD0C90" w:rsidRPr="00142753" w14:paraId="3613AB20" w14:textId="77777777" w:rsidTr="00DD0C90">
        <w:trPr>
          <w:trHeight w:val="63"/>
        </w:trPr>
        <w:tc>
          <w:tcPr>
            <w:tcW w:w="4715" w:type="dxa"/>
            <w:tcBorders>
              <w:left w:val="single" w:sz="12" w:space="0" w:color="auto"/>
            </w:tcBorders>
          </w:tcPr>
          <w:p w14:paraId="270CC8E2" w14:textId="77777777" w:rsidR="00DD0C90" w:rsidRPr="00FB6CD7" w:rsidRDefault="00DD0C90" w:rsidP="00DD0C90">
            <w:pPr>
              <w:rPr>
                <w:lang w:val="es-VE"/>
              </w:rPr>
            </w:pPr>
            <w:r w:rsidRPr="00FB6CD7">
              <w:rPr>
                <w:lang w:val="es-VE"/>
              </w:rPr>
              <w:t>7.3) Confirma la lectura del mensaje</w:t>
            </w:r>
          </w:p>
        </w:tc>
        <w:tc>
          <w:tcPr>
            <w:tcW w:w="4715" w:type="dxa"/>
            <w:tcBorders>
              <w:right w:val="single" w:sz="12" w:space="0" w:color="auto"/>
            </w:tcBorders>
          </w:tcPr>
          <w:p w14:paraId="30833EF9" w14:textId="77777777" w:rsidR="00DD0C90" w:rsidRPr="00FB6CD7" w:rsidRDefault="00DD0C90" w:rsidP="00DD0C90">
            <w:pPr>
              <w:rPr>
                <w:lang w:val="es-VE"/>
              </w:rPr>
            </w:pPr>
          </w:p>
        </w:tc>
      </w:tr>
      <w:tr w:rsidR="00DD0C90" w:rsidRPr="00F46EA8" w14:paraId="415D6F18" w14:textId="77777777" w:rsidTr="00DD0C90">
        <w:trPr>
          <w:trHeight w:val="63"/>
        </w:trPr>
        <w:tc>
          <w:tcPr>
            <w:tcW w:w="4715" w:type="dxa"/>
            <w:tcBorders>
              <w:left w:val="single" w:sz="12" w:space="0" w:color="auto"/>
              <w:bottom w:val="single" w:sz="12" w:space="0" w:color="auto"/>
            </w:tcBorders>
          </w:tcPr>
          <w:p w14:paraId="2B98CE35"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202B8A18" w14:textId="1E2EF308" w:rsidR="00DD0C90" w:rsidRPr="00FB6CD7" w:rsidRDefault="00DD0C90" w:rsidP="00DD0C90">
            <w:pPr>
              <w:rPr>
                <w:lang w:val="es-VE"/>
              </w:rPr>
            </w:pPr>
            <w:r w:rsidRPr="00FB6CD7">
              <w:rPr>
                <w:b/>
                <w:lang w:val="es-VE"/>
              </w:rPr>
              <w:t>7.4)</w:t>
            </w:r>
            <w:r w:rsidRPr="00FB6CD7">
              <w:rPr>
                <w:lang w:val="es-VE"/>
              </w:rPr>
              <w:t xml:space="preserve"> </w:t>
            </w:r>
            <w:r w:rsidR="00EF2077">
              <w:rPr>
                <w:lang w:val="es-VE"/>
              </w:rPr>
              <w:t>Redirecciona al menú principal</w:t>
            </w:r>
          </w:p>
        </w:tc>
      </w:tr>
      <w:tr w:rsidR="00DD0C90" w:rsidRPr="00142753" w14:paraId="6DE13502" w14:textId="77777777" w:rsidTr="00DD0C90">
        <w:trPr>
          <w:trHeight w:val="63"/>
        </w:trPr>
        <w:tc>
          <w:tcPr>
            <w:tcW w:w="4715" w:type="dxa"/>
            <w:tcBorders>
              <w:left w:val="single" w:sz="12" w:space="0" w:color="auto"/>
              <w:bottom w:val="single" w:sz="4" w:space="0" w:color="auto"/>
            </w:tcBorders>
          </w:tcPr>
          <w:p w14:paraId="387BC449"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7F25F2D1" w14:textId="77777777" w:rsidR="00DD0C90" w:rsidRPr="00FB6CD7" w:rsidRDefault="00DD0C90" w:rsidP="00DD0C90">
            <w:pPr>
              <w:rPr>
                <w:b/>
                <w:lang w:val="es-VE"/>
              </w:rPr>
            </w:pPr>
            <w:r w:rsidRPr="00FB6CD7">
              <w:rPr>
                <w:b/>
                <w:bCs/>
                <w:lang w:val="es-VE"/>
              </w:rPr>
              <w:t xml:space="preserve">8.1.1) </w:t>
            </w:r>
            <w:r w:rsidRPr="00FB6CD7">
              <w:rPr>
                <w:bCs/>
                <w:lang w:val="es-VE"/>
              </w:rPr>
              <w:t>No existe el formulario del usuario.</w:t>
            </w:r>
          </w:p>
        </w:tc>
      </w:tr>
      <w:tr w:rsidR="00DD0C90" w:rsidRPr="00142753" w14:paraId="54714CED" w14:textId="77777777" w:rsidTr="00DD0C90">
        <w:trPr>
          <w:trHeight w:val="63"/>
        </w:trPr>
        <w:tc>
          <w:tcPr>
            <w:tcW w:w="4715" w:type="dxa"/>
            <w:tcBorders>
              <w:left w:val="single" w:sz="12" w:space="0" w:color="auto"/>
              <w:bottom w:val="single" w:sz="4" w:space="0" w:color="auto"/>
            </w:tcBorders>
          </w:tcPr>
          <w:p w14:paraId="73BB7BF1"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7A8ED43E" w14:textId="77777777" w:rsidR="00DD0C90" w:rsidRPr="00FB6CD7" w:rsidRDefault="00DD0C90" w:rsidP="00DD0C90">
            <w:pPr>
              <w:rPr>
                <w:b/>
                <w:lang w:val="es-VE"/>
              </w:rPr>
            </w:pPr>
            <w:r w:rsidRPr="00FB6CD7">
              <w:rPr>
                <w:b/>
                <w:bCs/>
                <w:lang w:val="es-VE"/>
              </w:rPr>
              <w:t>8.1.2)</w:t>
            </w:r>
            <w:r w:rsidRPr="00FB6CD7">
              <w:rPr>
                <w:lang w:val="es-VE"/>
              </w:rPr>
              <w:t xml:space="preserve"> Se despliega un mensaje informando que el formulario del usuario no existe</w:t>
            </w:r>
          </w:p>
        </w:tc>
      </w:tr>
      <w:tr w:rsidR="00DD0C90" w:rsidRPr="00142753" w14:paraId="3C51FA42" w14:textId="77777777" w:rsidTr="00DD0C90">
        <w:trPr>
          <w:trHeight w:val="63"/>
        </w:trPr>
        <w:tc>
          <w:tcPr>
            <w:tcW w:w="4715" w:type="dxa"/>
            <w:tcBorders>
              <w:left w:val="single" w:sz="12" w:space="0" w:color="auto"/>
              <w:bottom w:val="single" w:sz="4" w:space="0" w:color="auto"/>
            </w:tcBorders>
          </w:tcPr>
          <w:p w14:paraId="19A10A6C" w14:textId="43546168" w:rsidR="00DD0C90" w:rsidRPr="00FB6CD7" w:rsidRDefault="008450D8" w:rsidP="00DD0C90">
            <w:pPr>
              <w:rPr>
                <w:lang w:val="es-VE"/>
              </w:rPr>
            </w:pPr>
            <w:r w:rsidRPr="00FB6CD7">
              <w:rPr>
                <w:b/>
                <w:lang w:val="es-VE"/>
              </w:rPr>
              <w:t>8.1.3)</w:t>
            </w:r>
            <w:r w:rsidRPr="00FB6CD7">
              <w:rPr>
                <w:lang w:val="es-VE"/>
              </w:rPr>
              <w:t xml:space="preserve"> Confirma</w:t>
            </w:r>
            <w:r w:rsidR="00DD0C90" w:rsidRPr="00FB6CD7">
              <w:rPr>
                <w:lang w:val="es-VE"/>
              </w:rPr>
              <w:t xml:space="preserve"> la lectura del mensaje.</w:t>
            </w:r>
          </w:p>
        </w:tc>
        <w:tc>
          <w:tcPr>
            <w:tcW w:w="4715" w:type="dxa"/>
            <w:tcBorders>
              <w:bottom w:val="single" w:sz="4" w:space="0" w:color="auto"/>
              <w:right w:val="single" w:sz="12" w:space="0" w:color="auto"/>
            </w:tcBorders>
          </w:tcPr>
          <w:p w14:paraId="5219A168" w14:textId="77777777" w:rsidR="00DD0C90" w:rsidRPr="00FB6CD7" w:rsidRDefault="00DD0C90" w:rsidP="00DD0C90">
            <w:pPr>
              <w:rPr>
                <w:b/>
                <w:lang w:val="es-VE"/>
              </w:rPr>
            </w:pPr>
          </w:p>
        </w:tc>
      </w:tr>
      <w:tr w:rsidR="00DD0C90" w:rsidRPr="00FB6CD7" w14:paraId="57F1179C" w14:textId="77777777" w:rsidTr="00DD0C90">
        <w:trPr>
          <w:trHeight w:val="63"/>
        </w:trPr>
        <w:tc>
          <w:tcPr>
            <w:tcW w:w="4715" w:type="dxa"/>
            <w:tcBorders>
              <w:left w:val="single" w:sz="12" w:space="0" w:color="auto"/>
              <w:bottom w:val="single" w:sz="12" w:space="0" w:color="auto"/>
            </w:tcBorders>
          </w:tcPr>
          <w:p w14:paraId="2FFA89E6"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398900D1" w14:textId="0684E12A" w:rsidR="00DD0C90" w:rsidRPr="00FB6CD7" w:rsidRDefault="00DD0C90" w:rsidP="00DD0C90">
            <w:pPr>
              <w:rPr>
                <w:b/>
                <w:lang w:val="es-VE"/>
              </w:rPr>
            </w:pPr>
            <w:r w:rsidRPr="00FB6CD7">
              <w:rPr>
                <w:b/>
                <w:bCs/>
                <w:lang w:val="es-VE"/>
              </w:rPr>
              <w:t>8.1.4)</w:t>
            </w:r>
            <w:r w:rsidRPr="00FB6CD7">
              <w:rPr>
                <w:lang w:val="es-VE"/>
              </w:rPr>
              <w:t xml:space="preserve"> </w:t>
            </w:r>
            <w:r w:rsidR="00EF2077">
              <w:rPr>
                <w:lang w:val="es-VE"/>
              </w:rPr>
              <w:t>Redirecciona al menú principal</w:t>
            </w:r>
          </w:p>
        </w:tc>
      </w:tr>
      <w:tr w:rsidR="00DD0C90" w:rsidRPr="00142753" w14:paraId="436FEFE2" w14:textId="77777777" w:rsidTr="00DD0C90">
        <w:trPr>
          <w:trHeight w:val="63"/>
        </w:trPr>
        <w:tc>
          <w:tcPr>
            <w:tcW w:w="4715" w:type="dxa"/>
            <w:tcBorders>
              <w:left w:val="single" w:sz="12" w:space="0" w:color="auto"/>
              <w:bottom w:val="single" w:sz="4" w:space="0" w:color="auto"/>
            </w:tcBorders>
          </w:tcPr>
          <w:p w14:paraId="572392AA"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0ABE592E" w14:textId="77777777" w:rsidR="00DD0C90" w:rsidRPr="00FB6CD7" w:rsidRDefault="00DD0C90" w:rsidP="00DD0C90">
            <w:pPr>
              <w:rPr>
                <w:b/>
                <w:bCs/>
                <w:lang w:val="es-VE"/>
              </w:rPr>
            </w:pPr>
            <w:r w:rsidRPr="00FB6CD7">
              <w:rPr>
                <w:b/>
                <w:lang w:val="es-VE"/>
              </w:rPr>
              <w:t xml:space="preserve">8.2.1) </w:t>
            </w:r>
            <w:r w:rsidRPr="00FB6CD7">
              <w:rPr>
                <w:lang w:val="es-VE"/>
              </w:rPr>
              <w:t>No se puede acceder a la base de datos.</w:t>
            </w:r>
          </w:p>
        </w:tc>
      </w:tr>
      <w:tr w:rsidR="00DD0C90" w:rsidRPr="00142753" w14:paraId="4DF5A4D6" w14:textId="77777777" w:rsidTr="00DD0C90">
        <w:trPr>
          <w:trHeight w:val="63"/>
        </w:trPr>
        <w:tc>
          <w:tcPr>
            <w:tcW w:w="4715" w:type="dxa"/>
            <w:tcBorders>
              <w:left w:val="single" w:sz="12" w:space="0" w:color="auto"/>
              <w:bottom w:val="single" w:sz="4" w:space="0" w:color="auto"/>
            </w:tcBorders>
          </w:tcPr>
          <w:p w14:paraId="38529774" w14:textId="77777777" w:rsidR="00DD0C90" w:rsidRPr="00FB6CD7" w:rsidRDefault="00DD0C90" w:rsidP="00DD0C90">
            <w:pPr>
              <w:rPr>
                <w:lang w:val="es-VE"/>
              </w:rPr>
            </w:pPr>
          </w:p>
        </w:tc>
        <w:tc>
          <w:tcPr>
            <w:tcW w:w="4715" w:type="dxa"/>
            <w:tcBorders>
              <w:bottom w:val="single" w:sz="4" w:space="0" w:color="auto"/>
              <w:right w:val="single" w:sz="12" w:space="0" w:color="auto"/>
            </w:tcBorders>
          </w:tcPr>
          <w:p w14:paraId="53891BA0" w14:textId="77777777" w:rsidR="00DD0C90" w:rsidRPr="00FB6CD7" w:rsidRDefault="00DD0C90" w:rsidP="00DD0C90">
            <w:pPr>
              <w:rPr>
                <w:b/>
                <w:bCs/>
                <w:lang w:val="es-VE"/>
              </w:rPr>
            </w:pPr>
            <w:r w:rsidRPr="00FB6CD7">
              <w:rPr>
                <w:b/>
                <w:bCs/>
                <w:lang w:val="es-VE"/>
              </w:rPr>
              <w:t>8.2.2)</w:t>
            </w:r>
            <w:r w:rsidRPr="00FB6CD7">
              <w:rPr>
                <w:lang w:val="es-VE"/>
              </w:rPr>
              <w:t xml:space="preserve"> Se despliega un mensaje informando que no se puede acceder a la base.</w:t>
            </w:r>
          </w:p>
        </w:tc>
      </w:tr>
      <w:tr w:rsidR="00DD0C90" w:rsidRPr="00142753" w14:paraId="7B53377D" w14:textId="77777777" w:rsidTr="00DD0C90">
        <w:trPr>
          <w:trHeight w:val="63"/>
        </w:trPr>
        <w:tc>
          <w:tcPr>
            <w:tcW w:w="4715" w:type="dxa"/>
            <w:tcBorders>
              <w:left w:val="single" w:sz="12" w:space="0" w:color="auto"/>
              <w:bottom w:val="single" w:sz="4" w:space="0" w:color="auto"/>
            </w:tcBorders>
          </w:tcPr>
          <w:p w14:paraId="63C18C2B" w14:textId="4BF82627" w:rsidR="00DD0C90" w:rsidRPr="00FB6CD7" w:rsidRDefault="008450D8" w:rsidP="00DD0C90">
            <w:pPr>
              <w:rPr>
                <w:lang w:val="es-VE"/>
              </w:rPr>
            </w:pPr>
            <w:r w:rsidRPr="00FB6CD7">
              <w:rPr>
                <w:b/>
                <w:lang w:val="es-VE"/>
              </w:rPr>
              <w:t>8.2.3)</w:t>
            </w:r>
            <w:r w:rsidRPr="00FB6CD7">
              <w:rPr>
                <w:lang w:val="es-VE"/>
              </w:rPr>
              <w:t xml:space="preserve"> Confirma</w:t>
            </w:r>
            <w:r w:rsidR="00DD0C90" w:rsidRPr="00FB6CD7">
              <w:rPr>
                <w:lang w:val="es-VE"/>
              </w:rPr>
              <w:t xml:space="preserve"> la lectura del mensaje.</w:t>
            </w:r>
          </w:p>
        </w:tc>
        <w:tc>
          <w:tcPr>
            <w:tcW w:w="4715" w:type="dxa"/>
            <w:tcBorders>
              <w:bottom w:val="single" w:sz="4" w:space="0" w:color="auto"/>
              <w:right w:val="single" w:sz="12" w:space="0" w:color="auto"/>
            </w:tcBorders>
          </w:tcPr>
          <w:p w14:paraId="132B3314" w14:textId="77777777" w:rsidR="00DD0C90" w:rsidRPr="00FB6CD7" w:rsidRDefault="00DD0C90" w:rsidP="00DD0C90">
            <w:pPr>
              <w:rPr>
                <w:b/>
                <w:bCs/>
                <w:lang w:val="es-VE"/>
              </w:rPr>
            </w:pPr>
          </w:p>
        </w:tc>
      </w:tr>
      <w:tr w:rsidR="00DD0C90" w:rsidRPr="00FB6CD7" w14:paraId="6092663A" w14:textId="77777777" w:rsidTr="00DD0C90">
        <w:trPr>
          <w:trHeight w:val="63"/>
        </w:trPr>
        <w:tc>
          <w:tcPr>
            <w:tcW w:w="4715" w:type="dxa"/>
            <w:tcBorders>
              <w:left w:val="single" w:sz="12" w:space="0" w:color="auto"/>
              <w:bottom w:val="single" w:sz="12" w:space="0" w:color="auto"/>
            </w:tcBorders>
          </w:tcPr>
          <w:p w14:paraId="4284C393" w14:textId="77777777" w:rsidR="00DD0C90" w:rsidRPr="00FB6CD7" w:rsidRDefault="00DD0C90" w:rsidP="00DD0C90">
            <w:pPr>
              <w:rPr>
                <w:b/>
                <w:lang w:val="es-VE"/>
              </w:rPr>
            </w:pPr>
          </w:p>
        </w:tc>
        <w:tc>
          <w:tcPr>
            <w:tcW w:w="4715" w:type="dxa"/>
            <w:tcBorders>
              <w:bottom w:val="single" w:sz="12" w:space="0" w:color="auto"/>
              <w:right w:val="single" w:sz="12" w:space="0" w:color="auto"/>
            </w:tcBorders>
          </w:tcPr>
          <w:p w14:paraId="7A4FC055" w14:textId="44E0F2D0" w:rsidR="00DD0C90" w:rsidRPr="00FB6CD7" w:rsidRDefault="00DD0C90" w:rsidP="00DD0C90">
            <w:pPr>
              <w:rPr>
                <w:b/>
                <w:bCs/>
                <w:lang w:val="es-VE"/>
              </w:rPr>
            </w:pPr>
            <w:r w:rsidRPr="00FB6CD7">
              <w:rPr>
                <w:b/>
                <w:bCs/>
                <w:lang w:val="es-VE"/>
              </w:rPr>
              <w:t>8.2.4)</w:t>
            </w:r>
            <w:r w:rsidRPr="00FB6CD7">
              <w:rPr>
                <w:lang w:val="es-VE"/>
              </w:rPr>
              <w:t xml:space="preserve"> </w:t>
            </w:r>
            <w:r w:rsidR="00EF2077">
              <w:rPr>
                <w:lang w:val="es-VE"/>
              </w:rPr>
              <w:t>Redirecciona al menú principal</w:t>
            </w:r>
          </w:p>
        </w:tc>
      </w:tr>
      <w:tr w:rsidR="00DD0C90" w:rsidRPr="00FB6CD7" w14:paraId="2DB25B19" w14:textId="77777777" w:rsidTr="00DD0C90">
        <w:trPr>
          <w:trHeight w:val="63"/>
        </w:trPr>
        <w:tc>
          <w:tcPr>
            <w:tcW w:w="4715" w:type="dxa"/>
            <w:tcBorders>
              <w:top w:val="single" w:sz="12" w:space="0" w:color="auto"/>
              <w:left w:val="single" w:sz="12" w:space="0" w:color="auto"/>
            </w:tcBorders>
          </w:tcPr>
          <w:p w14:paraId="6B68A7E5" w14:textId="771AB1E9" w:rsidR="00DD0C90" w:rsidRPr="00FB6CD7" w:rsidRDefault="00703807" w:rsidP="00DD0C90">
            <w:pPr>
              <w:rPr>
                <w:lang w:val="es-VE"/>
              </w:rPr>
            </w:pPr>
            <w:r>
              <w:rPr>
                <w:b/>
                <w:bCs/>
                <w:lang w:val="es-VE"/>
              </w:rPr>
              <w:t>11</w:t>
            </w:r>
            <w:r w:rsidR="00DD0C90" w:rsidRPr="00FB6CD7">
              <w:rPr>
                <w:b/>
                <w:bCs/>
                <w:lang w:val="es-VE"/>
              </w:rPr>
              <w:t xml:space="preserve">.1) </w:t>
            </w:r>
            <w:r w:rsidR="00DD0C90" w:rsidRPr="00FB6CD7">
              <w:rPr>
                <w:lang w:val="es-VE"/>
              </w:rPr>
              <w:t>Sale de la página</w:t>
            </w:r>
          </w:p>
        </w:tc>
        <w:tc>
          <w:tcPr>
            <w:tcW w:w="4715" w:type="dxa"/>
            <w:tcBorders>
              <w:top w:val="single" w:sz="12" w:space="0" w:color="auto"/>
              <w:right w:val="single" w:sz="12" w:space="0" w:color="auto"/>
            </w:tcBorders>
          </w:tcPr>
          <w:p w14:paraId="28FDDA74" w14:textId="77777777" w:rsidR="00DD0C90" w:rsidRPr="00FB6CD7" w:rsidRDefault="00DD0C90" w:rsidP="00DD0C90">
            <w:pPr>
              <w:rPr>
                <w:lang w:val="es-VE"/>
              </w:rPr>
            </w:pPr>
          </w:p>
        </w:tc>
      </w:tr>
      <w:tr w:rsidR="00DD0C90" w:rsidRPr="00FB6CD7" w14:paraId="4B578668" w14:textId="77777777" w:rsidTr="00DD0C90">
        <w:trPr>
          <w:trHeight w:val="63"/>
        </w:trPr>
        <w:tc>
          <w:tcPr>
            <w:tcW w:w="4715" w:type="dxa"/>
            <w:tcBorders>
              <w:left w:val="single" w:sz="12" w:space="0" w:color="auto"/>
              <w:bottom w:val="single" w:sz="12" w:space="0" w:color="auto"/>
            </w:tcBorders>
          </w:tcPr>
          <w:p w14:paraId="2E5DA872" w14:textId="77777777" w:rsidR="00DD0C90" w:rsidRPr="00FB6CD7" w:rsidRDefault="00DD0C90" w:rsidP="00DD0C90">
            <w:pPr>
              <w:rPr>
                <w:lang w:val="es-VE"/>
              </w:rPr>
            </w:pPr>
          </w:p>
        </w:tc>
        <w:tc>
          <w:tcPr>
            <w:tcW w:w="4715" w:type="dxa"/>
            <w:tcBorders>
              <w:bottom w:val="single" w:sz="12" w:space="0" w:color="auto"/>
              <w:right w:val="single" w:sz="12" w:space="0" w:color="auto"/>
            </w:tcBorders>
          </w:tcPr>
          <w:p w14:paraId="5A13F980" w14:textId="6268E5E4" w:rsidR="00DD0C90" w:rsidRPr="00FB6CD7" w:rsidRDefault="00703807" w:rsidP="00DD0C90">
            <w:pPr>
              <w:rPr>
                <w:lang w:val="es-VE"/>
              </w:rPr>
            </w:pPr>
            <w:r>
              <w:rPr>
                <w:b/>
                <w:bCs/>
                <w:lang w:val="es-VE"/>
              </w:rPr>
              <w:t>11</w:t>
            </w:r>
            <w:r w:rsidR="00DD0C90" w:rsidRPr="00FB6CD7">
              <w:rPr>
                <w:b/>
                <w:bCs/>
                <w:lang w:val="es-VE"/>
              </w:rPr>
              <w:t xml:space="preserve">.2) </w:t>
            </w:r>
            <w:r w:rsidR="00DD0C90" w:rsidRPr="00FB6CD7">
              <w:rPr>
                <w:lang w:val="es-VE"/>
              </w:rPr>
              <w:t>Se cancela la operación.</w:t>
            </w:r>
          </w:p>
        </w:tc>
      </w:tr>
      <w:tr w:rsidR="00DD0C90" w:rsidRPr="00142753" w14:paraId="769B2F30" w14:textId="77777777" w:rsidTr="00DD0C90">
        <w:tc>
          <w:tcPr>
            <w:tcW w:w="9430" w:type="dxa"/>
            <w:gridSpan w:val="2"/>
            <w:tcBorders>
              <w:top w:val="single" w:sz="12" w:space="0" w:color="auto"/>
            </w:tcBorders>
          </w:tcPr>
          <w:p w14:paraId="77CC14A0" w14:textId="77777777" w:rsidR="00DD0C90" w:rsidRPr="00FB6CD7" w:rsidRDefault="00DD0C90" w:rsidP="00DD0C90">
            <w:pPr>
              <w:rPr>
                <w:b/>
                <w:bCs/>
                <w:lang w:val="es-VE"/>
              </w:rPr>
            </w:pPr>
            <w:r w:rsidRPr="00FB6CD7">
              <w:rPr>
                <w:b/>
                <w:bCs/>
                <w:lang w:val="es-VE"/>
              </w:rPr>
              <w:t xml:space="preserve">Postcondición(es): </w:t>
            </w:r>
          </w:p>
          <w:p w14:paraId="6B403DF3" w14:textId="77777777" w:rsidR="00DD0C90" w:rsidRPr="00FB6CD7" w:rsidRDefault="00DD0C90" w:rsidP="00DD0C90">
            <w:pPr>
              <w:spacing w:after="120"/>
              <w:rPr>
                <w:color w:val="000000" w:themeColor="text1"/>
                <w:lang w:val="es-VE"/>
              </w:rPr>
            </w:pPr>
          </w:p>
          <w:p w14:paraId="1A958EFD" w14:textId="77777777" w:rsidR="00DD0C90" w:rsidRPr="00FB6CD7" w:rsidRDefault="00DD0C90" w:rsidP="00DD0C90">
            <w:pPr>
              <w:pStyle w:val="Prrafodelista"/>
              <w:numPr>
                <w:ilvl w:val="0"/>
                <w:numId w:val="7"/>
              </w:numPr>
              <w:spacing w:after="120"/>
              <w:rPr>
                <w:color w:val="000000" w:themeColor="text1"/>
                <w:lang w:val="es-VE"/>
              </w:rPr>
            </w:pPr>
            <w:r w:rsidRPr="00FB6CD7">
              <w:rPr>
                <w:color w:val="000000" w:themeColor="text1"/>
                <w:lang w:val="es-VE"/>
              </w:rPr>
              <w:t>Se ha eliminado el formulario de búsqueda del usuario correspondiente.</w:t>
            </w:r>
          </w:p>
        </w:tc>
      </w:tr>
      <w:tr w:rsidR="00DD0C90" w:rsidRPr="00142753" w14:paraId="2D47C8EC" w14:textId="77777777" w:rsidTr="00DD0C90">
        <w:trPr>
          <w:trHeight w:val="67"/>
        </w:trPr>
        <w:tc>
          <w:tcPr>
            <w:tcW w:w="9430" w:type="dxa"/>
            <w:gridSpan w:val="2"/>
          </w:tcPr>
          <w:p w14:paraId="3A6E35E1" w14:textId="77777777" w:rsidR="00DD0C90" w:rsidRPr="00FB6CD7" w:rsidRDefault="00DD0C90" w:rsidP="00DD0C90">
            <w:pPr>
              <w:rPr>
                <w:b/>
                <w:bCs/>
                <w:lang w:val="es-VE"/>
              </w:rPr>
            </w:pPr>
            <w:r w:rsidRPr="00FB6CD7">
              <w:rPr>
                <w:b/>
                <w:bCs/>
                <w:lang w:val="es-VE"/>
              </w:rPr>
              <w:t xml:space="preserve">Requerimiento(s) especial(es): </w:t>
            </w:r>
          </w:p>
          <w:p w14:paraId="3115D2E1" w14:textId="77777777" w:rsidR="00DD0C90" w:rsidRPr="00FB6CD7" w:rsidRDefault="00DD0C90" w:rsidP="00DD0C90">
            <w:pPr>
              <w:keepLines/>
              <w:spacing w:after="120"/>
              <w:rPr>
                <w:lang w:val="es-VE"/>
              </w:rPr>
            </w:pPr>
            <w:r w:rsidRPr="00FB6CD7">
              <w:rPr>
                <w:lang w:val="es-VE"/>
              </w:rPr>
              <w:t xml:space="preserve">          Los datos del usuario solo deben ser modificables por el mismo usuario.</w:t>
            </w:r>
          </w:p>
        </w:tc>
      </w:tr>
      <w:tr w:rsidR="00DD0C90" w:rsidRPr="00FB6CD7" w14:paraId="654B394D" w14:textId="77777777" w:rsidTr="00DD0C90">
        <w:trPr>
          <w:trHeight w:val="1059"/>
        </w:trPr>
        <w:tc>
          <w:tcPr>
            <w:tcW w:w="9430" w:type="dxa"/>
            <w:gridSpan w:val="2"/>
          </w:tcPr>
          <w:p w14:paraId="35F3CEA4" w14:textId="77777777" w:rsidR="00DD0C90" w:rsidRPr="00FB6CD7" w:rsidRDefault="00DD0C90" w:rsidP="00DD0C90">
            <w:pPr>
              <w:rPr>
                <w:b/>
                <w:bCs/>
                <w:lang w:val="es-VE"/>
              </w:rPr>
            </w:pPr>
            <w:r w:rsidRPr="00FB6CD7">
              <w:rPr>
                <w:b/>
                <w:bCs/>
                <w:lang w:val="es-VE"/>
              </w:rPr>
              <w:t>Punto(s) de extensión:</w:t>
            </w:r>
          </w:p>
        </w:tc>
      </w:tr>
    </w:tbl>
    <w:p w14:paraId="11E22301" w14:textId="77777777" w:rsidR="00DD0C90" w:rsidRPr="00FB6CD7" w:rsidRDefault="00DD0C90" w:rsidP="00DD0C90">
      <w:pPr>
        <w:rPr>
          <w:lang w:val="es-VE"/>
        </w:rPr>
      </w:pPr>
    </w:p>
    <w:p w14:paraId="2B65A3A6" w14:textId="77777777" w:rsidR="00DD0C90" w:rsidRPr="00FB6CD7" w:rsidRDefault="00DD0C90" w:rsidP="00DD0C90">
      <w:pPr>
        <w:rPr>
          <w:lang w:val="es-VE"/>
        </w:rPr>
      </w:pPr>
    </w:p>
    <w:p w14:paraId="7543D950" w14:textId="77777777" w:rsidR="00DD0C90" w:rsidRPr="00FB6CD7" w:rsidRDefault="00DD0C90" w:rsidP="00DD0C90">
      <w:pPr>
        <w:rPr>
          <w:lang w:val="es-VE"/>
        </w:rPr>
      </w:pPr>
    </w:p>
    <w:p w14:paraId="39B20793" w14:textId="0B87C259" w:rsidR="009155D7" w:rsidRPr="00FB6CD7" w:rsidRDefault="009155D7" w:rsidP="009155D7">
      <w:pPr>
        <w:pStyle w:val="Ttulo3"/>
        <w:rPr>
          <w:b/>
          <w:bCs/>
          <w:lang w:val="es-VE"/>
        </w:rPr>
      </w:pPr>
      <w:r w:rsidRPr="00FB6CD7">
        <w:rPr>
          <w:b/>
          <w:bCs/>
          <w:lang w:val="es-VE"/>
        </w:rPr>
        <w:t>&lt; 11 – Ver emparejamiento con Aspirantes &gt;</w:t>
      </w:r>
    </w:p>
    <w:p w14:paraId="7DD96BDD" w14:textId="77777777" w:rsidR="009155D7" w:rsidRPr="00FB6CD7" w:rsidRDefault="009155D7" w:rsidP="009155D7">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Elaborado por José Ramírez)</w:t>
      </w:r>
    </w:p>
    <w:p w14:paraId="190BF8D8" w14:textId="77777777" w:rsidR="009155D7" w:rsidRPr="00FB6CD7" w:rsidRDefault="009155D7" w:rsidP="009155D7">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9155D7" w:rsidRPr="00142753" w14:paraId="1D44D45D" w14:textId="77777777" w:rsidTr="00FB6CD7">
        <w:tc>
          <w:tcPr>
            <w:tcW w:w="9430" w:type="dxa"/>
            <w:gridSpan w:val="2"/>
          </w:tcPr>
          <w:p w14:paraId="7B563E2C" w14:textId="77777777" w:rsidR="009155D7" w:rsidRPr="00FB6CD7" w:rsidRDefault="009155D7" w:rsidP="00FB6CD7">
            <w:pPr>
              <w:rPr>
                <w:b/>
                <w:bCs/>
                <w:lang w:val="es-VE" w:eastAsia="es-ES"/>
              </w:rPr>
            </w:pPr>
            <w:r w:rsidRPr="00FB6CD7">
              <w:rPr>
                <w:b/>
                <w:bCs/>
                <w:lang w:val="es-VE"/>
              </w:rPr>
              <w:t>Descripción:</w:t>
            </w:r>
            <w:r w:rsidRPr="00FB6CD7">
              <w:rPr>
                <w:b/>
                <w:bCs/>
                <w:lang w:val="es-VE" w:eastAsia="es-ES"/>
              </w:rPr>
              <w:t xml:space="preserve"> </w:t>
            </w:r>
          </w:p>
          <w:p w14:paraId="369C17AB" w14:textId="77777777" w:rsidR="009155D7" w:rsidRPr="00FB6CD7" w:rsidRDefault="009155D7" w:rsidP="00FB6CD7">
            <w:pPr>
              <w:keepLines/>
              <w:spacing w:after="120"/>
              <w:rPr>
                <w:lang w:val="es-VE" w:eastAsia="es-ES"/>
              </w:rPr>
            </w:pPr>
            <w:r w:rsidRPr="00FB6CD7">
              <w:rPr>
                <w:lang w:val="es-VE" w:eastAsia="es-ES"/>
              </w:rPr>
              <w:t xml:space="preserve">          El sistema debe permitir a los usuarios de tipo empresa, observar los aspirantes con los que se ha realizado un emparejamiento</w:t>
            </w:r>
          </w:p>
        </w:tc>
      </w:tr>
      <w:tr w:rsidR="009155D7" w:rsidRPr="00FB6CD7" w14:paraId="234512DC" w14:textId="77777777" w:rsidTr="00FB6CD7">
        <w:tc>
          <w:tcPr>
            <w:tcW w:w="9430" w:type="dxa"/>
            <w:gridSpan w:val="2"/>
          </w:tcPr>
          <w:p w14:paraId="7493B412" w14:textId="77777777" w:rsidR="009155D7" w:rsidRPr="00FB6CD7" w:rsidRDefault="009155D7" w:rsidP="00FB6CD7">
            <w:pPr>
              <w:rPr>
                <w:b/>
                <w:bCs/>
                <w:lang w:val="es-VE"/>
              </w:rPr>
            </w:pPr>
            <w:r w:rsidRPr="00FB6CD7">
              <w:rPr>
                <w:b/>
                <w:bCs/>
                <w:lang w:val="es-VE"/>
              </w:rPr>
              <w:t>Requerimiento:</w:t>
            </w:r>
          </w:p>
          <w:p w14:paraId="617010E5" w14:textId="77777777" w:rsidR="009155D7" w:rsidRPr="00FB6CD7" w:rsidRDefault="009155D7" w:rsidP="00FB6CD7">
            <w:pPr>
              <w:keepLines/>
              <w:spacing w:after="120"/>
              <w:rPr>
                <w:lang w:val="es-VE" w:eastAsia="es-ES"/>
              </w:rPr>
            </w:pPr>
            <w:r w:rsidRPr="00FB6CD7">
              <w:rPr>
                <w:lang w:val="es-VE" w:eastAsia="es-ES"/>
              </w:rPr>
              <w:t xml:space="preserve">          Req12</w:t>
            </w:r>
          </w:p>
        </w:tc>
      </w:tr>
      <w:tr w:rsidR="009155D7" w:rsidRPr="00142753" w14:paraId="4B08033C" w14:textId="77777777" w:rsidTr="00FB6CD7">
        <w:tc>
          <w:tcPr>
            <w:tcW w:w="9430" w:type="dxa"/>
            <w:gridSpan w:val="2"/>
          </w:tcPr>
          <w:p w14:paraId="2BF14A74" w14:textId="77777777" w:rsidR="009155D7" w:rsidRPr="00FB6CD7" w:rsidRDefault="009155D7" w:rsidP="00FB6CD7">
            <w:pPr>
              <w:rPr>
                <w:b/>
                <w:bCs/>
                <w:lang w:val="es-VE"/>
              </w:rPr>
            </w:pPr>
            <w:r w:rsidRPr="00FB6CD7">
              <w:rPr>
                <w:b/>
                <w:bCs/>
                <w:lang w:val="es-VE"/>
              </w:rPr>
              <w:t>Precondición:</w:t>
            </w:r>
          </w:p>
          <w:p w14:paraId="62C21762" w14:textId="77777777" w:rsidR="009155D7" w:rsidRPr="00FB6CD7" w:rsidRDefault="009155D7" w:rsidP="009155D7">
            <w:pPr>
              <w:pStyle w:val="Prrafodelista"/>
              <w:keepLines/>
              <w:numPr>
                <w:ilvl w:val="0"/>
                <w:numId w:val="7"/>
              </w:numPr>
              <w:spacing w:after="120"/>
              <w:rPr>
                <w:lang w:val="es-VE" w:eastAsia="es-ES"/>
              </w:rPr>
            </w:pPr>
            <w:r w:rsidRPr="00FB6CD7">
              <w:rPr>
                <w:lang w:val="es-VE" w:eastAsia="es-ES"/>
              </w:rPr>
              <w:t>Se debe tener acceso a la base de datos de la aplicación.</w:t>
            </w:r>
          </w:p>
        </w:tc>
      </w:tr>
      <w:tr w:rsidR="009155D7" w:rsidRPr="00FB6CD7" w14:paraId="5874BD25" w14:textId="77777777" w:rsidTr="00FB6CD7">
        <w:tc>
          <w:tcPr>
            <w:tcW w:w="9430" w:type="dxa"/>
            <w:gridSpan w:val="2"/>
            <w:tcBorders>
              <w:bottom w:val="single" w:sz="12" w:space="0" w:color="auto"/>
            </w:tcBorders>
          </w:tcPr>
          <w:p w14:paraId="0D70FF93" w14:textId="77777777" w:rsidR="009155D7" w:rsidRPr="00FB6CD7" w:rsidRDefault="009155D7" w:rsidP="00FB6CD7">
            <w:pPr>
              <w:rPr>
                <w:lang w:val="es-VE" w:eastAsia="es-ES"/>
              </w:rPr>
            </w:pPr>
          </w:p>
          <w:p w14:paraId="430957A9" w14:textId="77777777" w:rsidR="009155D7" w:rsidRPr="00FB6CD7" w:rsidRDefault="009155D7" w:rsidP="00FB6CD7">
            <w:pPr>
              <w:rPr>
                <w:b/>
                <w:bCs/>
                <w:lang w:val="es-VE" w:eastAsia="es-ES"/>
              </w:rPr>
            </w:pPr>
            <w:r w:rsidRPr="00FB6CD7">
              <w:rPr>
                <w:b/>
                <w:bCs/>
                <w:lang w:val="es-VE" w:eastAsia="es-ES"/>
              </w:rPr>
              <w:t>Flujo Básico:</w:t>
            </w:r>
          </w:p>
        </w:tc>
      </w:tr>
      <w:tr w:rsidR="009155D7" w:rsidRPr="00FB6CD7" w14:paraId="44BF6912" w14:textId="77777777" w:rsidTr="00FB6CD7">
        <w:tc>
          <w:tcPr>
            <w:tcW w:w="4715" w:type="dxa"/>
            <w:tcBorders>
              <w:top w:val="single" w:sz="12" w:space="0" w:color="auto"/>
              <w:left w:val="single" w:sz="12" w:space="0" w:color="auto"/>
            </w:tcBorders>
          </w:tcPr>
          <w:p w14:paraId="11890A9D" w14:textId="77777777" w:rsidR="009155D7" w:rsidRPr="00FB6CD7" w:rsidRDefault="009155D7" w:rsidP="00FB6CD7">
            <w:pPr>
              <w:jc w:val="center"/>
              <w:rPr>
                <w:b/>
                <w:bCs/>
                <w:lang w:val="es-VE"/>
              </w:rPr>
            </w:pPr>
            <w:r w:rsidRPr="00FB6CD7">
              <w:rPr>
                <w:b/>
                <w:bCs/>
                <w:lang w:val="es-VE"/>
              </w:rPr>
              <w:t>USUARIO</w:t>
            </w:r>
          </w:p>
          <w:p w14:paraId="5168D82A" w14:textId="77777777" w:rsidR="009155D7" w:rsidRPr="00FB6CD7" w:rsidRDefault="009155D7" w:rsidP="00FB6CD7">
            <w:pPr>
              <w:jc w:val="center"/>
              <w:rPr>
                <w:b/>
                <w:bCs/>
                <w:lang w:val="es-VE"/>
              </w:rPr>
            </w:pPr>
          </w:p>
        </w:tc>
        <w:tc>
          <w:tcPr>
            <w:tcW w:w="4715" w:type="dxa"/>
            <w:tcBorders>
              <w:top w:val="single" w:sz="12" w:space="0" w:color="auto"/>
              <w:right w:val="single" w:sz="12" w:space="0" w:color="auto"/>
            </w:tcBorders>
          </w:tcPr>
          <w:p w14:paraId="3E39A6C3" w14:textId="77777777" w:rsidR="009155D7" w:rsidRPr="00FB6CD7" w:rsidRDefault="009155D7" w:rsidP="00FB6CD7">
            <w:pPr>
              <w:jc w:val="center"/>
              <w:rPr>
                <w:b/>
                <w:bCs/>
                <w:lang w:val="es-VE"/>
              </w:rPr>
            </w:pPr>
            <w:r w:rsidRPr="00FB6CD7">
              <w:rPr>
                <w:b/>
                <w:bCs/>
                <w:lang w:val="es-VE"/>
              </w:rPr>
              <w:t>SISTEMA</w:t>
            </w:r>
          </w:p>
        </w:tc>
      </w:tr>
      <w:tr w:rsidR="009155D7" w:rsidRPr="00142753" w14:paraId="7A3F25C8" w14:textId="77777777" w:rsidTr="00FB6CD7">
        <w:tc>
          <w:tcPr>
            <w:tcW w:w="4715" w:type="dxa"/>
            <w:tcBorders>
              <w:left w:val="single" w:sz="12" w:space="0" w:color="auto"/>
            </w:tcBorders>
          </w:tcPr>
          <w:p w14:paraId="7E2EB665" w14:textId="77777777" w:rsidR="009155D7" w:rsidRPr="00FB6CD7" w:rsidRDefault="009155D7" w:rsidP="00FB6CD7">
            <w:pPr>
              <w:rPr>
                <w:lang w:val="es-VE"/>
              </w:rPr>
            </w:pPr>
            <w:r w:rsidRPr="00FB6CD7">
              <w:rPr>
                <w:b/>
                <w:lang w:val="es-VE"/>
              </w:rPr>
              <w:t>1)</w:t>
            </w:r>
            <w:r w:rsidRPr="00FB6CD7">
              <w:rPr>
                <w:lang w:val="es-VE"/>
              </w:rPr>
              <w:t xml:space="preserve"> Este caso de uso se inicia como un caso extendido del caso “Gestionar Empresa”.</w:t>
            </w:r>
          </w:p>
        </w:tc>
        <w:tc>
          <w:tcPr>
            <w:tcW w:w="4715" w:type="dxa"/>
            <w:tcBorders>
              <w:right w:val="single" w:sz="12" w:space="0" w:color="auto"/>
            </w:tcBorders>
          </w:tcPr>
          <w:p w14:paraId="61183F3E" w14:textId="77777777" w:rsidR="009155D7" w:rsidRPr="00FB6CD7" w:rsidRDefault="009155D7" w:rsidP="00FB6CD7">
            <w:pPr>
              <w:rPr>
                <w:lang w:val="es-VE"/>
              </w:rPr>
            </w:pPr>
          </w:p>
        </w:tc>
      </w:tr>
      <w:tr w:rsidR="009155D7" w:rsidRPr="00142753" w14:paraId="1FD73ABE" w14:textId="77777777" w:rsidTr="00FB6CD7">
        <w:tc>
          <w:tcPr>
            <w:tcW w:w="4715" w:type="dxa"/>
            <w:tcBorders>
              <w:left w:val="single" w:sz="12" w:space="0" w:color="auto"/>
            </w:tcBorders>
          </w:tcPr>
          <w:p w14:paraId="639957F3" w14:textId="77777777" w:rsidR="009155D7" w:rsidRPr="00FB6CD7" w:rsidRDefault="009155D7" w:rsidP="00FB6CD7">
            <w:pPr>
              <w:rPr>
                <w:lang w:val="es-VE"/>
              </w:rPr>
            </w:pPr>
          </w:p>
        </w:tc>
        <w:tc>
          <w:tcPr>
            <w:tcW w:w="4715" w:type="dxa"/>
            <w:tcBorders>
              <w:right w:val="single" w:sz="12" w:space="0" w:color="auto"/>
            </w:tcBorders>
          </w:tcPr>
          <w:p w14:paraId="0CCFED82" w14:textId="77777777" w:rsidR="009155D7" w:rsidRPr="00FB6CD7" w:rsidRDefault="009155D7" w:rsidP="00FB6CD7">
            <w:pPr>
              <w:rPr>
                <w:lang w:val="es-VE"/>
              </w:rPr>
            </w:pPr>
            <w:r w:rsidRPr="00FB6CD7">
              <w:rPr>
                <w:b/>
                <w:lang w:val="es-VE"/>
              </w:rPr>
              <w:t>2)</w:t>
            </w:r>
            <w:r w:rsidRPr="00FB6CD7">
              <w:rPr>
                <w:b/>
                <w:bCs/>
                <w:lang w:val="es-VE"/>
              </w:rPr>
              <w:t xml:space="preserve"> </w:t>
            </w:r>
            <w:r w:rsidRPr="00FB6CD7">
              <w:rPr>
                <w:bCs/>
                <w:lang w:val="es-VE"/>
              </w:rPr>
              <w:t>M</w:t>
            </w:r>
            <w:r w:rsidRPr="00FB6CD7">
              <w:rPr>
                <w:lang w:val="es-VE"/>
              </w:rPr>
              <w:t xml:space="preserve">uestra en pantalla la interfaz gráfica </w:t>
            </w:r>
            <w:r w:rsidRPr="00FB6CD7">
              <w:rPr>
                <w:lang w:val="es-VE"/>
              </w:rPr>
              <w:lastRenderedPageBreak/>
              <w:t>“VerEmparejamientoConAspirantes”</w:t>
            </w:r>
          </w:p>
        </w:tc>
      </w:tr>
      <w:tr w:rsidR="009155D7" w:rsidRPr="00142753" w14:paraId="74300F09" w14:textId="77777777" w:rsidTr="00FB6CD7">
        <w:tc>
          <w:tcPr>
            <w:tcW w:w="4715" w:type="dxa"/>
            <w:tcBorders>
              <w:left w:val="single" w:sz="12" w:space="0" w:color="auto"/>
            </w:tcBorders>
          </w:tcPr>
          <w:p w14:paraId="1EF54C70" w14:textId="77777777" w:rsidR="009155D7" w:rsidRPr="00FB6CD7" w:rsidRDefault="009155D7" w:rsidP="00FB6CD7">
            <w:pPr>
              <w:rPr>
                <w:lang w:val="es-VE"/>
              </w:rPr>
            </w:pPr>
          </w:p>
        </w:tc>
        <w:tc>
          <w:tcPr>
            <w:tcW w:w="4715" w:type="dxa"/>
            <w:tcBorders>
              <w:right w:val="single" w:sz="12" w:space="0" w:color="auto"/>
            </w:tcBorders>
          </w:tcPr>
          <w:p w14:paraId="43822E1E" w14:textId="77777777" w:rsidR="009155D7" w:rsidRPr="00FB6CD7" w:rsidRDefault="009155D7" w:rsidP="00FB6CD7">
            <w:pPr>
              <w:rPr>
                <w:lang w:val="es-VE"/>
              </w:rPr>
            </w:pPr>
            <w:r w:rsidRPr="00FB6CD7">
              <w:rPr>
                <w:b/>
                <w:lang w:val="es-VE"/>
              </w:rPr>
              <w:t xml:space="preserve">3) </w:t>
            </w:r>
            <w:r w:rsidRPr="00FB6CD7">
              <w:rPr>
                <w:lang w:val="es-VE"/>
              </w:rPr>
              <w:t>Muestra todos los aspirantes con los que la empresa ha sido emparejada</w:t>
            </w:r>
          </w:p>
        </w:tc>
      </w:tr>
      <w:tr w:rsidR="009155D7" w:rsidRPr="00142753" w14:paraId="359F2DEB" w14:textId="77777777" w:rsidTr="00FB6CD7">
        <w:tc>
          <w:tcPr>
            <w:tcW w:w="4715" w:type="dxa"/>
            <w:tcBorders>
              <w:left w:val="single" w:sz="12" w:space="0" w:color="auto"/>
            </w:tcBorders>
          </w:tcPr>
          <w:p w14:paraId="72BDB9D0" w14:textId="6B92109D" w:rsidR="009155D7" w:rsidRPr="00FB6CD7" w:rsidRDefault="009155D7" w:rsidP="00FB6CD7">
            <w:pPr>
              <w:rPr>
                <w:lang w:val="es-VE"/>
              </w:rPr>
            </w:pPr>
            <w:r w:rsidRPr="00FB6CD7">
              <w:rPr>
                <w:b/>
                <w:bCs/>
                <w:lang w:val="es-VE"/>
              </w:rPr>
              <w:t>4)</w:t>
            </w:r>
            <w:r w:rsidRPr="00FB6CD7">
              <w:rPr>
                <w:lang w:val="es-VE"/>
              </w:rPr>
              <w:t xml:space="preserve"> Observa todos los aspirantes con los que ha sido </w:t>
            </w:r>
            <w:r w:rsidR="008450D8" w:rsidRPr="00FB6CD7">
              <w:rPr>
                <w:lang w:val="es-VE"/>
              </w:rPr>
              <w:t>emparejado</w:t>
            </w:r>
            <w:r w:rsidRPr="00FB6CD7">
              <w:rPr>
                <w:lang w:val="es-VE"/>
              </w:rPr>
              <w:t>.</w:t>
            </w:r>
          </w:p>
        </w:tc>
        <w:tc>
          <w:tcPr>
            <w:tcW w:w="4715" w:type="dxa"/>
            <w:tcBorders>
              <w:right w:val="single" w:sz="12" w:space="0" w:color="auto"/>
            </w:tcBorders>
          </w:tcPr>
          <w:p w14:paraId="738E4FFA" w14:textId="77777777" w:rsidR="009155D7" w:rsidRPr="00FB6CD7" w:rsidRDefault="009155D7" w:rsidP="00FB6CD7">
            <w:pPr>
              <w:rPr>
                <w:lang w:val="es-VE"/>
              </w:rPr>
            </w:pPr>
          </w:p>
        </w:tc>
      </w:tr>
      <w:tr w:rsidR="009155D7" w:rsidRPr="00FB6CD7" w14:paraId="3FD67227" w14:textId="77777777" w:rsidTr="00FB6CD7">
        <w:tc>
          <w:tcPr>
            <w:tcW w:w="4715" w:type="dxa"/>
            <w:tcBorders>
              <w:left w:val="single" w:sz="12" w:space="0" w:color="auto"/>
            </w:tcBorders>
          </w:tcPr>
          <w:p w14:paraId="36B17334" w14:textId="77777777" w:rsidR="009155D7" w:rsidRPr="00FB6CD7" w:rsidRDefault="009155D7" w:rsidP="00FB6CD7">
            <w:pPr>
              <w:rPr>
                <w:bCs/>
                <w:lang w:val="es-VE"/>
              </w:rPr>
            </w:pPr>
            <w:r w:rsidRPr="00FB6CD7">
              <w:rPr>
                <w:b/>
                <w:bCs/>
                <w:lang w:val="es-VE"/>
              </w:rPr>
              <w:t xml:space="preserve">5) </w:t>
            </w:r>
            <w:r w:rsidRPr="00FB6CD7">
              <w:rPr>
                <w:bCs/>
                <w:lang w:val="es-VE"/>
              </w:rPr>
              <w:t>Selecciona el botón regresar</w:t>
            </w:r>
          </w:p>
        </w:tc>
        <w:tc>
          <w:tcPr>
            <w:tcW w:w="4715" w:type="dxa"/>
            <w:tcBorders>
              <w:right w:val="single" w:sz="12" w:space="0" w:color="auto"/>
            </w:tcBorders>
          </w:tcPr>
          <w:p w14:paraId="509D5BC5" w14:textId="77777777" w:rsidR="009155D7" w:rsidRPr="00FB6CD7" w:rsidRDefault="009155D7" w:rsidP="00FB6CD7">
            <w:pPr>
              <w:rPr>
                <w:lang w:val="es-VE"/>
              </w:rPr>
            </w:pPr>
          </w:p>
        </w:tc>
      </w:tr>
      <w:tr w:rsidR="009155D7" w:rsidRPr="00142753" w14:paraId="203E4DC6" w14:textId="77777777" w:rsidTr="00FB6CD7">
        <w:tc>
          <w:tcPr>
            <w:tcW w:w="4715" w:type="dxa"/>
            <w:tcBorders>
              <w:left w:val="single" w:sz="12" w:space="0" w:color="auto"/>
              <w:bottom w:val="single" w:sz="12" w:space="0" w:color="auto"/>
            </w:tcBorders>
          </w:tcPr>
          <w:p w14:paraId="20E616FD"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360CB310" w14:textId="77777777" w:rsidR="009155D7" w:rsidRPr="00FB6CD7" w:rsidRDefault="009155D7" w:rsidP="00FB6CD7">
            <w:pPr>
              <w:rPr>
                <w:lang w:val="es-VE"/>
              </w:rPr>
            </w:pPr>
            <w:r w:rsidRPr="00FB6CD7">
              <w:rPr>
                <w:b/>
                <w:bCs/>
                <w:lang w:val="es-VE"/>
              </w:rPr>
              <w:t xml:space="preserve">6) </w:t>
            </w:r>
            <w:r w:rsidRPr="00FB6CD7">
              <w:rPr>
                <w:bCs/>
                <w:lang w:val="es-VE"/>
              </w:rPr>
              <w:t>Red</w:t>
            </w:r>
            <w:r w:rsidRPr="00FB6CD7">
              <w:rPr>
                <w:lang w:val="es-VE"/>
              </w:rPr>
              <w:t>irecciona al usuario a la interfaz “menuEmpresa”</w:t>
            </w:r>
          </w:p>
        </w:tc>
      </w:tr>
      <w:tr w:rsidR="009155D7" w:rsidRPr="00FB6CD7" w14:paraId="678DD81F" w14:textId="77777777" w:rsidTr="00FB6CD7">
        <w:trPr>
          <w:trHeight w:val="494"/>
        </w:trPr>
        <w:tc>
          <w:tcPr>
            <w:tcW w:w="9430" w:type="dxa"/>
            <w:gridSpan w:val="2"/>
            <w:tcBorders>
              <w:top w:val="single" w:sz="12" w:space="0" w:color="auto"/>
              <w:bottom w:val="single" w:sz="12" w:space="0" w:color="auto"/>
            </w:tcBorders>
          </w:tcPr>
          <w:p w14:paraId="113A5A0F" w14:textId="77777777" w:rsidR="009155D7" w:rsidRPr="00FB6CD7" w:rsidRDefault="009155D7" w:rsidP="00FB6CD7">
            <w:pPr>
              <w:rPr>
                <w:lang w:val="es-VE"/>
              </w:rPr>
            </w:pPr>
          </w:p>
          <w:p w14:paraId="069D9C9D" w14:textId="77777777" w:rsidR="009155D7" w:rsidRPr="00FB6CD7" w:rsidRDefault="009155D7" w:rsidP="00FB6CD7">
            <w:pPr>
              <w:rPr>
                <w:b/>
                <w:bCs/>
                <w:lang w:val="es-VE"/>
              </w:rPr>
            </w:pPr>
            <w:r w:rsidRPr="00FB6CD7">
              <w:rPr>
                <w:b/>
                <w:bCs/>
                <w:lang w:val="es-VE"/>
              </w:rPr>
              <w:t>Flujos Alternos:</w:t>
            </w:r>
          </w:p>
        </w:tc>
      </w:tr>
      <w:tr w:rsidR="009155D7" w:rsidRPr="00FB6CD7" w14:paraId="145A6240" w14:textId="77777777" w:rsidTr="00FB6CD7">
        <w:trPr>
          <w:trHeight w:val="494"/>
        </w:trPr>
        <w:tc>
          <w:tcPr>
            <w:tcW w:w="4715" w:type="dxa"/>
            <w:tcBorders>
              <w:top w:val="single" w:sz="12" w:space="0" w:color="auto"/>
              <w:left w:val="single" w:sz="12" w:space="0" w:color="auto"/>
            </w:tcBorders>
          </w:tcPr>
          <w:p w14:paraId="47A91A18" w14:textId="77777777" w:rsidR="009155D7" w:rsidRPr="00FB6CD7" w:rsidRDefault="009155D7" w:rsidP="00FB6CD7">
            <w:pPr>
              <w:jc w:val="center"/>
              <w:rPr>
                <w:b/>
                <w:bCs/>
                <w:lang w:val="es-VE"/>
              </w:rPr>
            </w:pPr>
            <w:r w:rsidRPr="00FB6CD7">
              <w:rPr>
                <w:b/>
                <w:bCs/>
                <w:lang w:val="es-VE"/>
              </w:rPr>
              <w:t>USUARIO</w:t>
            </w:r>
          </w:p>
          <w:p w14:paraId="3D5AD5B9" w14:textId="77777777" w:rsidR="009155D7" w:rsidRPr="00FB6CD7" w:rsidRDefault="009155D7" w:rsidP="00FB6CD7">
            <w:pPr>
              <w:spacing w:after="120"/>
              <w:rPr>
                <w:b/>
                <w:bCs/>
                <w:i/>
                <w:iCs/>
                <w:color w:val="0000FF"/>
                <w:lang w:val="es-VE" w:eastAsia="es-ES"/>
              </w:rPr>
            </w:pPr>
          </w:p>
        </w:tc>
        <w:tc>
          <w:tcPr>
            <w:tcW w:w="4715" w:type="dxa"/>
            <w:tcBorders>
              <w:top w:val="single" w:sz="12" w:space="0" w:color="auto"/>
              <w:right w:val="single" w:sz="12" w:space="0" w:color="auto"/>
            </w:tcBorders>
          </w:tcPr>
          <w:p w14:paraId="60C5ED3A" w14:textId="77777777" w:rsidR="009155D7" w:rsidRPr="00FB6CD7" w:rsidRDefault="009155D7" w:rsidP="00FB6CD7">
            <w:pPr>
              <w:jc w:val="center"/>
              <w:rPr>
                <w:b/>
                <w:bCs/>
                <w:lang w:val="es-VE"/>
              </w:rPr>
            </w:pPr>
            <w:r w:rsidRPr="00FB6CD7">
              <w:rPr>
                <w:b/>
                <w:bCs/>
                <w:lang w:val="es-VE"/>
              </w:rPr>
              <w:t>SISTEMA</w:t>
            </w:r>
          </w:p>
          <w:p w14:paraId="242AADCD" w14:textId="77777777" w:rsidR="009155D7" w:rsidRPr="00FB6CD7" w:rsidRDefault="009155D7" w:rsidP="00FB6CD7">
            <w:pPr>
              <w:spacing w:after="120"/>
              <w:rPr>
                <w:b/>
                <w:bCs/>
                <w:i/>
                <w:iCs/>
                <w:color w:val="0000FF"/>
                <w:lang w:val="es-VE" w:eastAsia="es-ES"/>
              </w:rPr>
            </w:pPr>
          </w:p>
        </w:tc>
      </w:tr>
      <w:tr w:rsidR="009155D7" w:rsidRPr="00142753" w14:paraId="03A5EBA2" w14:textId="77777777" w:rsidTr="00457482">
        <w:trPr>
          <w:trHeight w:val="63"/>
        </w:trPr>
        <w:tc>
          <w:tcPr>
            <w:tcW w:w="4715" w:type="dxa"/>
            <w:tcBorders>
              <w:left w:val="single" w:sz="12" w:space="0" w:color="auto"/>
              <w:bottom w:val="single" w:sz="4" w:space="0" w:color="auto"/>
            </w:tcBorders>
          </w:tcPr>
          <w:p w14:paraId="6A77DD61"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1374D1EB" w14:textId="30E5B60A" w:rsidR="009155D7" w:rsidRPr="00FB6CD7" w:rsidRDefault="009155D7" w:rsidP="00FB6CD7">
            <w:pPr>
              <w:rPr>
                <w:lang w:val="es-VE"/>
              </w:rPr>
            </w:pPr>
            <w:r w:rsidRPr="00FB6CD7">
              <w:rPr>
                <w:b/>
                <w:lang w:val="es-VE"/>
              </w:rPr>
              <w:t xml:space="preserve">3.1.1) </w:t>
            </w:r>
            <w:r w:rsidR="00457482" w:rsidRPr="00FB6CD7">
              <w:rPr>
                <w:lang w:val="es-VE"/>
              </w:rPr>
              <w:t>La empresa</w:t>
            </w:r>
            <w:r w:rsidRPr="00FB6CD7">
              <w:rPr>
                <w:lang w:val="es-VE"/>
              </w:rPr>
              <w:t xml:space="preserve"> no posee formulario de búsqueda</w:t>
            </w:r>
          </w:p>
        </w:tc>
      </w:tr>
      <w:tr w:rsidR="009155D7" w:rsidRPr="00142753" w14:paraId="7399B05E" w14:textId="77777777" w:rsidTr="009155D7">
        <w:trPr>
          <w:trHeight w:val="63"/>
        </w:trPr>
        <w:tc>
          <w:tcPr>
            <w:tcW w:w="4715" w:type="dxa"/>
            <w:tcBorders>
              <w:left w:val="single" w:sz="12" w:space="0" w:color="auto"/>
              <w:bottom w:val="single" w:sz="4" w:space="0" w:color="auto"/>
            </w:tcBorders>
          </w:tcPr>
          <w:p w14:paraId="0F4D4F5D"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23EA6E64" w14:textId="4414DEE3" w:rsidR="009155D7" w:rsidRPr="00FB6CD7" w:rsidRDefault="009155D7" w:rsidP="00FB6CD7">
            <w:pPr>
              <w:rPr>
                <w:lang w:val="es-VE"/>
              </w:rPr>
            </w:pPr>
            <w:r w:rsidRPr="00FB6CD7">
              <w:rPr>
                <w:b/>
                <w:lang w:val="es-VE"/>
              </w:rPr>
              <w:t xml:space="preserve">3.1.2) </w:t>
            </w:r>
            <w:r w:rsidRPr="00FB6CD7">
              <w:rPr>
                <w:lang w:val="es-VE"/>
              </w:rPr>
              <w:t>Informa a</w:t>
            </w:r>
            <w:r w:rsidR="00457482" w:rsidRPr="00FB6CD7">
              <w:rPr>
                <w:lang w:val="es-VE"/>
              </w:rPr>
              <w:t xml:space="preserve"> la empresa</w:t>
            </w:r>
            <w:r w:rsidRPr="00FB6CD7">
              <w:rPr>
                <w:lang w:val="es-VE"/>
              </w:rPr>
              <w:t xml:space="preserve"> que es necesario el formulario de búsqueda para mostrar el emparejamiento</w:t>
            </w:r>
            <w:r w:rsidR="00457482" w:rsidRPr="00FB6CD7">
              <w:rPr>
                <w:lang w:val="es-VE"/>
              </w:rPr>
              <w:t>.</w:t>
            </w:r>
          </w:p>
        </w:tc>
      </w:tr>
      <w:tr w:rsidR="009155D7" w:rsidRPr="00142753" w14:paraId="438B7516" w14:textId="77777777" w:rsidTr="009155D7">
        <w:trPr>
          <w:trHeight w:val="63"/>
        </w:trPr>
        <w:tc>
          <w:tcPr>
            <w:tcW w:w="4715" w:type="dxa"/>
            <w:tcBorders>
              <w:left w:val="single" w:sz="12" w:space="0" w:color="auto"/>
              <w:bottom w:val="single" w:sz="4" w:space="0" w:color="auto"/>
            </w:tcBorders>
          </w:tcPr>
          <w:p w14:paraId="6A0FEF45" w14:textId="77777777" w:rsidR="009155D7" w:rsidRPr="00FB6CD7" w:rsidRDefault="009155D7" w:rsidP="00FB6CD7">
            <w:pPr>
              <w:rPr>
                <w:lang w:val="es-VE"/>
              </w:rPr>
            </w:pPr>
            <w:r w:rsidRPr="00FB6CD7">
              <w:rPr>
                <w:lang w:val="es-VE"/>
              </w:rPr>
              <w:t>3.1.3) Confirma la lectura del mensaje.</w:t>
            </w:r>
          </w:p>
        </w:tc>
        <w:tc>
          <w:tcPr>
            <w:tcW w:w="4715" w:type="dxa"/>
            <w:tcBorders>
              <w:bottom w:val="single" w:sz="4" w:space="0" w:color="auto"/>
              <w:right w:val="single" w:sz="12" w:space="0" w:color="auto"/>
            </w:tcBorders>
          </w:tcPr>
          <w:p w14:paraId="005B2447" w14:textId="77777777" w:rsidR="009155D7" w:rsidRPr="00FB6CD7" w:rsidRDefault="009155D7" w:rsidP="00FB6CD7">
            <w:pPr>
              <w:rPr>
                <w:b/>
                <w:lang w:val="es-VE"/>
              </w:rPr>
            </w:pPr>
          </w:p>
        </w:tc>
      </w:tr>
      <w:tr w:rsidR="009155D7" w:rsidRPr="00142753" w14:paraId="6BC82DAD" w14:textId="77777777" w:rsidTr="00FB6CD7">
        <w:trPr>
          <w:trHeight w:val="63"/>
        </w:trPr>
        <w:tc>
          <w:tcPr>
            <w:tcW w:w="4715" w:type="dxa"/>
            <w:tcBorders>
              <w:left w:val="single" w:sz="12" w:space="0" w:color="auto"/>
              <w:bottom w:val="single" w:sz="12" w:space="0" w:color="auto"/>
            </w:tcBorders>
          </w:tcPr>
          <w:p w14:paraId="581796CC"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1C00F51D" w14:textId="6DF96086" w:rsidR="009155D7" w:rsidRPr="00FB6CD7" w:rsidRDefault="009155D7" w:rsidP="00FB6CD7">
            <w:pPr>
              <w:rPr>
                <w:lang w:val="es-VE"/>
              </w:rPr>
            </w:pPr>
            <w:r w:rsidRPr="00FB6CD7">
              <w:rPr>
                <w:b/>
                <w:lang w:val="es-VE"/>
              </w:rPr>
              <w:t>3.1.4)</w:t>
            </w:r>
            <w:r w:rsidRPr="00FB6CD7">
              <w:rPr>
                <w:lang w:val="es-VE"/>
              </w:rPr>
              <w:t xml:space="preserve"> Redirecciona </w:t>
            </w:r>
            <w:r w:rsidR="00457482" w:rsidRPr="00FB6CD7">
              <w:rPr>
                <w:lang w:val="es-VE"/>
              </w:rPr>
              <w:t>a la empresa</w:t>
            </w:r>
            <w:r w:rsidRPr="00FB6CD7">
              <w:rPr>
                <w:lang w:val="es-VE"/>
              </w:rPr>
              <w:t xml:space="preserve"> a la interfaz “menuEmpresa”</w:t>
            </w:r>
          </w:p>
        </w:tc>
      </w:tr>
      <w:tr w:rsidR="009155D7" w:rsidRPr="00142753" w14:paraId="36B72CE2" w14:textId="77777777" w:rsidTr="009155D7">
        <w:trPr>
          <w:trHeight w:val="63"/>
        </w:trPr>
        <w:tc>
          <w:tcPr>
            <w:tcW w:w="4715" w:type="dxa"/>
            <w:tcBorders>
              <w:left w:val="single" w:sz="12" w:space="0" w:color="auto"/>
              <w:bottom w:val="single" w:sz="4" w:space="0" w:color="auto"/>
            </w:tcBorders>
          </w:tcPr>
          <w:p w14:paraId="798D455F"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3BAB53B5" w14:textId="77777777" w:rsidR="009155D7" w:rsidRPr="00FB6CD7" w:rsidRDefault="009155D7" w:rsidP="00FB6CD7">
            <w:pPr>
              <w:rPr>
                <w:lang w:val="es-VE"/>
              </w:rPr>
            </w:pPr>
            <w:r w:rsidRPr="00FB6CD7">
              <w:rPr>
                <w:b/>
                <w:lang w:val="es-VE"/>
              </w:rPr>
              <w:t xml:space="preserve">3.2.1) </w:t>
            </w:r>
            <w:r w:rsidRPr="00FB6CD7">
              <w:rPr>
                <w:lang w:val="es-VE"/>
              </w:rPr>
              <w:t>No se consiguió ningún emparejamiento</w:t>
            </w:r>
          </w:p>
        </w:tc>
      </w:tr>
      <w:tr w:rsidR="009155D7" w:rsidRPr="00142753" w14:paraId="1362FFD3" w14:textId="77777777" w:rsidTr="009155D7">
        <w:trPr>
          <w:trHeight w:val="63"/>
        </w:trPr>
        <w:tc>
          <w:tcPr>
            <w:tcW w:w="4715" w:type="dxa"/>
            <w:tcBorders>
              <w:left w:val="single" w:sz="12" w:space="0" w:color="auto"/>
              <w:bottom w:val="single" w:sz="4" w:space="0" w:color="auto"/>
            </w:tcBorders>
          </w:tcPr>
          <w:p w14:paraId="2C41A3AF"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6D313249" w14:textId="12CF2DC0" w:rsidR="009155D7" w:rsidRPr="00FB6CD7" w:rsidRDefault="009155D7" w:rsidP="00FB6CD7">
            <w:pPr>
              <w:rPr>
                <w:lang w:val="es-VE"/>
              </w:rPr>
            </w:pPr>
            <w:r w:rsidRPr="00FB6CD7">
              <w:rPr>
                <w:b/>
                <w:lang w:val="es-VE"/>
              </w:rPr>
              <w:t xml:space="preserve">3.2.2) </w:t>
            </w:r>
            <w:r w:rsidRPr="00FB6CD7">
              <w:rPr>
                <w:lang w:val="es-VE"/>
              </w:rPr>
              <w:t>Informa a</w:t>
            </w:r>
            <w:r w:rsidR="00457482" w:rsidRPr="00FB6CD7">
              <w:rPr>
                <w:lang w:val="es-VE"/>
              </w:rPr>
              <w:t xml:space="preserve"> la empresa</w:t>
            </w:r>
            <w:r w:rsidRPr="00FB6CD7">
              <w:rPr>
                <w:lang w:val="es-VE"/>
              </w:rPr>
              <w:t xml:space="preserve"> que no hay ningún emparejamiento disponible</w:t>
            </w:r>
          </w:p>
        </w:tc>
      </w:tr>
      <w:tr w:rsidR="009155D7" w:rsidRPr="00142753" w14:paraId="3673D06C" w14:textId="77777777" w:rsidTr="009155D7">
        <w:trPr>
          <w:trHeight w:val="63"/>
        </w:trPr>
        <w:tc>
          <w:tcPr>
            <w:tcW w:w="4715" w:type="dxa"/>
            <w:tcBorders>
              <w:left w:val="single" w:sz="12" w:space="0" w:color="auto"/>
              <w:bottom w:val="single" w:sz="4" w:space="0" w:color="auto"/>
            </w:tcBorders>
          </w:tcPr>
          <w:p w14:paraId="57FD0B4E" w14:textId="77777777" w:rsidR="009155D7" w:rsidRPr="00FB6CD7" w:rsidRDefault="009155D7" w:rsidP="00FB6CD7">
            <w:pPr>
              <w:rPr>
                <w:lang w:val="es-VE"/>
              </w:rPr>
            </w:pPr>
            <w:r w:rsidRPr="00FB6CD7">
              <w:rPr>
                <w:lang w:val="es-VE"/>
              </w:rPr>
              <w:t>3.2.3) Confirma la lectura del mensaje.</w:t>
            </w:r>
          </w:p>
        </w:tc>
        <w:tc>
          <w:tcPr>
            <w:tcW w:w="4715" w:type="dxa"/>
            <w:tcBorders>
              <w:bottom w:val="single" w:sz="4" w:space="0" w:color="auto"/>
              <w:right w:val="single" w:sz="12" w:space="0" w:color="auto"/>
            </w:tcBorders>
          </w:tcPr>
          <w:p w14:paraId="21A79E62" w14:textId="77777777" w:rsidR="009155D7" w:rsidRPr="00FB6CD7" w:rsidRDefault="009155D7" w:rsidP="00FB6CD7">
            <w:pPr>
              <w:rPr>
                <w:b/>
                <w:lang w:val="es-VE"/>
              </w:rPr>
            </w:pPr>
          </w:p>
        </w:tc>
      </w:tr>
      <w:tr w:rsidR="009155D7" w:rsidRPr="00142753" w14:paraId="4A3A7CDD" w14:textId="77777777" w:rsidTr="00FB6CD7">
        <w:trPr>
          <w:trHeight w:val="63"/>
        </w:trPr>
        <w:tc>
          <w:tcPr>
            <w:tcW w:w="4715" w:type="dxa"/>
            <w:tcBorders>
              <w:left w:val="single" w:sz="12" w:space="0" w:color="auto"/>
              <w:bottom w:val="single" w:sz="12" w:space="0" w:color="auto"/>
            </w:tcBorders>
          </w:tcPr>
          <w:p w14:paraId="140F8944"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3311BADD" w14:textId="7B554921" w:rsidR="009155D7" w:rsidRPr="00FB6CD7" w:rsidRDefault="009155D7" w:rsidP="00FB6CD7">
            <w:pPr>
              <w:rPr>
                <w:lang w:val="es-VE"/>
              </w:rPr>
            </w:pPr>
            <w:r w:rsidRPr="00FB6CD7">
              <w:rPr>
                <w:b/>
                <w:lang w:val="es-VE"/>
              </w:rPr>
              <w:t>3.2.4)</w:t>
            </w:r>
            <w:r w:rsidRPr="00FB6CD7">
              <w:rPr>
                <w:lang w:val="es-VE"/>
              </w:rPr>
              <w:t xml:space="preserve"> Redirecciona </w:t>
            </w:r>
            <w:r w:rsidR="00457482" w:rsidRPr="00FB6CD7">
              <w:rPr>
                <w:lang w:val="es-VE"/>
              </w:rPr>
              <w:t>a la empresa</w:t>
            </w:r>
            <w:r w:rsidRPr="00FB6CD7">
              <w:rPr>
                <w:lang w:val="es-VE"/>
              </w:rPr>
              <w:t xml:space="preserve"> a la interfaz “menuEmpresa”</w:t>
            </w:r>
          </w:p>
        </w:tc>
      </w:tr>
      <w:tr w:rsidR="009155D7" w:rsidRPr="00142753" w14:paraId="15D77A57" w14:textId="77777777" w:rsidTr="009155D7">
        <w:trPr>
          <w:trHeight w:val="63"/>
        </w:trPr>
        <w:tc>
          <w:tcPr>
            <w:tcW w:w="4715" w:type="dxa"/>
            <w:tcBorders>
              <w:left w:val="single" w:sz="12" w:space="0" w:color="auto"/>
              <w:bottom w:val="single" w:sz="4" w:space="0" w:color="auto"/>
            </w:tcBorders>
          </w:tcPr>
          <w:p w14:paraId="40D4F630"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44F5695A" w14:textId="77777777" w:rsidR="009155D7" w:rsidRPr="00FB6CD7" w:rsidRDefault="009155D7" w:rsidP="00FB6CD7">
            <w:pPr>
              <w:rPr>
                <w:b/>
                <w:bCs/>
                <w:lang w:val="es-VE"/>
              </w:rPr>
            </w:pPr>
            <w:r w:rsidRPr="00FB6CD7">
              <w:rPr>
                <w:b/>
                <w:lang w:val="es-VE"/>
              </w:rPr>
              <w:t xml:space="preserve">3.3.1) </w:t>
            </w:r>
            <w:r w:rsidRPr="00FB6CD7">
              <w:rPr>
                <w:lang w:val="es-VE"/>
              </w:rPr>
              <w:t>No se puede acceder a la base de datos.</w:t>
            </w:r>
          </w:p>
        </w:tc>
      </w:tr>
      <w:tr w:rsidR="009155D7" w:rsidRPr="00142753" w14:paraId="250BAA09" w14:textId="77777777" w:rsidTr="009155D7">
        <w:trPr>
          <w:trHeight w:val="63"/>
        </w:trPr>
        <w:tc>
          <w:tcPr>
            <w:tcW w:w="4715" w:type="dxa"/>
            <w:tcBorders>
              <w:left w:val="single" w:sz="12" w:space="0" w:color="auto"/>
              <w:bottom w:val="single" w:sz="4" w:space="0" w:color="auto"/>
            </w:tcBorders>
          </w:tcPr>
          <w:p w14:paraId="067D0A84"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06091232" w14:textId="77777777" w:rsidR="009155D7" w:rsidRPr="00FB6CD7" w:rsidRDefault="009155D7" w:rsidP="00FB6CD7">
            <w:pPr>
              <w:rPr>
                <w:b/>
                <w:bCs/>
                <w:lang w:val="es-VE"/>
              </w:rPr>
            </w:pPr>
            <w:r w:rsidRPr="00FB6CD7">
              <w:rPr>
                <w:b/>
                <w:bCs/>
                <w:lang w:val="es-VE"/>
              </w:rPr>
              <w:t>3.3.2)</w:t>
            </w:r>
            <w:r w:rsidRPr="00FB6CD7">
              <w:rPr>
                <w:lang w:val="es-VE"/>
              </w:rPr>
              <w:t xml:space="preserve"> Se despliega un mensaje informando que no se puede acceder a la base.</w:t>
            </w:r>
          </w:p>
        </w:tc>
      </w:tr>
      <w:tr w:rsidR="009155D7" w:rsidRPr="00142753" w14:paraId="0B1E6628" w14:textId="77777777" w:rsidTr="009155D7">
        <w:trPr>
          <w:trHeight w:val="63"/>
        </w:trPr>
        <w:tc>
          <w:tcPr>
            <w:tcW w:w="4715" w:type="dxa"/>
            <w:tcBorders>
              <w:left w:val="single" w:sz="12" w:space="0" w:color="auto"/>
              <w:bottom w:val="single" w:sz="4" w:space="0" w:color="auto"/>
            </w:tcBorders>
          </w:tcPr>
          <w:p w14:paraId="4B86D2A4" w14:textId="47CC4A91" w:rsidR="009155D7" w:rsidRPr="00FB6CD7" w:rsidRDefault="008450D8" w:rsidP="00FB6CD7">
            <w:pPr>
              <w:rPr>
                <w:lang w:val="es-VE"/>
              </w:rPr>
            </w:pPr>
            <w:r w:rsidRPr="00FB6CD7">
              <w:rPr>
                <w:b/>
                <w:lang w:val="es-VE"/>
              </w:rPr>
              <w:t>3.3.3)</w:t>
            </w:r>
            <w:r w:rsidRPr="00FB6CD7">
              <w:rPr>
                <w:lang w:val="es-VE"/>
              </w:rPr>
              <w:t xml:space="preserve"> Confirma</w:t>
            </w:r>
            <w:r w:rsidR="009155D7" w:rsidRPr="00FB6CD7">
              <w:rPr>
                <w:lang w:val="es-VE"/>
              </w:rPr>
              <w:t xml:space="preserve"> la lectura del mensaje.</w:t>
            </w:r>
          </w:p>
        </w:tc>
        <w:tc>
          <w:tcPr>
            <w:tcW w:w="4715" w:type="dxa"/>
            <w:tcBorders>
              <w:bottom w:val="single" w:sz="4" w:space="0" w:color="auto"/>
              <w:right w:val="single" w:sz="12" w:space="0" w:color="auto"/>
            </w:tcBorders>
          </w:tcPr>
          <w:p w14:paraId="0E4BC056" w14:textId="77777777" w:rsidR="009155D7" w:rsidRPr="00FB6CD7" w:rsidRDefault="009155D7" w:rsidP="00FB6CD7">
            <w:pPr>
              <w:rPr>
                <w:b/>
                <w:bCs/>
                <w:lang w:val="es-VE"/>
              </w:rPr>
            </w:pPr>
          </w:p>
        </w:tc>
      </w:tr>
      <w:tr w:rsidR="009155D7" w:rsidRPr="00142753" w14:paraId="029536F8" w14:textId="77777777" w:rsidTr="00FB6CD7">
        <w:trPr>
          <w:trHeight w:val="63"/>
        </w:trPr>
        <w:tc>
          <w:tcPr>
            <w:tcW w:w="4715" w:type="dxa"/>
            <w:tcBorders>
              <w:left w:val="single" w:sz="12" w:space="0" w:color="auto"/>
              <w:bottom w:val="single" w:sz="12" w:space="0" w:color="auto"/>
            </w:tcBorders>
          </w:tcPr>
          <w:p w14:paraId="2841C7E0"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7E9DB0D1" w14:textId="471B0ADF" w:rsidR="009155D7" w:rsidRPr="00FB6CD7" w:rsidRDefault="009155D7" w:rsidP="00FB6CD7">
            <w:pPr>
              <w:rPr>
                <w:b/>
                <w:bCs/>
                <w:lang w:val="es-VE"/>
              </w:rPr>
            </w:pPr>
            <w:r w:rsidRPr="00FB6CD7">
              <w:rPr>
                <w:b/>
                <w:bCs/>
                <w:lang w:val="es-VE"/>
              </w:rPr>
              <w:t xml:space="preserve">3.3.4) </w:t>
            </w:r>
            <w:r w:rsidRPr="00FB6CD7">
              <w:rPr>
                <w:lang w:val="es-VE"/>
              </w:rPr>
              <w:t xml:space="preserve">Redirecciona </w:t>
            </w:r>
            <w:r w:rsidR="00457482" w:rsidRPr="00FB6CD7">
              <w:rPr>
                <w:lang w:val="es-VE"/>
              </w:rPr>
              <w:t xml:space="preserve">a la empresa </w:t>
            </w:r>
            <w:r w:rsidRPr="00FB6CD7">
              <w:rPr>
                <w:lang w:val="es-VE"/>
              </w:rPr>
              <w:t>a la interfaz “menuEmpresa”</w:t>
            </w:r>
          </w:p>
        </w:tc>
      </w:tr>
      <w:tr w:rsidR="009155D7" w:rsidRPr="00FB6CD7" w14:paraId="7D168AD0" w14:textId="77777777" w:rsidTr="00FB6CD7">
        <w:trPr>
          <w:trHeight w:val="63"/>
        </w:trPr>
        <w:tc>
          <w:tcPr>
            <w:tcW w:w="4715" w:type="dxa"/>
            <w:tcBorders>
              <w:top w:val="single" w:sz="12" w:space="0" w:color="auto"/>
              <w:left w:val="single" w:sz="12" w:space="0" w:color="auto"/>
            </w:tcBorders>
          </w:tcPr>
          <w:p w14:paraId="316A7115" w14:textId="77777777" w:rsidR="009155D7" w:rsidRPr="00FB6CD7" w:rsidRDefault="009155D7" w:rsidP="00FB6CD7">
            <w:pPr>
              <w:rPr>
                <w:lang w:val="es-VE"/>
              </w:rPr>
            </w:pPr>
            <w:r w:rsidRPr="00FB6CD7">
              <w:rPr>
                <w:b/>
                <w:bCs/>
                <w:lang w:val="es-VE"/>
              </w:rPr>
              <w:t xml:space="preserve">7.1) </w:t>
            </w:r>
            <w:r w:rsidRPr="00FB6CD7">
              <w:rPr>
                <w:lang w:val="es-VE"/>
              </w:rPr>
              <w:t>Sale de la página</w:t>
            </w:r>
          </w:p>
        </w:tc>
        <w:tc>
          <w:tcPr>
            <w:tcW w:w="4715" w:type="dxa"/>
            <w:tcBorders>
              <w:top w:val="single" w:sz="12" w:space="0" w:color="auto"/>
              <w:right w:val="single" w:sz="12" w:space="0" w:color="auto"/>
            </w:tcBorders>
          </w:tcPr>
          <w:p w14:paraId="5B80F3D1" w14:textId="77777777" w:rsidR="009155D7" w:rsidRPr="00FB6CD7" w:rsidRDefault="009155D7" w:rsidP="00FB6CD7">
            <w:pPr>
              <w:rPr>
                <w:lang w:val="es-VE"/>
              </w:rPr>
            </w:pPr>
          </w:p>
        </w:tc>
      </w:tr>
      <w:tr w:rsidR="009155D7" w:rsidRPr="00FB6CD7" w14:paraId="3B860A63" w14:textId="77777777" w:rsidTr="00FB6CD7">
        <w:trPr>
          <w:trHeight w:val="63"/>
        </w:trPr>
        <w:tc>
          <w:tcPr>
            <w:tcW w:w="4715" w:type="dxa"/>
            <w:tcBorders>
              <w:left w:val="single" w:sz="12" w:space="0" w:color="auto"/>
              <w:bottom w:val="single" w:sz="12" w:space="0" w:color="auto"/>
            </w:tcBorders>
          </w:tcPr>
          <w:p w14:paraId="64D8515C"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59B623BE" w14:textId="77777777" w:rsidR="009155D7" w:rsidRPr="00FB6CD7" w:rsidRDefault="009155D7" w:rsidP="00FB6CD7">
            <w:pPr>
              <w:rPr>
                <w:lang w:val="es-VE"/>
              </w:rPr>
            </w:pPr>
            <w:r w:rsidRPr="00FB6CD7">
              <w:rPr>
                <w:b/>
                <w:bCs/>
                <w:lang w:val="es-VE"/>
              </w:rPr>
              <w:t xml:space="preserve">7.2) </w:t>
            </w:r>
            <w:r w:rsidRPr="00FB6CD7">
              <w:rPr>
                <w:lang w:val="es-VE"/>
              </w:rPr>
              <w:t>Se cancela la operación.</w:t>
            </w:r>
          </w:p>
        </w:tc>
      </w:tr>
      <w:tr w:rsidR="009155D7" w:rsidRPr="00FB6CD7" w14:paraId="4BBD4656" w14:textId="77777777" w:rsidTr="00FB6CD7">
        <w:tc>
          <w:tcPr>
            <w:tcW w:w="9430" w:type="dxa"/>
            <w:gridSpan w:val="2"/>
            <w:tcBorders>
              <w:top w:val="single" w:sz="12" w:space="0" w:color="auto"/>
            </w:tcBorders>
          </w:tcPr>
          <w:p w14:paraId="2049540E" w14:textId="77777777" w:rsidR="009155D7" w:rsidRPr="00FB6CD7" w:rsidRDefault="009155D7" w:rsidP="00FB6CD7">
            <w:pPr>
              <w:rPr>
                <w:b/>
                <w:bCs/>
                <w:lang w:val="es-VE"/>
              </w:rPr>
            </w:pPr>
            <w:r w:rsidRPr="00FB6CD7">
              <w:rPr>
                <w:b/>
                <w:bCs/>
                <w:lang w:val="es-VE"/>
              </w:rPr>
              <w:t xml:space="preserve">Postcondición(es): </w:t>
            </w:r>
          </w:p>
          <w:p w14:paraId="382A59A1" w14:textId="77777777" w:rsidR="009155D7" w:rsidRPr="00FB6CD7" w:rsidRDefault="009155D7" w:rsidP="00FB6CD7">
            <w:pPr>
              <w:spacing w:after="120"/>
              <w:rPr>
                <w:color w:val="000000" w:themeColor="text1"/>
                <w:lang w:val="es-VE"/>
              </w:rPr>
            </w:pPr>
          </w:p>
        </w:tc>
      </w:tr>
      <w:tr w:rsidR="009155D7" w:rsidRPr="00142753" w14:paraId="7D4FCFE8" w14:textId="77777777" w:rsidTr="00FB6CD7">
        <w:trPr>
          <w:trHeight w:val="67"/>
        </w:trPr>
        <w:tc>
          <w:tcPr>
            <w:tcW w:w="9430" w:type="dxa"/>
            <w:gridSpan w:val="2"/>
          </w:tcPr>
          <w:p w14:paraId="37402AB5" w14:textId="77777777" w:rsidR="009155D7" w:rsidRPr="00FB6CD7" w:rsidRDefault="009155D7" w:rsidP="00FB6CD7">
            <w:pPr>
              <w:rPr>
                <w:b/>
                <w:bCs/>
                <w:lang w:val="es-VE"/>
              </w:rPr>
            </w:pPr>
            <w:r w:rsidRPr="00FB6CD7">
              <w:rPr>
                <w:b/>
                <w:bCs/>
                <w:lang w:val="es-VE"/>
              </w:rPr>
              <w:t xml:space="preserve">Requerimiento(s) especial(es): </w:t>
            </w:r>
          </w:p>
          <w:p w14:paraId="33B336F3" w14:textId="77777777" w:rsidR="009155D7" w:rsidRPr="00FB6CD7" w:rsidRDefault="009155D7" w:rsidP="00FB6CD7">
            <w:pPr>
              <w:keepLines/>
              <w:spacing w:after="120"/>
              <w:rPr>
                <w:lang w:val="es-VE"/>
              </w:rPr>
            </w:pPr>
            <w:r w:rsidRPr="00FB6CD7">
              <w:rPr>
                <w:lang w:val="es-VE"/>
              </w:rPr>
              <w:t xml:space="preserve">          Solo se debe mostrar la información pública de los aspirantes.</w:t>
            </w:r>
          </w:p>
        </w:tc>
      </w:tr>
      <w:tr w:rsidR="009155D7" w:rsidRPr="00FB6CD7" w14:paraId="5108B912" w14:textId="77777777" w:rsidTr="00FB6CD7">
        <w:trPr>
          <w:trHeight w:val="1059"/>
        </w:trPr>
        <w:tc>
          <w:tcPr>
            <w:tcW w:w="9430" w:type="dxa"/>
            <w:gridSpan w:val="2"/>
          </w:tcPr>
          <w:p w14:paraId="79E7E9FE" w14:textId="77777777" w:rsidR="009155D7" w:rsidRPr="00FB6CD7" w:rsidRDefault="009155D7" w:rsidP="00FB6CD7">
            <w:pPr>
              <w:rPr>
                <w:b/>
                <w:bCs/>
                <w:lang w:val="es-VE"/>
              </w:rPr>
            </w:pPr>
            <w:r w:rsidRPr="00FB6CD7">
              <w:rPr>
                <w:b/>
                <w:bCs/>
                <w:lang w:val="es-VE"/>
              </w:rPr>
              <w:t>Punto(s) de extensión:</w:t>
            </w:r>
          </w:p>
        </w:tc>
      </w:tr>
    </w:tbl>
    <w:p w14:paraId="56B0D4DC" w14:textId="2DE806EF" w:rsidR="009155D7" w:rsidRDefault="009155D7" w:rsidP="009155D7">
      <w:pPr>
        <w:rPr>
          <w:lang w:val="es-VE"/>
        </w:rPr>
      </w:pPr>
    </w:p>
    <w:p w14:paraId="395ECABA" w14:textId="04941B7D" w:rsidR="007D0C86" w:rsidRDefault="007D0C86" w:rsidP="009155D7">
      <w:pPr>
        <w:rPr>
          <w:lang w:val="es-VE"/>
        </w:rPr>
      </w:pPr>
    </w:p>
    <w:p w14:paraId="40EF3CB0" w14:textId="34F80135" w:rsidR="007D0C86" w:rsidRDefault="007D0C86" w:rsidP="009155D7">
      <w:pPr>
        <w:rPr>
          <w:lang w:val="es-VE"/>
        </w:rPr>
      </w:pPr>
    </w:p>
    <w:p w14:paraId="29531CDB" w14:textId="7486C5C9" w:rsidR="007D0C86" w:rsidRDefault="007D0C86" w:rsidP="009155D7">
      <w:pPr>
        <w:rPr>
          <w:lang w:val="es-VE"/>
        </w:rPr>
      </w:pPr>
    </w:p>
    <w:p w14:paraId="715EB41E" w14:textId="5930C5BA" w:rsidR="007D0C86" w:rsidRDefault="007D0C86" w:rsidP="009155D7">
      <w:pPr>
        <w:rPr>
          <w:lang w:val="es-VE"/>
        </w:rPr>
      </w:pPr>
    </w:p>
    <w:p w14:paraId="3F1E60E3" w14:textId="0B77C906" w:rsidR="007D0C86" w:rsidRDefault="007D0C86" w:rsidP="009155D7">
      <w:pPr>
        <w:rPr>
          <w:lang w:val="es-VE"/>
        </w:rPr>
      </w:pPr>
    </w:p>
    <w:p w14:paraId="0D679585" w14:textId="77777777" w:rsidR="007D0C86" w:rsidRPr="00FB6CD7" w:rsidRDefault="007D0C86" w:rsidP="009155D7">
      <w:pPr>
        <w:rPr>
          <w:lang w:val="es-VE"/>
        </w:rPr>
      </w:pPr>
    </w:p>
    <w:p w14:paraId="46F4D33D" w14:textId="77777777" w:rsidR="00DD0C90" w:rsidRPr="00FB6CD7" w:rsidRDefault="00DD0C90" w:rsidP="00DD0C90">
      <w:pPr>
        <w:rPr>
          <w:lang w:val="es-VE"/>
        </w:rPr>
      </w:pPr>
    </w:p>
    <w:p w14:paraId="1D21CF09" w14:textId="0DFF9EF7" w:rsidR="009155D7" w:rsidRPr="00FB6CD7" w:rsidRDefault="009155D7" w:rsidP="009155D7">
      <w:pPr>
        <w:pStyle w:val="Ttulo3"/>
        <w:rPr>
          <w:b/>
          <w:bCs/>
          <w:lang w:val="es-VE"/>
        </w:rPr>
      </w:pPr>
      <w:r w:rsidRPr="00FB6CD7">
        <w:rPr>
          <w:b/>
          <w:bCs/>
          <w:lang w:val="es-VE"/>
        </w:rPr>
        <w:lastRenderedPageBreak/>
        <w:t>&lt; 1</w:t>
      </w:r>
      <w:r w:rsidR="00F879DC" w:rsidRPr="00FB6CD7">
        <w:rPr>
          <w:b/>
          <w:bCs/>
          <w:lang w:val="es-VE"/>
        </w:rPr>
        <w:t>2</w:t>
      </w:r>
      <w:r w:rsidRPr="00FB6CD7">
        <w:rPr>
          <w:b/>
          <w:bCs/>
          <w:lang w:val="es-VE"/>
        </w:rPr>
        <w:t xml:space="preserve"> – Ver emparejamiento con Empresas &gt;</w:t>
      </w:r>
    </w:p>
    <w:p w14:paraId="351050C1" w14:textId="6DDD566C" w:rsidR="009155D7" w:rsidRPr="00FB6CD7" w:rsidRDefault="009155D7" w:rsidP="009155D7">
      <w:pPr>
        <w:pStyle w:val="Ttulo3"/>
        <w:numPr>
          <w:ilvl w:val="0"/>
          <w:numId w:val="0"/>
        </w:numPr>
        <w:jc w:val="left"/>
        <w:rPr>
          <w:color w:val="404040" w:themeColor="text1" w:themeTint="BF"/>
          <w:lang w:val="es-VE"/>
        </w:rPr>
      </w:pPr>
      <w:r w:rsidRPr="00FB6CD7">
        <w:rPr>
          <w:lang w:val="es-VE"/>
        </w:rPr>
        <w:t>(</w:t>
      </w:r>
      <w:r w:rsidRPr="00FB6CD7">
        <w:rPr>
          <w:color w:val="404040" w:themeColor="text1" w:themeTint="BF"/>
          <w:lang w:val="es-VE"/>
        </w:rPr>
        <w:t xml:space="preserve">Elaborado por </w:t>
      </w:r>
      <w:r w:rsidR="00F879DC" w:rsidRPr="00FB6CD7">
        <w:rPr>
          <w:color w:val="404040" w:themeColor="text1" w:themeTint="BF"/>
          <w:lang w:val="es-VE"/>
        </w:rPr>
        <w:t>Andrés Perdomo</w:t>
      </w:r>
      <w:r w:rsidRPr="00FB6CD7">
        <w:rPr>
          <w:color w:val="404040" w:themeColor="text1" w:themeTint="BF"/>
          <w:lang w:val="es-VE"/>
        </w:rPr>
        <w:t>)</w:t>
      </w:r>
    </w:p>
    <w:p w14:paraId="4DF6D6B3" w14:textId="77777777" w:rsidR="009155D7" w:rsidRPr="00FB6CD7" w:rsidRDefault="009155D7" w:rsidP="009155D7">
      <w:pPr>
        <w:rPr>
          <w:lang w:val="es-VE"/>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9155D7" w:rsidRPr="00142753" w14:paraId="1C3D2B65" w14:textId="77777777" w:rsidTr="00FB6CD7">
        <w:tc>
          <w:tcPr>
            <w:tcW w:w="9430" w:type="dxa"/>
            <w:gridSpan w:val="2"/>
          </w:tcPr>
          <w:p w14:paraId="11978206" w14:textId="77777777" w:rsidR="009155D7" w:rsidRPr="00FB6CD7" w:rsidRDefault="009155D7" w:rsidP="00FB6CD7">
            <w:pPr>
              <w:rPr>
                <w:b/>
                <w:bCs/>
                <w:lang w:val="es-VE" w:eastAsia="es-ES"/>
              </w:rPr>
            </w:pPr>
            <w:r w:rsidRPr="00FB6CD7">
              <w:rPr>
                <w:b/>
                <w:bCs/>
                <w:lang w:val="es-VE"/>
              </w:rPr>
              <w:t>Descripción:</w:t>
            </w:r>
            <w:r w:rsidRPr="00FB6CD7">
              <w:rPr>
                <w:b/>
                <w:bCs/>
                <w:lang w:val="es-VE" w:eastAsia="es-ES"/>
              </w:rPr>
              <w:t xml:space="preserve"> </w:t>
            </w:r>
          </w:p>
          <w:p w14:paraId="7C63D05B" w14:textId="01517063" w:rsidR="009155D7" w:rsidRPr="00FB6CD7" w:rsidRDefault="009155D7" w:rsidP="00FB6CD7">
            <w:pPr>
              <w:keepLines/>
              <w:spacing w:after="120"/>
              <w:rPr>
                <w:lang w:val="es-VE" w:eastAsia="es-ES"/>
              </w:rPr>
            </w:pPr>
            <w:r w:rsidRPr="00FB6CD7">
              <w:rPr>
                <w:lang w:val="es-VE" w:eastAsia="es-ES"/>
              </w:rPr>
              <w:t xml:space="preserve">          El sistema debe permitir a los usuarios de tipo aspirante, observar las empresas con l</w:t>
            </w:r>
            <w:r w:rsidR="008450D8">
              <w:rPr>
                <w:lang w:val="es-VE" w:eastAsia="es-ES"/>
              </w:rPr>
              <w:t>a</w:t>
            </w:r>
            <w:r w:rsidRPr="00FB6CD7">
              <w:rPr>
                <w:lang w:val="es-VE" w:eastAsia="es-ES"/>
              </w:rPr>
              <w:t>s que se ha realizado un emparejamiento.</w:t>
            </w:r>
          </w:p>
        </w:tc>
      </w:tr>
      <w:tr w:rsidR="009155D7" w:rsidRPr="00FB6CD7" w14:paraId="19E4828D" w14:textId="77777777" w:rsidTr="00FB6CD7">
        <w:tc>
          <w:tcPr>
            <w:tcW w:w="9430" w:type="dxa"/>
            <w:gridSpan w:val="2"/>
          </w:tcPr>
          <w:p w14:paraId="71B690BD" w14:textId="77777777" w:rsidR="009155D7" w:rsidRPr="00FB6CD7" w:rsidRDefault="009155D7" w:rsidP="00FB6CD7">
            <w:pPr>
              <w:rPr>
                <w:b/>
                <w:bCs/>
                <w:lang w:val="es-VE"/>
              </w:rPr>
            </w:pPr>
            <w:r w:rsidRPr="00FB6CD7">
              <w:rPr>
                <w:b/>
                <w:bCs/>
                <w:lang w:val="es-VE"/>
              </w:rPr>
              <w:t>Requerimiento:</w:t>
            </w:r>
          </w:p>
          <w:p w14:paraId="03DB94B4" w14:textId="61EB2FD3" w:rsidR="009155D7" w:rsidRPr="00FB6CD7" w:rsidRDefault="009155D7" w:rsidP="00FB6CD7">
            <w:pPr>
              <w:keepLines/>
              <w:spacing w:after="120"/>
              <w:rPr>
                <w:lang w:val="es-VE" w:eastAsia="es-ES"/>
              </w:rPr>
            </w:pPr>
            <w:r w:rsidRPr="00FB6CD7">
              <w:rPr>
                <w:lang w:val="es-VE" w:eastAsia="es-ES"/>
              </w:rPr>
              <w:t xml:space="preserve">          Req1</w:t>
            </w:r>
            <w:r w:rsidR="00457482" w:rsidRPr="00FB6CD7">
              <w:rPr>
                <w:lang w:val="es-VE" w:eastAsia="es-ES"/>
              </w:rPr>
              <w:t>2</w:t>
            </w:r>
          </w:p>
        </w:tc>
      </w:tr>
      <w:tr w:rsidR="009155D7" w:rsidRPr="00142753" w14:paraId="4924CFDD" w14:textId="77777777" w:rsidTr="00FB6CD7">
        <w:tc>
          <w:tcPr>
            <w:tcW w:w="9430" w:type="dxa"/>
            <w:gridSpan w:val="2"/>
          </w:tcPr>
          <w:p w14:paraId="6E7127CC" w14:textId="77777777" w:rsidR="009155D7" w:rsidRPr="00FB6CD7" w:rsidRDefault="009155D7" w:rsidP="00FB6CD7">
            <w:pPr>
              <w:rPr>
                <w:b/>
                <w:bCs/>
                <w:lang w:val="es-VE"/>
              </w:rPr>
            </w:pPr>
            <w:r w:rsidRPr="00FB6CD7">
              <w:rPr>
                <w:b/>
                <w:bCs/>
                <w:lang w:val="es-VE"/>
              </w:rPr>
              <w:t>Precondición:</w:t>
            </w:r>
          </w:p>
          <w:p w14:paraId="34E376D4" w14:textId="77777777" w:rsidR="009155D7" w:rsidRDefault="009155D7" w:rsidP="009155D7">
            <w:pPr>
              <w:pStyle w:val="Prrafodelista"/>
              <w:keepLines/>
              <w:numPr>
                <w:ilvl w:val="0"/>
                <w:numId w:val="7"/>
              </w:numPr>
              <w:spacing w:after="120"/>
              <w:rPr>
                <w:lang w:val="es-VE" w:eastAsia="es-ES"/>
              </w:rPr>
            </w:pPr>
            <w:r w:rsidRPr="00FB6CD7">
              <w:rPr>
                <w:lang w:val="es-VE" w:eastAsia="es-ES"/>
              </w:rPr>
              <w:t>Se debe tener acceso a la base de datos de la aplicación.</w:t>
            </w:r>
          </w:p>
          <w:p w14:paraId="0610AF61" w14:textId="3EB78831" w:rsidR="0073501D" w:rsidRPr="00FB6CD7" w:rsidRDefault="0073501D" w:rsidP="009155D7">
            <w:pPr>
              <w:pStyle w:val="Prrafodelista"/>
              <w:keepLines/>
              <w:numPr>
                <w:ilvl w:val="0"/>
                <w:numId w:val="7"/>
              </w:numPr>
              <w:spacing w:after="120"/>
              <w:rPr>
                <w:lang w:val="es-VE" w:eastAsia="es-ES"/>
              </w:rPr>
            </w:pPr>
            <w:r>
              <w:rPr>
                <w:lang w:val="es-VE" w:eastAsia="es-ES"/>
              </w:rPr>
              <w:t>El aspirante debe haber iniciado sesión en el sistema.</w:t>
            </w:r>
          </w:p>
        </w:tc>
      </w:tr>
      <w:tr w:rsidR="009155D7" w:rsidRPr="00FB6CD7" w14:paraId="5499E294" w14:textId="77777777" w:rsidTr="00FB6CD7">
        <w:tc>
          <w:tcPr>
            <w:tcW w:w="9430" w:type="dxa"/>
            <w:gridSpan w:val="2"/>
            <w:tcBorders>
              <w:bottom w:val="single" w:sz="12" w:space="0" w:color="auto"/>
            </w:tcBorders>
          </w:tcPr>
          <w:p w14:paraId="244730E5" w14:textId="77777777" w:rsidR="009155D7" w:rsidRPr="00FB6CD7" w:rsidRDefault="009155D7" w:rsidP="00FB6CD7">
            <w:pPr>
              <w:rPr>
                <w:lang w:val="es-VE" w:eastAsia="es-ES"/>
              </w:rPr>
            </w:pPr>
          </w:p>
          <w:p w14:paraId="5A2B9256" w14:textId="77777777" w:rsidR="009155D7" w:rsidRPr="00FB6CD7" w:rsidRDefault="009155D7" w:rsidP="00FB6CD7">
            <w:pPr>
              <w:rPr>
                <w:b/>
                <w:bCs/>
                <w:lang w:val="es-VE" w:eastAsia="es-ES"/>
              </w:rPr>
            </w:pPr>
            <w:r w:rsidRPr="00FB6CD7">
              <w:rPr>
                <w:b/>
                <w:bCs/>
                <w:lang w:val="es-VE" w:eastAsia="es-ES"/>
              </w:rPr>
              <w:t>Flujo Básico:</w:t>
            </w:r>
          </w:p>
        </w:tc>
      </w:tr>
      <w:tr w:rsidR="009155D7" w:rsidRPr="00FB6CD7" w14:paraId="76AE0A43" w14:textId="77777777" w:rsidTr="00FB6CD7">
        <w:tc>
          <w:tcPr>
            <w:tcW w:w="4715" w:type="dxa"/>
            <w:tcBorders>
              <w:top w:val="single" w:sz="12" w:space="0" w:color="auto"/>
              <w:left w:val="single" w:sz="12" w:space="0" w:color="auto"/>
            </w:tcBorders>
          </w:tcPr>
          <w:p w14:paraId="2E9632D7" w14:textId="77777777" w:rsidR="009155D7" w:rsidRPr="00FB6CD7" w:rsidRDefault="009155D7" w:rsidP="00FB6CD7">
            <w:pPr>
              <w:jc w:val="center"/>
              <w:rPr>
                <w:b/>
                <w:bCs/>
                <w:lang w:val="es-VE"/>
              </w:rPr>
            </w:pPr>
            <w:r w:rsidRPr="00FB6CD7">
              <w:rPr>
                <w:b/>
                <w:bCs/>
                <w:lang w:val="es-VE"/>
              </w:rPr>
              <w:t>USUARIO</w:t>
            </w:r>
          </w:p>
          <w:p w14:paraId="53292B3C" w14:textId="77777777" w:rsidR="009155D7" w:rsidRPr="00FB6CD7" w:rsidRDefault="009155D7" w:rsidP="00FB6CD7">
            <w:pPr>
              <w:jc w:val="center"/>
              <w:rPr>
                <w:b/>
                <w:bCs/>
                <w:lang w:val="es-VE"/>
              </w:rPr>
            </w:pPr>
          </w:p>
        </w:tc>
        <w:tc>
          <w:tcPr>
            <w:tcW w:w="4715" w:type="dxa"/>
            <w:tcBorders>
              <w:top w:val="single" w:sz="12" w:space="0" w:color="auto"/>
              <w:right w:val="single" w:sz="12" w:space="0" w:color="auto"/>
            </w:tcBorders>
          </w:tcPr>
          <w:p w14:paraId="6D6C816C" w14:textId="77777777" w:rsidR="009155D7" w:rsidRPr="00FB6CD7" w:rsidRDefault="009155D7" w:rsidP="00FB6CD7">
            <w:pPr>
              <w:jc w:val="center"/>
              <w:rPr>
                <w:b/>
                <w:bCs/>
                <w:lang w:val="es-VE"/>
              </w:rPr>
            </w:pPr>
            <w:r w:rsidRPr="00FB6CD7">
              <w:rPr>
                <w:b/>
                <w:bCs/>
                <w:lang w:val="es-VE"/>
              </w:rPr>
              <w:t>SISTEMA</w:t>
            </w:r>
          </w:p>
        </w:tc>
      </w:tr>
      <w:tr w:rsidR="009155D7" w:rsidRPr="00142753" w14:paraId="1E859790" w14:textId="77777777" w:rsidTr="00FB6CD7">
        <w:tc>
          <w:tcPr>
            <w:tcW w:w="4715" w:type="dxa"/>
            <w:tcBorders>
              <w:left w:val="single" w:sz="12" w:space="0" w:color="auto"/>
            </w:tcBorders>
          </w:tcPr>
          <w:p w14:paraId="0DCC9A43" w14:textId="6DE7CCEA" w:rsidR="009155D7" w:rsidRPr="00FB6CD7" w:rsidRDefault="009155D7" w:rsidP="00FB6CD7">
            <w:pPr>
              <w:rPr>
                <w:lang w:val="es-VE"/>
              </w:rPr>
            </w:pPr>
            <w:r w:rsidRPr="00FB6CD7">
              <w:rPr>
                <w:b/>
                <w:lang w:val="es-VE"/>
              </w:rPr>
              <w:t>1)</w:t>
            </w:r>
            <w:r w:rsidRPr="00FB6CD7">
              <w:rPr>
                <w:lang w:val="es-VE"/>
              </w:rPr>
              <w:t xml:space="preserve"> Este caso de uso se inicia como un caso extendido del caso “Gestionar Aspirante”.</w:t>
            </w:r>
          </w:p>
        </w:tc>
        <w:tc>
          <w:tcPr>
            <w:tcW w:w="4715" w:type="dxa"/>
            <w:tcBorders>
              <w:right w:val="single" w:sz="12" w:space="0" w:color="auto"/>
            </w:tcBorders>
          </w:tcPr>
          <w:p w14:paraId="7D46C1CC" w14:textId="77777777" w:rsidR="009155D7" w:rsidRPr="00FB6CD7" w:rsidRDefault="009155D7" w:rsidP="00FB6CD7">
            <w:pPr>
              <w:rPr>
                <w:lang w:val="es-VE"/>
              </w:rPr>
            </w:pPr>
          </w:p>
        </w:tc>
      </w:tr>
      <w:tr w:rsidR="009155D7" w:rsidRPr="00142753" w14:paraId="65BDABAA" w14:textId="77777777" w:rsidTr="00FB6CD7">
        <w:tc>
          <w:tcPr>
            <w:tcW w:w="4715" w:type="dxa"/>
            <w:tcBorders>
              <w:left w:val="single" w:sz="12" w:space="0" w:color="auto"/>
            </w:tcBorders>
          </w:tcPr>
          <w:p w14:paraId="06142AE2" w14:textId="77777777" w:rsidR="009155D7" w:rsidRPr="00FB6CD7" w:rsidRDefault="009155D7" w:rsidP="00FB6CD7">
            <w:pPr>
              <w:rPr>
                <w:lang w:val="es-VE"/>
              </w:rPr>
            </w:pPr>
          </w:p>
        </w:tc>
        <w:tc>
          <w:tcPr>
            <w:tcW w:w="4715" w:type="dxa"/>
            <w:tcBorders>
              <w:right w:val="single" w:sz="12" w:space="0" w:color="auto"/>
            </w:tcBorders>
          </w:tcPr>
          <w:p w14:paraId="4EBDE316" w14:textId="3399D1C8" w:rsidR="009155D7" w:rsidRPr="00FB6CD7" w:rsidRDefault="009155D7" w:rsidP="00FB6CD7">
            <w:pPr>
              <w:rPr>
                <w:lang w:val="es-VE"/>
              </w:rPr>
            </w:pPr>
            <w:r w:rsidRPr="00FB6CD7">
              <w:rPr>
                <w:b/>
                <w:lang w:val="es-VE"/>
              </w:rPr>
              <w:t>2)</w:t>
            </w:r>
            <w:r w:rsidRPr="00FB6CD7">
              <w:rPr>
                <w:b/>
                <w:bCs/>
                <w:lang w:val="es-VE"/>
              </w:rPr>
              <w:t xml:space="preserve"> </w:t>
            </w:r>
            <w:r w:rsidRPr="00FB6CD7">
              <w:rPr>
                <w:bCs/>
                <w:lang w:val="es-VE"/>
              </w:rPr>
              <w:t>M</w:t>
            </w:r>
            <w:r w:rsidRPr="00FB6CD7">
              <w:rPr>
                <w:lang w:val="es-VE"/>
              </w:rPr>
              <w:t>uestra en pantalla la interfaz gráfica “EmparejamientoCon</w:t>
            </w:r>
            <w:r w:rsidR="00457482" w:rsidRPr="00FB6CD7">
              <w:rPr>
                <w:lang w:val="es-VE"/>
              </w:rPr>
              <w:t>Empresas</w:t>
            </w:r>
            <w:r w:rsidRPr="00FB6CD7">
              <w:rPr>
                <w:lang w:val="es-VE"/>
              </w:rPr>
              <w:t>”</w:t>
            </w:r>
          </w:p>
        </w:tc>
      </w:tr>
      <w:tr w:rsidR="009155D7" w:rsidRPr="00142753" w14:paraId="41FCBBE9" w14:textId="77777777" w:rsidTr="00FB6CD7">
        <w:tc>
          <w:tcPr>
            <w:tcW w:w="4715" w:type="dxa"/>
            <w:tcBorders>
              <w:left w:val="single" w:sz="12" w:space="0" w:color="auto"/>
            </w:tcBorders>
          </w:tcPr>
          <w:p w14:paraId="386F8F72" w14:textId="77777777" w:rsidR="009155D7" w:rsidRPr="00FB6CD7" w:rsidRDefault="009155D7" w:rsidP="00FB6CD7">
            <w:pPr>
              <w:rPr>
                <w:lang w:val="es-VE"/>
              </w:rPr>
            </w:pPr>
          </w:p>
        </w:tc>
        <w:tc>
          <w:tcPr>
            <w:tcW w:w="4715" w:type="dxa"/>
            <w:tcBorders>
              <w:right w:val="single" w:sz="12" w:space="0" w:color="auto"/>
            </w:tcBorders>
          </w:tcPr>
          <w:p w14:paraId="2ADED777" w14:textId="42ED3789" w:rsidR="009155D7" w:rsidRPr="00FB6CD7" w:rsidRDefault="009155D7" w:rsidP="00FB6CD7">
            <w:pPr>
              <w:rPr>
                <w:lang w:val="es-VE"/>
              </w:rPr>
            </w:pPr>
            <w:r w:rsidRPr="00FB6CD7">
              <w:rPr>
                <w:b/>
                <w:lang w:val="es-VE"/>
              </w:rPr>
              <w:t xml:space="preserve">3) </w:t>
            </w:r>
            <w:r w:rsidRPr="00FB6CD7">
              <w:rPr>
                <w:lang w:val="es-VE"/>
              </w:rPr>
              <w:t xml:space="preserve">Muestra </w:t>
            </w:r>
            <w:r w:rsidR="00457482" w:rsidRPr="00FB6CD7">
              <w:rPr>
                <w:lang w:val="es-VE"/>
              </w:rPr>
              <w:t>todas las empresas</w:t>
            </w:r>
            <w:r w:rsidRPr="00FB6CD7">
              <w:rPr>
                <w:lang w:val="es-VE"/>
              </w:rPr>
              <w:t xml:space="preserve"> con l</w:t>
            </w:r>
            <w:r w:rsidR="008450D8">
              <w:rPr>
                <w:lang w:val="es-VE"/>
              </w:rPr>
              <w:t>a</w:t>
            </w:r>
            <w:r w:rsidRPr="00FB6CD7">
              <w:rPr>
                <w:lang w:val="es-VE"/>
              </w:rPr>
              <w:t xml:space="preserve">s que </w:t>
            </w:r>
            <w:r w:rsidR="00457482" w:rsidRPr="00FB6CD7">
              <w:rPr>
                <w:lang w:val="es-VE"/>
              </w:rPr>
              <w:t>el aspirante</w:t>
            </w:r>
            <w:r w:rsidRPr="00FB6CD7">
              <w:rPr>
                <w:lang w:val="es-VE"/>
              </w:rPr>
              <w:t xml:space="preserve"> ha sido emparejad</w:t>
            </w:r>
            <w:r w:rsidR="00457482" w:rsidRPr="00FB6CD7">
              <w:rPr>
                <w:lang w:val="es-VE"/>
              </w:rPr>
              <w:t>o.</w:t>
            </w:r>
          </w:p>
        </w:tc>
      </w:tr>
      <w:tr w:rsidR="009155D7" w:rsidRPr="00142753" w14:paraId="64FFF0B3" w14:textId="77777777" w:rsidTr="00FB6CD7">
        <w:tc>
          <w:tcPr>
            <w:tcW w:w="4715" w:type="dxa"/>
            <w:tcBorders>
              <w:left w:val="single" w:sz="12" w:space="0" w:color="auto"/>
            </w:tcBorders>
          </w:tcPr>
          <w:p w14:paraId="4B8384BA" w14:textId="5015EC15" w:rsidR="009155D7" w:rsidRPr="00FB6CD7" w:rsidRDefault="00EC4278" w:rsidP="00FB6CD7">
            <w:pPr>
              <w:rPr>
                <w:bCs/>
                <w:lang w:val="es-VE"/>
              </w:rPr>
            </w:pPr>
            <w:r>
              <w:rPr>
                <w:b/>
                <w:bCs/>
                <w:lang w:val="es-VE"/>
              </w:rPr>
              <w:t>4</w:t>
            </w:r>
            <w:r w:rsidR="009155D7" w:rsidRPr="00FB6CD7">
              <w:rPr>
                <w:b/>
                <w:bCs/>
                <w:lang w:val="es-VE"/>
              </w:rPr>
              <w:t xml:space="preserve">) </w:t>
            </w:r>
            <w:r w:rsidR="009155D7" w:rsidRPr="00FB6CD7">
              <w:rPr>
                <w:bCs/>
                <w:lang w:val="es-VE"/>
              </w:rPr>
              <w:t xml:space="preserve">Selecciona </w:t>
            </w:r>
            <w:r w:rsidR="00457482" w:rsidRPr="00FB6CD7">
              <w:rPr>
                <w:bCs/>
                <w:lang w:val="es-VE"/>
              </w:rPr>
              <w:t>“Ver Ubicación” en alguna de las empresas emparejadas.</w:t>
            </w:r>
          </w:p>
        </w:tc>
        <w:tc>
          <w:tcPr>
            <w:tcW w:w="4715" w:type="dxa"/>
            <w:tcBorders>
              <w:right w:val="single" w:sz="12" w:space="0" w:color="auto"/>
            </w:tcBorders>
          </w:tcPr>
          <w:p w14:paraId="0F87BA3A" w14:textId="77777777" w:rsidR="009155D7" w:rsidRPr="00FB6CD7" w:rsidRDefault="009155D7" w:rsidP="00FB6CD7">
            <w:pPr>
              <w:rPr>
                <w:lang w:val="es-VE"/>
              </w:rPr>
            </w:pPr>
          </w:p>
        </w:tc>
      </w:tr>
      <w:tr w:rsidR="009155D7" w:rsidRPr="00142753" w14:paraId="0BEDFC86" w14:textId="77777777" w:rsidTr="00FB6CD7">
        <w:tc>
          <w:tcPr>
            <w:tcW w:w="4715" w:type="dxa"/>
            <w:tcBorders>
              <w:left w:val="single" w:sz="12" w:space="0" w:color="auto"/>
              <w:bottom w:val="single" w:sz="12" w:space="0" w:color="auto"/>
            </w:tcBorders>
          </w:tcPr>
          <w:p w14:paraId="49C1F49E"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30D23953" w14:textId="28F8C2C5" w:rsidR="009155D7" w:rsidRPr="00FB6CD7" w:rsidRDefault="00EC4278" w:rsidP="00FB6CD7">
            <w:pPr>
              <w:rPr>
                <w:lang w:val="es-VE"/>
              </w:rPr>
            </w:pPr>
            <w:r>
              <w:rPr>
                <w:b/>
                <w:bCs/>
                <w:lang w:val="es-VE"/>
              </w:rPr>
              <w:t>5</w:t>
            </w:r>
            <w:r w:rsidR="009155D7" w:rsidRPr="00FB6CD7">
              <w:rPr>
                <w:b/>
                <w:bCs/>
                <w:lang w:val="es-VE"/>
              </w:rPr>
              <w:t xml:space="preserve">) </w:t>
            </w:r>
            <w:r w:rsidR="009155D7" w:rsidRPr="00FB6CD7">
              <w:rPr>
                <w:bCs/>
                <w:lang w:val="es-VE"/>
              </w:rPr>
              <w:t>Red</w:t>
            </w:r>
            <w:r w:rsidR="009155D7" w:rsidRPr="00FB6CD7">
              <w:rPr>
                <w:lang w:val="es-VE"/>
              </w:rPr>
              <w:t xml:space="preserve">irecciona al </w:t>
            </w:r>
            <w:r w:rsidR="00457482" w:rsidRPr="00FB6CD7">
              <w:rPr>
                <w:lang w:val="es-VE"/>
              </w:rPr>
              <w:t xml:space="preserve">aspirante a la página de </w:t>
            </w:r>
            <w:r>
              <w:rPr>
                <w:lang w:val="es-VE"/>
              </w:rPr>
              <w:t>g</w:t>
            </w:r>
            <w:r w:rsidR="00457482" w:rsidRPr="00FB6CD7">
              <w:rPr>
                <w:lang w:val="es-VE"/>
              </w:rPr>
              <w:t>eolocalización “Google Maps” con la dirección de la empresa seleccionada.</w:t>
            </w:r>
          </w:p>
        </w:tc>
      </w:tr>
      <w:tr w:rsidR="009155D7" w:rsidRPr="00FB6CD7" w14:paraId="278D4FDF" w14:textId="77777777" w:rsidTr="00FB6CD7">
        <w:trPr>
          <w:trHeight w:val="494"/>
        </w:trPr>
        <w:tc>
          <w:tcPr>
            <w:tcW w:w="9430" w:type="dxa"/>
            <w:gridSpan w:val="2"/>
            <w:tcBorders>
              <w:top w:val="single" w:sz="12" w:space="0" w:color="auto"/>
              <w:bottom w:val="single" w:sz="12" w:space="0" w:color="auto"/>
            </w:tcBorders>
          </w:tcPr>
          <w:p w14:paraId="43FD4C37" w14:textId="77777777" w:rsidR="009155D7" w:rsidRPr="00FB6CD7" w:rsidRDefault="009155D7" w:rsidP="00FB6CD7">
            <w:pPr>
              <w:rPr>
                <w:lang w:val="es-VE"/>
              </w:rPr>
            </w:pPr>
          </w:p>
          <w:p w14:paraId="6761A1E9" w14:textId="77777777" w:rsidR="009155D7" w:rsidRPr="00FB6CD7" w:rsidRDefault="009155D7" w:rsidP="00FB6CD7">
            <w:pPr>
              <w:rPr>
                <w:b/>
                <w:bCs/>
                <w:lang w:val="es-VE"/>
              </w:rPr>
            </w:pPr>
            <w:r w:rsidRPr="00FB6CD7">
              <w:rPr>
                <w:b/>
                <w:bCs/>
                <w:lang w:val="es-VE"/>
              </w:rPr>
              <w:t>Flujos Alternos:</w:t>
            </w:r>
          </w:p>
        </w:tc>
      </w:tr>
      <w:tr w:rsidR="009155D7" w:rsidRPr="00FB6CD7" w14:paraId="70793CBA" w14:textId="77777777" w:rsidTr="00FB6CD7">
        <w:trPr>
          <w:trHeight w:val="494"/>
        </w:trPr>
        <w:tc>
          <w:tcPr>
            <w:tcW w:w="4715" w:type="dxa"/>
            <w:tcBorders>
              <w:top w:val="single" w:sz="12" w:space="0" w:color="auto"/>
              <w:left w:val="single" w:sz="12" w:space="0" w:color="auto"/>
            </w:tcBorders>
          </w:tcPr>
          <w:p w14:paraId="733DEAE3" w14:textId="77777777" w:rsidR="009155D7" w:rsidRPr="00FB6CD7" w:rsidRDefault="009155D7" w:rsidP="00FB6CD7">
            <w:pPr>
              <w:jc w:val="center"/>
              <w:rPr>
                <w:b/>
                <w:bCs/>
                <w:lang w:val="es-VE"/>
              </w:rPr>
            </w:pPr>
            <w:r w:rsidRPr="00FB6CD7">
              <w:rPr>
                <w:b/>
                <w:bCs/>
                <w:lang w:val="es-VE"/>
              </w:rPr>
              <w:t>USUARIO</w:t>
            </w:r>
          </w:p>
          <w:p w14:paraId="2968EE3E" w14:textId="77777777" w:rsidR="009155D7" w:rsidRPr="00FB6CD7" w:rsidRDefault="009155D7" w:rsidP="00FB6CD7">
            <w:pPr>
              <w:spacing w:after="120"/>
              <w:rPr>
                <w:b/>
                <w:bCs/>
                <w:i/>
                <w:iCs/>
                <w:color w:val="0000FF"/>
                <w:lang w:val="es-VE" w:eastAsia="es-ES"/>
              </w:rPr>
            </w:pPr>
          </w:p>
        </w:tc>
        <w:tc>
          <w:tcPr>
            <w:tcW w:w="4715" w:type="dxa"/>
            <w:tcBorders>
              <w:top w:val="single" w:sz="12" w:space="0" w:color="auto"/>
              <w:right w:val="single" w:sz="12" w:space="0" w:color="auto"/>
            </w:tcBorders>
          </w:tcPr>
          <w:p w14:paraId="39888A07" w14:textId="77777777" w:rsidR="009155D7" w:rsidRPr="00FB6CD7" w:rsidRDefault="009155D7" w:rsidP="00FB6CD7">
            <w:pPr>
              <w:jc w:val="center"/>
              <w:rPr>
                <w:b/>
                <w:bCs/>
                <w:lang w:val="es-VE"/>
              </w:rPr>
            </w:pPr>
            <w:r w:rsidRPr="00FB6CD7">
              <w:rPr>
                <w:b/>
                <w:bCs/>
                <w:lang w:val="es-VE"/>
              </w:rPr>
              <w:t>SISTEMA</w:t>
            </w:r>
          </w:p>
          <w:p w14:paraId="46240FA6" w14:textId="77777777" w:rsidR="009155D7" w:rsidRPr="00FB6CD7" w:rsidRDefault="009155D7" w:rsidP="00FB6CD7">
            <w:pPr>
              <w:spacing w:after="120"/>
              <w:rPr>
                <w:b/>
                <w:bCs/>
                <w:i/>
                <w:iCs/>
                <w:color w:val="0000FF"/>
                <w:lang w:val="es-VE" w:eastAsia="es-ES"/>
              </w:rPr>
            </w:pPr>
          </w:p>
        </w:tc>
      </w:tr>
      <w:tr w:rsidR="009155D7" w:rsidRPr="00142753" w14:paraId="5355EF50" w14:textId="77777777" w:rsidTr="00457482">
        <w:trPr>
          <w:trHeight w:val="63"/>
        </w:trPr>
        <w:tc>
          <w:tcPr>
            <w:tcW w:w="4715" w:type="dxa"/>
            <w:tcBorders>
              <w:left w:val="single" w:sz="12" w:space="0" w:color="auto"/>
              <w:bottom w:val="single" w:sz="4" w:space="0" w:color="auto"/>
            </w:tcBorders>
          </w:tcPr>
          <w:p w14:paraId="761B9B36"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1C1E5956" w14:textId="58191FCA" w:rsidR="009155D7" w:rsidRPr="00FB6CD7" w:rsidRDefault="009155D7" w:rsidP="00FB6CD7">
            <w:pPr>
              <w:rPr>
                <w:lang w:val="es-VE"/>
              </w:rPr>
            </w:pPr>
            <w:r w:rsidRPr="00FB6CD7">
              <w:rPr>
                <w:b/>
                <w:lang w:val="es-VE"/>
              </w:rPr>
              <w:t xml:space="preserve">3.1.1) </w:t>
            </w:r>
            <w:r w:rsidRPr="00FB6CD7">
              <w:rPr>
                <w:lang w:val="es-VE"/>
              </w:rPr>
              <w:t xml:space="preserve">El </w:t>
            </w:r>
            <w:r w:rsidR="00457482" w:rsidRPr="00FB6CD7">
              <w:rPr>
                <w:lang w:val="es-VE"/>
              </w:rPr>
              <w:t xml:space="preserve">aspirante </w:t>
            </w:r>
            <w:r w:rsidRPr="00FB6CD7">
              <w:rPr>
                <w:lang w:val="es-VE"/>
              </w:rPr>
              <w:t>no posee formulario de búsqueda</w:t>
            </w:r>
          </w:p>
        </w:tc>
      </w:tr>
      <w:tr w:rsidR="009155D7" w:rsidRPr="00142753" w14:paraId="1DF99FEE" w14:textId="77777777" w:rsidTr="00FB6CD7">
        <w:trPr>
          <w:trHeight w:val="63"/>
        </w:trPr>
        <w:tc>
          <w:tcPr>
            <w:tcW w:w="4715" w:type="dxa"/>
            <w:tcBorders>
              <w:left w:val="single" w:sz="12" w:space="0" w:color="auto"/>
              <w:bottom w:val="single" w:sz="4" w:space="0" w:color="auto"/>
            </w:tcBorders>
          </w:tcPr>
          <w:p w14:paraId="22CABD4F"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56CD5318" w14:textId="4AE2816B" w:rsidR="009155D7" w:rsidRPr="00FB6CD7" w:rsidRDefault="009155D7" w:rsidP="00FB6CD7">
            <w:pPr>
              <w:rPr>
                <w:lang w:val="es-VE"/>
              </w:rPr>
            </w:pPr>
            <w:r w:rsidRPr="00FB6CD7">
              <w:rPr>
                <w:b/>
                <w:lang w:val="es-VE"/>
              </w:rPr>
              <w:t xml:space="preserve">3.1.2) </w:t>
            </w:r>
            <w:r w:rsidRPr="00FB6CD7">
              <w:rPr>
                <w:lang w:val="es-VE"/>
              </w:rPr>
              <w:t xml:space="preserve">Informa al </w:t>
            </w:r>
            <w:r w:rsidR="00457482" w:rsidRPr="00FB6CD7">
              <w:rPr>
                <w:lang w:val="es-VE"/>
              </w:rPr>
              <w:t>aspirante</w:t>
            </w:r>
            <w:r w:rsidRPr="00FB6CD7">
              <w:rPr>
                <w:lang w:val="es-VE"/>
              </w:rPr>
              <w:t xml:space="preserve"> que es necesario el formulario de búsqueda para mostrar el emparejamiento</w:t>
            </w:r>
          </w:p>
        </w:tc>
      </w:tr>
      <w:tr w:rsidR="009155D7" w:rsidRPr="00142753" w14:paraId="493894A1" w14:textId="77777777" w:rsidTr="00FB6CD7">
        <w:trPr>
          <w:trHeight w:val="63"/>
        </w:trPr>
        <w:tc>
          <w:tcPr>
            <w:tcW w:w="4715" w:type="dxa"/>
            <w:tcBorders>
              <w:left w:val="single" w:sz="12" w:space="0" w:color="auto"/>
              <w:bottom w:val="single" w:sz="4" w:space="0" w:color="auto"/>
            </w:tcBorders>
          </w:tcPr>
          <w:p w14:paraId="0C7929A2" w14:textId="77777777" w:rsidR="009155D7" w:rsidRPr="00FB6CD7" w:rsidRDefault="009155D7" w:rsidP="00FB6CD7">
            <w:pPr>
              <w:rPr>
                <w:lang w:val="es-VE"/>
              </w:rPr>
            </w:pPr>
            <w:r w:rsidRPr="00FB6CD7">
              <w:rPr>
                <w:lang w:val="es-VE"/>
              </w:rPr>
              <w:t>3.1.3) Confirma la lectura del mensaje.</w:t>
            </w:r>
          </w:p>
        </w:tc>
        <w:tc>
          <w:tcPr>
            <w:tcW w:w="4715" w:type="dxa"/>
            <w:tcBorders>
              <w:bottom w:val="single" w:sz="4" w:space="0" w:color="auto"/>
              <w:right w:val="single" w:sz="12" w:space="0" w:color="auto"/>
            </w:tcBorders>
          </w:tcPr>
          <w:p w14:paraId="1F3ED9DC" w14:textId="77777777" w:rsidR="009155D7" w:rsidRPr="00FB6CD7" w:rsidRDefault="009155D7" w:rsidP="00FB6CD7">
            <w:pPr>
              <w:rPr>
                <w:b/>
                <w:lang w:val="es-VE"/>
              </w:rPr>
            </w:pPr>
          </w:p>
        </w:tc>
      </w:tr>
      <w:tr w:rsidR="009155D7" w:rsidRPr="00142753" w14:paraId="7F260456" w14:textId="77777777" w:rsidTr="00FB6CD7">
        <w:trPr>
          <w:trHeight w:val="63"/>
        </w:trPr>
        <w:tc>
          <w:tcPr>
            <w:tcW w:w="4715" w:type="dxa"/>
            <w:tcBorders>
              <w:left w:val="single" w:sz="12" w:space="0" w:color="auto"/>
              <w:bottom w:val="single" w:sz="12" w:space="0" w:color="auto"/>
            </w:tcBorders>
          </w:tcPr>
          <w:p w14:paraId="1AAAB7D0"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225A5971" w14:textId="64C326B0" w:rsidR="009155D7" w:rsidRPr="00FB6CD7" w:rsidRDefault="009155D7" w:rsidP="00FB6CD7">
            <w:pPr>
              <w:rPr>
                <w:lang w:val="es-VE"/>
              </w:rPr>
            </w:pPr>
            <w:r w:rsidRPr="00FB6CD7">
              <w:rPr>
                <w:b/>
                <w:lang w:val="es-VE"/>
              </w:rPr>
              <w:t>3.1.4)</w:t>
            </w:r>
            <w:r w:rsidRPr="00FB6CD7">
              <w:rPr>
                <w:lang w:val="es-VE"/>
              </w:rPr>
              <w:t xml:space="preserve"> Redirecciona al </w:t>
            </w:r>
            <w:r w:rsidR="00457482" w:rsidRPr="00FB6CD7">
              <w:rPr>
                <w:lang w:val="es-VE"/>
              </w:rPr>
              <w:t>aspirante</w:t>
            </w:r>
            <w:r w:rsidRPr="00FB6CD7">
              <w:rPr>
                <w:lang w:val="es-VE"/>
              </w:rPr>
              <w:t xml:space="preserve"> a la interfaz “menu</w:t>
            </w:r>
            <w:r w:rsidR="00457482" w:rsidRPr="00FB6CD7">
              <w:rPr>
                <w:lang w:val="es-VE"/>
              </w:rPr>
              <w:t xml:space="preserve"> Aspirante</w:t>
            </w:r>
            <w:r w:rsidRPr="00FB6CD7">
              <w:rPr>
                <w:lang w:val="es-VE"/>
              </w:rPr>
              <w:t>”</w:t>
            </w:r>
          </w:p>
        </w:tc>
      </w:tr>
      <w:tr w:rsidR="009155D7" w:rsidRPr="00142753" w14:paraId="078DFBDC" w14:textId="77777777" w:rsidTr="00FB6CD7">
        <w:trPr>
          <w:trHeight w:val="63"/>
        </w:trPr>
        <w:tc>
          <w:tcPr>
            <w:tcW w:w="4715" w:type="dxa"/>
            <w:tcBorders>
              <w:left w:val="single" w:sz="12" w:space="0" w:color="auto"/>
              <w:bottom w:val="single" w:sz="4" w:space="0" w:color="auto"/>
            </w:tcBorders>
          </w:tcPr>
          <w:p w14:paraId="70815199"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2C244C40" w14:textId="77777777" w:rsidR="009155D7" w:rsidRPr="00FB6CD7" w:rsidRDefault="009155D7" w:rsidP="00FB6CD7">
            <w:pPr>
              <w:rPr>
                <w:lang w:val="es-VE"/>
              </w:rPr>
            </w:pPr>
            <w:r w:rsidRPr="00FB6CD7">
              <w:rPr>
                <w:b/>
                <w:lang w:val="es-VE"/>
              </w:rPr>
              <w:t xml:space="preserve">3.2.1) </w:t>
            </w:r>
            <w:r w:rsidRPr="00FB6CD7">
              <w:rPr>
                <w:lang w:val="es-VE"/>
              </w:rPr>
              <w:t>No se consiguió ningún emparejamiento</w:t>
            </w:r>
          </w:p>
        </w:tc>
      </w:tr>
      <w:tr w:rsidR="009155D7" w:rsidRPr="00142753" w14:paraId="5D92667D" w14:textId="77777777" w:rsidTr="00FB6CD7">
        <w:trPr>
          <w:trHeight w:val="63"/>
        </w:trPr>
        <w:tc>
          <w:tcPr>
            <w:tcW w:w="4715" w:type="dxa"/>
            <w:tcBorders>
              <w:left w:val="single" w:sz="12" w:space="0" w:color="auto"/>
              <w:bottom w:val="single" w:sz="4" w:space="0" w:color="auto"/>
            </w:tcBorders>
          </w:tcPr>
          <w:p w14:paraId="6D03DAC5"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47ECAC14" w14:textId="58DEA428" w:rsidR="009155D7" w:rsidRPr="00FB6CD7" w:rsidRDefault="009155D7" w:rsidP="00FB6CD7">
            <w:pPr>
              <w:rPr>
                <w:lang w:val="es-VE"/>
              </w:rPr>
            </w:pPr>
            <w:r w:rsidRPr="00FB6CD7">
              <w:rPr>
                <w:b/>
                <w:lang w:val="es-VE"/>
              </w:rPr>
              <w:t xml:space="preserve">3.2.2) </w:t>
            </w:r>
            <w:r w:rsidRPr="00FB6CD7">
              <w:rPr>
                <w:lang w:val="es-VE"/>
              </w:rPr>
              <w:t xml:space="preserve">Informa al </w:t>
            </w:r>
            <w:r w:rsidR="00457482" w:rsidRPr="00FB6CD7">
              <w:rPr>
                <w:lang w:val="es-VE"/>
              </w:rPr>
              <w:t>aspirante</w:t>
            </w:r>
            <w:r w:rsidRPr="00FB6CD7">
              <w:rPr>
                <w:lang w:val="es-VE"/>
              </w:rPr>
              <w:t xml:space="preserve"> que no hay ningún emparejamiento disponible</w:t>
            </w:r>
          </w:p>
        </w:tc>
      </w:tr>
      <w:tr w:rsidR="009155D7" w:rsidRPr="00142753" w14:paraId="62EFAC2B" w14:textId="77777777" w:rsidTr="00FB6CD7">
        <w:trPr>
          <w:trHeight w:val="63"/>
        </w:trPr>
        <w:tc>
          <w:tcPr>
            <w:tcW w:w="4715" w:type="dxa"/>
            <w:tcBorders>
              <w:left w:val="single" w:sz="12" w:space="0" w:color="auto"/>
              <w:bottom w:val="single" w:sz="4" w:space="0" w:color="auto"/>
            </w:tcBorders>
          </w:tcPr>
          <w:p w14:paraId="5472A07A" w14:textId="77777777" w:rsidR="009155D7" w:rsidRPr="00FB6CD7" w:rsidRDefault="009155D7" w:rsidP="00FB6CD7">
            <w:pPr>
              <w:rPr>
                <w:lang w:val="es-VE"/>
              </w:rPr>
            </w:pPr>
            <w:r w:rsidRPr="00FB6CD7">
              <w:rPr>
                <w:lang w:val="es-VE"/>
              </w:rPr>
              <w:t>3.2.3) Confirma la lectura del mensaje.</w:t>
            </w:r>
          </w:p>
        </w:tc>
        <w:tc>
          <w:tcPr>
            <w:tcW w:w="4715" w:type="dxa"/>
            <w:tcBorders>
              <w:bottom w:val="single" w:sz="4" w:space="0" w:color="auto"/>
              <w:right w:val="single" w:sz="12" w:space="0" w:color="auto"/>
            </w:tcBorders>
          </w:tcPr>
          <w:p w14:paraId="4C8344B5" w14:textId="77777777" w:rsidR="009155D7" w:rsidRPr="00FB6CD7" w:rsidRDefault="009155D7" w:rsidP="00FB6CD7">
            <w:pPr>
              <w:rPr>
                <w:b/>
                <w:lang w:val="es-VE"/>
              </w:rPr>
            </w:pPr>
          </w:p>
        </w:tc>
      </w:tr>
      <w:tr w:rsidR="009155D7" w:rsidRPr="00142753" w14:paraId="7A186BB7" w14:textId="77777777" w:rsidTr="00FB6CD7">
        <w:trPr>
          <w:trHeight w:val="63"/>
        </w:trPr>
        <w:tc>
          <w:tcPr>
            <w:tcW w:w="4715" w:type="dxa"/>
            <w:tcBorders>
              <w:left w:val="single" w:sz="12" w:space="0" w:color="auto"/>
              <w:bottom w:val="single" w:sz="12" w:space="0" w:color="auto"/>
            </w:tcBorders>
          </w:tcPr>
          <w:p w14:paraId="1FACD45A"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445B354C" w14:textId="26EAA9D9" w:rsidR="009155D7" w:rsidRPr="00FB6CD7" w:rsidRDefault="009155D7" w:rsidP="00FB6CD7">
            <w:pPr>
              <w:rPr>
                <w:lang w:val="es-VE"/>
              </w:rPr>
            </w:pPr>
            <w:r w:rsidRPr="00FB6CD7">
              <w:rPr>
                <w:b/>
                <w:lang w:val="es-VE"/>
              </w:rPr>
              <w:t>3.2.4)</w:t>
            </w:r>
            <w:r w:rsidRPr="00FB6CD7">
              <w:rPr>
                <w:lang w:val="es-VE"/>
              </w:rPr>
              <w:t xml:space="preserve"> Redirecciona al u</w:t>
            </w:r>
            <w:r w:rsidR="00457482" w:rsidRPr="00FB6CD7">
              <w:rPr>
                <w:lang w:val="es-VE"/>
              </w:rPr>
              <w:t xml:space="preserve"> aspirante</w:t>
            </w:r>
            <w:r w:rsidRPr="00FB6CD7">
              <w:rPr>
                <w:lang w:val="es-VE"/>
              </w:rPr>
              <w:t xml:space="preserve"> a la interfaz “menu</w:t>
            </w:r>
            <w:r w:rsidR="00457482" w:rsidRPr="00FB6CD7">
              <w:rPr>
                <w:lang w:val="es-VE"/>
              </w:rPr>
              <w:t xml:space="preserve"> Aspirante</w:t>
            </w:r>
            <w:r w:rsidRPr="00FB6CD7">
              <w:rPr>
                <w:lang w:val="es-VE"/>
              </w:rPr>
              <w:t>”</w:t>
            </w:r>
          </w:p>
        </w:tc>
      </w:tr>
      <w:tr w:rsidR="009155D7" w:rsidRPr="00142753" w14:paraId="3FB43928" w14:textId="77777777" w:rsidTr="00FB6CD7">
        <w:trPr>
          <w:trHeight w:val="63"/>
        </w:trPr>
        <w:tc>
          <w:tcPr>
            <w:tcW w:w="4715" w:type="dxa"/>
            <w:tcBorders>
              <w:left w:val="single" w:sz="12" w:space="0" w:color="auto"/>
              <w:bottom w:val="single" w:sz="4" w:space="0" w:color="auto"/>
            </w:tcBorders>
          </w:tcPr>
          <w:p w14:paraId="15E933C9"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2E745381" w14:textId="77777777" w:rsidR="009155D7" w:rsidRPr="00FB6CD7" w:rsidRDefault="009155D7" w:rsidP="00FB6CD7">
            <w:pPr>
              <w:rPr>
                <w:b/>
                <w:bCs/>
                <w:lang w:val="es-VE"/>
              </w:rPr>
            </w:pPr>
            <w:r w:rsidRPr="00FB6CD7">
              <w:rPr>
                <w:b/>
                <w:lang w:val="es-VE"/>
              </w:rPr>
              <w:t xml:space="preserve">3.3.1) </w:t>
            </w:r>
            <w:r w:rsidRPr="00FB6CD7">
              <w:rPr>
                <w:lang w:val="es-VE"/>
              </w:rPr>
              <w:t>No se puede acceder a la base de datos.</w:t>
            </w:r>
          </w:p>
        </w:tc>
      </w:tr>
      <w:tr w:rsidR="009155D7" w:rsidRPr="00142753" w14:paraId="22702ADE" w14:textId="77777777" w:rsidTr="00FB6CD7">
        <w:trPr>
          <w:trHeight w:val="63"/>
        </w:trPr>
        <w:tc>
          <w:tcPr>
            <w:tcW w:w="4715" w:type="dxa"/>
            <w:tcBorders>
              <w:left w:val="single" w:sz="12" w:space="0" w:color="auto"/>
              <w:bottom w:val="single" w:sz="4" w:space="0" w:color="auto"/>
            </w:tcBorders>
          </w:tcPr>
          <w:p w14:paraId="00017D57" w14:textId="77777777" w:rsidR="009155D7" w:rsidRPr="00FB6CD7" w:rsidRDefault="009155D7" w:rsidP="00FB6CD7">
            <w:pPr>
              <w:rPr>
                <w:lang w:val="es-VE"/>
              </w:rPr>
            </w:pPr>
          </w:p>
        </w:tc>
        <w:tc>
          <w:tcPr>
            <w:tcW w:w="4715" w:type="dxa"/>
            <w:tcBorders>
              <w:bottom w:val="single" w:sz="4" w:space="0" w:color="auto"/>
              <w:right w:val="single" w:sz="12" w:space="0" w:color="auto"/>
            </w:tcBorders>
          </w:tcPr>
          <w:p w14:paraId="543222DC" w14:textId="7EFFF7E3" w:rsidR="009155D7" w:rsidRPr="00FB6CD7" w:rsidRDefault="009155D7" w:rsidP="00FB6CD7">
            <w:pPr>
              <w:rPr>
                <w:b/>
                <w:bCs/>
                <w:lang w:val="es-VE"/>
              </w:rPr>
            </w:pPr>
            <w:r w:rsidRPr="00FB6CD7">
              <w:rPr>
                <w:b/>
                <w:bCs/>
                <w:lang w:val="es-VE"/>
              </w:rPr>
              <w:t>3.3.2)</w:t>
            </w:r>
            <w:r w:rsidRPr="00FB6CD7">
              <w:rPr>
                <w:lang w:val="es-VE"/>
              </w:rPr>
              <w:t xml:space="preserve"> Se despliega un mensaje informando que no se puede acceder a la base</w:t>
            </w:r>
            <w:r w:rsidR="00441357">
              <w:rPr>
                <w:lang w:val="es-VE"/>
              </w:rPr>
              <w:t xml:space="preserve"> de datos.</w:t>
            </w:r>
          </w:p>
        </w:tc>
      </w:tr>
      <w:tr w:rsidR="009155D7" w:rsidRPr="00142753" w14:paraId="639631BF" w14:textId="77777777" w:rsidTr="00FB6CD7">
        <w:trPr>
          <w:trHeight w:val="63"/>
        </w:trPr>
        <w:tc>
          <w:tcPr>
            <w:tcW w:w="4715" w:type="dxa"/>
            <w:tcBorders>
              <w:left w:val="single" w:sz="12" w:space="0" w:color="auto"/>
              <w:bottom w:val="single" w:sz="4" w:space="0" w:color="auto"/>
            </w:tcBorders>
          </w:tcPr>
          <w:p w14:paraId="442938ED" w14:textId="3099D794" w:rsidR="009155D7" w:rsidRPr="00FB6CD7" w:rsidRDefault="008450D8" w:rsidP="00FB6CD7">
            <w:pPr>
              <w:rPr>
                <w:lang w:val="es-VE"/>
              </w:rPr>
            </w:pPr>
            <w:r w:rsidRPr="00FB6CD7">
              <w:rPr>
                <w:b/>
                <w:lang w:val="es-VE"/>
              </w:rPr>
              <w:t>3.3.3)</w:t>
            </w:r>
            <w:r w:rsidRPr="00FB6CD7">
              <w:rPr>
                <w:lang w:val="es-VE"/>
              </w:rPr>
              <w:t xml:space="preserve"> Confirma</w:t>
            </w:r>
            <w:r w:rsidR="009155D7" w:rsidRPr="00FB6CD7">
              <w:rPr>
                <w:lang w:val="es-VE"/>
              </w:rPr>
              <w:t xml:space="preserve"> la lectura del mensaje.</w:t>
            </w:r>
          </w:p>
        </w:tc>
        <w:tc>
          <w:tcPr>
            <w:tcW w:w="4715" w:type="dxa"/>
            <w:tcBorders>
              <w:bottom w:val="single" w:sz="4" w:space="0" w:color="auto"/>
              <w:right w:val="single" w:sz="12" w:space="0" w:color="auto"/>
            </w:tcBorders>
          </w:tcPr>
          <w:p w14:paraId="7C79B15D" w14:textId="77777777" w:rsidR="009155D7" w:rsidRPr="00FB6CD7" w:rsidRDefault="009155D7" w:rsidP="00FB6CD7">
            <w:pPr>
              <w:rPr>
                <w:b/>
                <w:bCs/>
                <w:lang w:val="es-VE"/>
              </w:rPr>
            </w:pPr>
          </w:p>
        </w:tc>
      </w:tr>
      <w:tr w:rsidR="009155D7" w:rsidRPr="00142753" w14:paraId="47D88004" w14:textId="77777777" w:rsidTr="00FB6CD7">
        <w:trPr>
          <w:trHeight w:val="63"/>
        </w:trPr>
        <w:tc>
          <w:tcPr>
            <w:tcW w:w="4715" w:type="dxa"/>
            <w:tcBorders>
              <w:left w:val="single" w:sz="12" w:space="0" w:color="auto"/>
              <w:bottom w:val="single" w:sz="12" w:space="0" w:color="auto"/>
            </w:tcBorders>
          </w:tcPr>
          <w:p w14:paraId="13FF5B0F"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46550CCA" w14:textId="788DF8FA" w:rsidR="009155D7" w:rsidRPr="00FB6CD7" w:rsidRDefault="009155D7" w:rsidP="00FB6CD7">
            <w:pPr>
              <w:rPr>
                <w:b/>
                <w:bCs/>
                <w:lang w:val="es-VE"/>
              </w:rPr>
            </w:pPr>
            <w:r w:rsidRPr="00FB6CD7">
              <w:rPr>
                <w:b/>
                <w:bCs/>
                <w:lang w:val="es-VE"/>
              </w:rPr>
              <w:t xml:space="preserve">3.3.4) </w:t>
            </w:r>
            <w:r w:rsidRPr="00FB6CD7">
              <w:rPr>
                <w:lang w:val="es-VE"/>
              </w:rPr>
              <w:t xml:space="preserve">Redirecciona al </w:t>
            </w:r>
            <w:r w:rsidR="00457482" w:rsidRPr="00FB6CD7">
              <w:rPr>
                <w:lang w:val="es-VE"/>
              </w:rPr>
              <w:t>aspirante</w:t>
            </w:r>
            <w:r w:rsidRPr="00FB6CD7">
              <w:rPr>
                <w:lang w:val="es-VE"/>
              </w:rPr>
              <w:t xml:space="preserve"> a la interfaz “menu</w:t>
            </w:r>
            <w:r w:rsidR="00457482" w:rsidRPr="00FB6CD7">
              <w:rPr>
                <w:lang w:val="es-VE"/>
              </w:rPr>
              <w:t xml:space="preserve"> Aspirante</w:t>
            </w:r>
            <w:r w:rsidRPr="00FB6CD7">
              <w:rPr>
                <w:lang w:val="es-VE"/>
              </w:rPr>
              <w:t>”</w:t>
            </w:r>
          </w:p>
        </w:tc>
      </w:tr>
      <w:tr w:rsidR="009155D7" w:rsidRPr="00FB6CD7" w14:paraId="6CBB38B0" w14:textId="77777777" w:rsidTr="00FB6CD7">
        <w:trPr>
          <w:trHeight w:val="63"/>
        </w:trPr>
        <w:tc>
          <w:tcPr>
            <w:tcW w:w="4715" w:type="dxa"/>
            <w:tcBorders>
              <w:top w:val="single" w:sz="12" w:space="0" w:color="auto"/>
              <w:left w:val="single" w:sz="12" w:space="0" w:color="auto"/>
            </w:tcBorders>
          </w:tcPr>
          <w:p w14:paraId="57B4031A" w14:textId="3779ECC4" w:rsidR="009155D7" w:rsidRPr="00FB6CD7" w:rsidRDefault="00EC4278" w:rsidP="00FB6CD7">
            <w:pPr>
              <w:rPr>
                <w:lang w:val="es-VE"/>
              </w:rPr>
            </w:pPr>
            <w:r>
              <w:rPr>
                <w:b/>
                <w:bCs/>
                <w:lang w:val="es-VE"/>
              </w:rPr>
              <w:lastRenderedPageBreak/>
              <w:t>6</w:t>
            </w:r>
            <w:r w:rsidR="009155D7" w:rsidRPr="00FB6CD7">
              <w:rPr>
                <w:b/>
                <w:bCs/>
                <w:lang w:val="es-VE"/>
              </w:rPr>
              <w:t xml:space="preserve">.1) </w:t>
            </w:r>
            <w:r w:rsidR="009155D7" w:rsidRPr="00FB6CD7">
              <w:rPr>
                <w:lang w:val="es-VE"/>
              </w:rPr>
              <w:t>Sale de la página</w:t>
            </w:r>
          </w:p>
        </w:tc>
        <w:tc>
          <w:tcPr>
            <w:tcW w:w="4715" w:type="dxa"/>
            <w:tcBorders>
              <w:top w:val="single" w:sz="12" w:space="0" w:color="auto"/>
              <w:right w:val="single" w:sz="12" w:space="0" w:color="auto"/>
            </w:tcBorders>
          </w:tcPr>
          <w:p w14:paraId="2FE7DAA2" w14:textId="77777777" w:rsidR="009155D7" w:rsidRPr="00FB6CD7" w:rsidRDefault="009155D7" w:rsidP="00FB6CD7">
            <w:pPr>
              <w:rPr>
                <w:lang w:val="es-VE"/>
              </w:rPr>
            </w:pPr>
          </w:p>
        </w:tc>
      </w:tr>
      <w:tr w:rsidR="009155D7" w:rsidRPr="00FB6CD7" w14:paraId="49E54A91" w14:textId="77777777" w:rsidTr="00FB6CD7">
        <w:trPr>
          <w:trHeight w:val="63"/>
        </w:trPr>
        <w:tc>
          <w:tcPr>
            <w:tcW w:w="4715" w:type="dxa"/>
            <w:tcBorders>
              <w:left w:val="single" w:sz="12" w:space="0" w:color="auto"/>
              <w:bottom w:val="single" w:sz="12" w:space="0" w:color="auto"/>
            </w:tcBorders>
          </w:tcPr>
          <w:p w14:paraId="657AAED9" w14:textId="77777777" w:rsidR="009155D7" w:rsidRPr="00FB6CD7" w:rsidRDefault="009155D7" w:rsidP="00FB6CD7">
            <w:pPr>
              <w:rPr>
                <w:lang w:val="es-VE"/>
              </w:rPr>
            </w:pPr>
          </w:p>
        </w:tc>
        <w:tc>
          <w:tcPr>
            <w:tcW w:w="4715" w:type="dxa"/>
            <w:tcBorders>
              <w:bottom w:val="single" w:sz="12" w:space="0" w:color="auto"/>
              <w:right w:val="single" w:sz="12" w:space="0" w:color="auto"/>
            </w:tcBorders>
          </w:tcPr>
          <w:p w14:paraId="2E929EDD" w14:textId="6278882F" w:rsidR="009155D7" w:rsidRPr="00FB6CD7" w:rsidRDefault="00EC4278" w:rsidP="00FB6CD7">
            <w:pPr>
              <w:rPr>
                <w:lang w:val="es-VE"/>
              </w:rPr>
            </w:pPr>
            <w:r>
              <w:rPr>
                <w:b/>
                <w:bCs/>
                <w:lang w:val="es-VE"/>
              </w:rPr>
              <w:t>6</w:t>
            </w:r>
            <w:r w:rsidR="009155D7" w:rsidRPr="00FB6CD7">
              <w:rPr>
                <w:b/>
                <w:bCs/>
                <w:lang w:val="es-VE"/>
              </w:rPr>
              <w:t xml:space="preserve">.2) </w:t>
            </w:r>
            <w:r w:rsidR="009155D7" w:rsidRPr="00FB6CD7">
              <w:rPr>
                <w:lang w:val="es-VE"/>
              </w:rPr>
              <w:t>Se cancela la operación.</w:t>
            </w:r>
          </w:p>
        </w:tc>
      </w:tr>
      <w:tr w:rsidR="009155D7" w:rsidRPr="00FB6CD7" w14:paraId="30C34D4E" w14:textId="77777777" w:rsidTr="00FB6CD7">
        <w:tc>
          <w:tcPr>
            <w:tcW w:w="9430" w:type="dxa"/>
            <w:gridSpan w:val="2"/>
            <w:tcBorders>
              <w:top w:val="single" w:sz="12" w:space="0" w:color="auto"/>
            </w:tcBorders>
          </w:tcPr>
          <w:p w14:paraId="7C6A850C" w14:textId="77777777" w:rsidR="009155D7" w:rsidRPr="00FB6CD7" w:rsidRDefault="009155D7" w:rsidP="00FB6CD7">
            <w:pPr>
              <w:rPr>
                <w:b/>
                <w:bCs/>
                <w:lang w:val="es-VE"/>
              </w:rPr>
            </w:pPr>
            <w:r w:rsidRPr="00FB6CD7">
              <w:rPr>
                <w:b/>
                <w:bCs/>
                <w:lang w:val="es-VE"/>
              </w:rPr>
              <w:t xml:space="preserve">Postcondición(es): </w:t>
            </w:r>
          </w:p>
          <w:p w14:paraId="1D7F1E8A" w14:textId="77777777" w:rsidR="009155D7" w:rsidRPr="00FB6CD7" w:rsidRDefault="009155D7" w:rsidP="00FB6CD7">
            <w:pPr>
              <w:spacing w:after="120"/>
              <w:rPr>
                <w:color w:val="000000" w:themeColor="text1"/>
                <w:lang w:val="es-VE"/>
              </w:rPr>
            </w:pPr>
          </w:p>
        </w:tc>
      </w:tr>
      <w:tr w:rsidR="009155D7" w:rsidRPr="00142753" w14:paraId="2A2B510F" w14:textId="77777777" w:rsidTr="00FB6CD7">
        <w:trPr>
          <w:trHeight w:val="67"/>
        </w:trPr>
        <w:tc>
          <w:tcPr>
            <w:tcW w:w="9430" w:type="dxa"/>
            <w:gridSpan w:val="2"/>
          </w:tcPr>
          <w:p w14:paraId="4F797384" w14:textId="77777777" w:rsidR="009155D7" w:rsidRPr="00FB6CD7" w:rsidRDefault="009155D7" w:rsidP="00FB6CD7">
            <w:pPr>
              <w:rPr>
                <w:b/>
                <w:bCs/>
                <w:lang w:val="es-VE"/>
              </w:rPr>
            </w:pPr>
            <w:r w:rsidRPr="00FB6CD7">
              <w:rPr>
                <w:b/>
                <w:bCs/>
                <w:lang w:val="es-VE"/>
              </w:rPr>
              <w:t xml:space="preserve">Requerimiento(s) especial(es): </w:t>
            </w:r>
          </w:p>
          <w:p w14:paraId="0151620E" w14:textId="7646A006" w:rsidR="009155D7" w:rsidRPr="00FB6CD7" w:rsidRDefault="009155D7" w:rsidP="00FB6CD7">
            <w:pPr>
              <w:keepLines/>
              <w:spacing w:after="120"/>
              <w:rPr>
                <w:lang w:val="es-VE"/>
              </w:rPr>
            </w:pPr>
            <w:r w:rsidRPr="00FB6CD7">
              <w:rPr>
                <w:lang w:val="es-VE"/>
              </w:rPr>
              <w:t xml:space="preserve">          Solo se debe mostrar la información pública de </w:t>
            </w:r>
            <w:r w:rsidR="00457482" w:rsidRPr="00FB6CD7">
              <w:rPr>
                <w:lang w:val="es-VE"/>
              </w:rPr>
              <w:t>las empresas.</w:t>
            </w:r>
          </w:p>
        </w:tc>
      </w:tr>
      <w:tr w:rsidR="009155D7" w:rsidRPr="00FB6CD7" w14:paraId="311FB8D2" w14:textId="77777777" w:rsidTr="00FB6CD7">
        <w:trPr>
          <w:trHeight w:val="1059"/>
        </w:trPr>
        <w:tc>
          <w:tcPr>
            <w:tcW w:w="9430" w:type="dxa"/>
            <w:gridSpan w:val="2"/>
          </w:tcPr>
          <w:p w14:paraId="5AD1791A" w14:textId="77777777" w:rsidR="009155D7" w:rsidRPr="00FB6CD7" w:rsidRDefault="009155D7" w:rsidP="00FB6CD7">
            <w:pPr>
              <w:rPr>
                <w:b/>
                <w:bCs/>
                <w:lang w:val="es-VE"/>
              </w:rPr>
            </w:pPr>
            <w:r w:rsidRPr="00FB6CD7">
              <w:rPr>
                <w:b/>
                <w:bCs/>
                <w:lang w:val="es-VE"/>
              </w:rPr>
              <w:t>Punto(s) de extensión:</w:t>
            </w:r>
          </w:p>
        </w:tc>
      </w:tr>
    </w:tbl>
    <w:p w14:paraId="3958AAB2" w14:textId="77777777" w:rsidR="00DD0C90" w:rsidRPr="00FB6CD7" w:rsidRDefault="00DD0C90" w:rsidP="00DD0C90">
      <w:pPr>
        <w:rPr>
          <w:lang w:val="es-VE"/>
        </w:rPr>
      </w:pPr>
    </w:p>
    <w:p w14:paraId="199938D9" w14:textId="77777777" w:rsidR="00DD0C90" w:rsidRPr="00FB6CD7" w:rsidRDefault="00DD0C90" w:rsidP="00DD0C90">
      <w:pPr>
        <w:rPr>
          <w:lang w:val="es-VE"/>
        </w:rPr>
      </w:pPr>
    </w:p>
    <w:p w14:paraId="26268991" w14:textId="77777777" w:rsidR="00DD0C90" w:rsidRPr="00FB6CD7" w:rsidRDefault="00DD0C90" w:rsidP="00DD0C90">
      <w:pPr>
        <w:rPr>
          <w:lang w:val="es-VE"/>
        </w:rPr>
      </w:pPr>
    </w:p>
    <w:p w14:paraId="2F784403" w14:textId="77777777" w:rsidR="00DD0C90" w:rsidRPr="00FB6CD7" w:rsidRDefault="00DD0C90" w:rsidP="00DD0C90">
      <w:pPr>
        <w:rPr>
          <w:lang w:val="es-VE"/>
        </w:rPr>
      </w:pPr>
    </w:p>
    <w:p w14:paraId="33D5F3BE" w14:textId="77777777" w:rsidR="00DD0C90" w:rsidRPr="00FB6CD7" w:rsidRDefault="00DD0C90" w:rsidP="00DD0C90">
      <w:pPr>
        <w:rPr>
          <w:lang w:val="es-VE"/>
        </w:rPr>
      </w:pPr>
    </w:p>
    <w:p w14:paraId="31F492E5" w14:textId="77777777" w:rsidR="00DD0C90" w:rsidRPr="00FB6CD7" w:rsidRDefault="00DD0C90" w:rsidP="00DD0C90">
      <w:pPr>
        <w:rPr>
          <w:lang w:val="es-VE"/>
        </w:rPr>
      </w:pPr>
    </w:p>
    <w:p w14:paraId="0EB430FD" w14:textId="77777777" w:rsidR="00DD0C90" w:rsidRPr="00FB6CD7" w:rsidRDefault="00DD0C90" w:rsidP="00DD0C90">
      <w:pPr>
        <w:rPr>
          <w:lang w:val="es-VE"/>
        </w:rPr>
      </w:pPr>
    </w:p>
    <w:p w14:paraId="31C80C90" w14:textId="77777777" w:rsidR="00DD0C90" w:rsidRPr="00FB6CD7" w:rsidRDefault="00DD0C90" w:rsidP="00DD0C90">
      <w:pPr>
        <w:rPr>
          <w:lang w:val="es-VE"/>
        </w:rPr>
      </w:pPr>
    </w:p>
    <w:p w14:paraId="6296C20F" w14:textId="77777777" w:rsidR="00DD0C90" w:rsidRPr="00FB6CD7" w:rsidRDefault="00DD0C90" w:rsidP="00DD0C90">
      <w:pPr>
        <w:rPr>
          <w:lang w:val="es-VE"/>
        </w:rPr>
      </w:pPr>
    </w:p>
    <w:p w14:paraId="4C9F99CE" w14:textId="77777777" w:rsidR="00DD0C90" w:rsidRPr="00FB6CD7" w:rsidRDefault="00DD0C90" w:rsidP="00DD0C90">
      <w:pPr>
        <w:rPr>
          <w:lang w:val="es-VE"/>
        </w:rPr>
      </w:pPr>
    </w:p>
    <w:p w14:paraId="21DC644E" w14:textId="77777777" w:rsidR="00DD0C90" w:rsidRPr="00FB6CD7" w:rsidRDefault="00DD0C90" w:rsidP="00DD0C90">
      <w:pPr>
        <w:rPr>
          <w:lang w:val="es-VE"/>
        </w:rPr>
      </w:pPr>
    </w:p>
    <w:p w14:paraId="1F00D077" w14:textId="77777777" w:rsidR="00DD0C90" w:rsidRPr="00FB6CD7" w:rsidRDefault="00DD0C90" w:rsidP="00DD0C90">
      <w:pPr>
        <w:rPr>
          <w:lang w:val="es-VE"/>
        </w:rPr>
      </w:pPr>
    </w:p>
    <w:p w14:paraId="7D4A2DAF" w14:textId="77777777" w:rsidR="00DD0C90" w:rsidRPr="00FB6CD7" w:rsidRDefault="00DD0C90" w:rsidP="00DD0C90">
      <w:pPr>
        <w:rPr>
          <w:lang w:val="es-VE"/>
        </w:rPr>
      </w:pPr>
    </w:p>
    <w:p w14:paraId="21C78537" w14:textId="77777777" w:rsidR="00DD0C90" w:rsidRPr="00FB6CD7" w:rsidRDefault="00DD0C90" w:rsidP="00DD0C90">
      <w:pPr>
        <w:rPr>
          <w:lang w:val="es-VE"/>
        </w:rPr>
      </w:pPr>
    </w:p>
    <w:p w14:paraId="7E4E6585" w14:textId="77777777" w:rsidR="00DD0C90" w:rsidRPr="00FB6CD7" w:rsidRDefault="00DD0C90" w:rsidP="00DD0C90">
      <w:pPr>
        <w:rPr>
          <w:lang w:val="es-VE"/>
        </w:rPr>
      </w:pPr>
    </w:p>
    <w:p w14:paraId="209997A7" w14:textId="77777777" w:rsidR="00DD0C90" w:rsidRPr="00FB6CD7" w:rsidRDefault="00DD0C90" w:rsidP="00DD0C90">
      <w:pPr>
        <w:rPr>
          <w:lang w:val="es-VE"/>
        </w:rPr>
      </w:pPr>
    </w:p>
    <w:p w14:paraId="3F5BB0B8" w14:textId="77777777" w:rsidR="00DD0C90" w:rsidRPr="00FB6CD7" w:rsidRDefault="00DD0C90" w:rsidP="00DD0C90">
      <w:pPr>
        <w:rPr>
          <w:lang w:val="es-VE"/>
        </w:rPr>
      </w:pPr>
    </w:p>
    <w:p w14:paraId="4C5704C1" w14:textId="77777777" w:rsidR="00A16EF9" w:rsidRPr="00FB6CD7" w:rsidRDefault="00A16EF9" w:rsidP="00D37431">
      <w:pPr>
        <w:pStyle w:val="Textodecuerpo"/>
        <w:keepLines w:val="0"/>
        <w:ind w:left="0"/>
        <w:rPr>
          <w:lang w:val="es-VE"/>
        </w:rPr>
      </w:pPr>
    </w:p>
    <w:p w14:paraId="7F016D36" w14:textId="4DC86DED" w:rsidR="00C0542B" w:rsidRPr="00FB6CD7" w:rsidRDefault="00C0542B" w:rsidP="00D37431">
      <w:pPr>
        <w:pStyle w:val="Textodecuerpo"/>
        <w:keepLines w:val="0"/>
        <w:ind w:left="0"/>
        <w:rPr>
          <w:lang w:val="es-VE"/>
        </w:rPr>
      </w:pPr>
    </w:p>
    <w:p w14:paraId="1D2E0C72" w14:textId="4B5C787B" w:rsidR="00C0542B" w:rsidRPr="00FB6CD7" w:rsidRDefault="00C0542B" w:rsidP="00D37431">
      <w:pPr>
        <w:pStyle w:val="Textodecuerpo"/>
        <w:keepLines w:val="0"/>
        <w:ind w:left="0"/>
        <w:rPr>
          <w:lang w:val="es-VE"/>
        </w:rPr>
      </w:pPr>
    </w:p>
    <w:p w14:paraId="3586EB8A" w14:textId="7C7C5C05" w:rsidR="00C0542B" w:rsidRPr="00FB6CD7" w:rsidRDefault="00C0542B" w:rsidP="00D37431">
      <w:pPr>
        <w:pStyle w:val="Textodecuerpo"/>
        <w:keepLines w:val="0"/>
        <w:ind w:left="0"/>
        <w:rPr>
          <w:lang w:val="es-VE"/>
        </w:rPr>
      </w:pPr>
    </w:p>
    <w:p w14:paraId="49E33157" w14:textId="0CD711E1" w:rsidR="00C0542B" w:rsidRPr="00FB6CD7" w:rsidRDefault="00C0542B" w:rsidP="00D37431">
      <w:pPr>
        <w:pStyle w:val="Textodecuerpo"/>
        <w:keepLines w:val="0"/>
        <w:ind w:left="0"/>
        <w:rPr>
          <w:lang w:val="es-VE"/>
        </w:rPr>
      </w:pPr>
    </w:p>
    <w:p w14:paraId="53D0547E" w14:textId="59DFB47B" w:rsidR="00C0542B" w:rsidRDefault="00C0542B" w:rsidP="00D37431">
      <w:pPr>
        <w:pStyle w:val="Textodecuerpo"/>
        <w:keepLines w:val="0"/>
        <w:ind w:left="0"/>
        <w:rPr>
          <w:lang w:val="es-VE"/>
        </w:rPr>
      </w:pPr>
    </w:p>
    <w:p w14:paraId="3B555164" w14:textId="450D6EA2" w:rsidR="007D0C86" w:rsidRDefault="007D0C86" w:rsidP="00D37431">
      <w:pPr>
        <w:pStyle w:val="Textodecuerpo"/>
        <w:keepLines w:val="0"/>
        <w:ind w:left="0"/>
        <w:rPr>
          <w:lang w:val="es-VE"/>
        </w:rPr>
      </w:pPr>
    </w:p>
    <w:p w14:paraId="2F5A047C" w14:textId="2B6AD566" w:rsidR="00EC4278" w:rsidRDefault="00EC4278" w:rsidP="00D37431">
      <w:pPr>
        <w:pStyle w:val="Textodecuerpo"/>
        <w:keepLines w:val="0"/>
        <w:ind w:left="0"/>
        <w:rPr>
          <w:lang w:val="es-VE"/>
        </w:rPr>
      </w:pPr>
    </w:p>
    <w:p w14:paraId="3C89876A" w14:textId="00A9709C" w:rsidR="00EC4278" w:rsidRDefault="00EC4278" w:rsidP="00D37431">
      <w:pPr>
        <w:pStyle w:val="Textodecuerpo"/>
        <w:keepLines w:val="0"/>
        <w:ind w:left="0"/>
        <w:rPr>
          <w:lang w:val="es-VE"/>
        </w:rPr>
      </w:pPr>
    </w:p>
    <w:p w14:paraId="7F51C0FD" w14:textId="4E24F5D0" w:rsidR="00EC4278" w:rsidRDefault="00EC4278" w:rsidP="00D37431">
      <w:pPr>
        <w:pStyle w:val="Textodecuerpo"/>
        <w:keepLines w:val="0"/>
        <w:ind w:left="0"/>
        <w:rPr>
          <w:lang w:val="es-VE"/>
        </w:rPr>
      </w:pPr>
    </w:p>
    <w:p w14:paraId="7AF71575" w14:textId="6BD3AC50" w:rsidR="00EC4278" w:rsidRDefault="00EC4278" w:rsidP="00D37431">
      <w:pPr>
        <w:pStyle w:val="Textodecuerpo"/>
        <w:keepLines w:val="0"/>
        <w:ind w:left="0"/>
        <w:rPr>
          <w:lang w:val="es-VE"/>
        </w:rPr>
      </w:pPr>
    </w:p>
    <w:p w14:paraId="32865CB8" w14:textId="78903074" w:rsidR="00EC4278" w:rsidRDefault="00EC4278" w:rsidP="00D37431">
      <w:pPr>
        <w:pStyle w:val="Textodecuerpo"/>
        <w:keepLines w:val="0"/>
        <w:ind w:left="0"/>
        <w:rPr>
          <w:lang w:val="es-VE"/>
        </w:rPr>
      </w:pPr>
    </w:p>
    <w:p w14:paraId="4E9FC41B" w14:textId="35CBFAAF" w:rsidR="00EC4278" w:rsidRDefault="00EC4278" w:rsidP="00D37431">
      <w:pPr>
        <w:pStyle w:val="Textodecuerpo"/>
        <w:keepLines w:val="0"/>
        <w:ind w:left="0"/>
        <w:rPr>
          <w:lang w:val="es-VE"/>
        </w:rPr>
      </w:pPr>
    </w:p>
    <w:p w14:paraId="6D5CE8A2" w14:textId="286ADF43" w:rsidR="00EC4278" w:rsidRDefault="00EC4278" w:rsidP="00D37431">
      <w:pPr>
        <w:pStyle w:val="Textodecuerpo"/>
        <w:keepLines w:val="0"/>
        <w:ind w:left="0"/>
        <w:rPr>
          <w:lang w:val="es-VE"/>
        </w:rPr>
      </w:pPr>
    </w:p>
    <w:p w14:paraId="57E86DC0" w14:textId="6E7581FA" w:rsidR="00EC4278" w:rsidRDefault="00EC4278" w:rsidP="00D37431">
      <w:pPr>
        <w:pStyle w:val="Textodecuerpo"/>
        <w:keepLines w:val="0"/>
        <w:ind w:left="0"/>
        <w:rPr>
          <w:lang w:val="es-VE"/>
        </w:rPr>
      </w:pPr>
    </w:p>
    <w:p w14:paraId="2D083993" w14:textId="77777777" w:rsidR="00EC4278" w:rsidRPr="00FB6CD7" w:rsidRDefault="00EC4278" w:rsidP="00D37431">
      <w:pPr>
        <w:pStyle w:val="Textodecuerpo"/>
        <w:keepLines w:val="0"/>
        <w:ind w:left="0"/>
        <w:rPr>
          <w:lang w:val="es-VE"/>
        </w:rPr>
      </w:pPr>
    </w:p>
    <w:p w14:paraId="531D00E6" w14:textId="77777777" w:rsidR="005F3E66" w:rsidRPr="00FB6CD7" w:rsidRDefault="005F3E66" w:rsidP="006F41F7">
      <w:pPr>
        <w:pStyle w:val="Ttulo1"/>
        <w:keepNext w:val="0"/>
        <w:rPr>
          <w:lang w:val="es-VE"/>
        </w:rPr>
      </w:pPr>
      <w:bookmarkStart w:id="23" w:name="_Toc251766395"/>
      <w:r w:rsidRPr="00FB6CD7">
        <w:rPr>
          <w:lang w:val="es-VE"/>
        </w:rPr>
        <w:lastRenderedPageBreak/>
        <w:t>Especificaciones funcionales</w:t>
      </w:r>
      <w:bookmarkEnd w:id="23"/>
    </w:p>
    <w:p w14:paraId="09554859" w14:textId="7E4DC748" w:rsidR="005F3E66" w:rsidRPr="00FB6CD7" w:rsidRDefault="005F3E66" w:rsidP="00D37431">
      <w:pPr>
        <w:pStyle w:val="InfoBlue"/>
        <w:rPr>
          <w:lang w:val="es-VE"/>
        </w:rPr>
      </w:pPr>
    </w:p>
    <w:p w14:paraId="01829805" w14:textId="77777777" w:rsidR="00C006D0" w:rsidRPr="00FB6CD7" w:rsidRDefault="00C006D0" w:rsidP="00C006D0">
      <w:pPr>
        <w:numPr>
          <w:ilvl w:val="1"/>
          <w:numId w:val="1"/>
        </w:numPr>
        <w:spacing w:before="120" w:after="60"/>
        <w:outlineLvl w:val="1"/>
        <w:rPr>
          <w:rFonts w:ascii="Arial" w:hAnsi="Arial" w:cs="Arial"/>
          <w:b/>
          <w:bCs/>
          <w:lang w:val="es-VE"/>
        </w:rPr>
      </w:pPr>
      <w:r w:rsidRPr="00FB6CD7">
        <w:rPr>
          <w:rFonts w:ascii="Arial" w:hAnsi="Arial" w:cs="Arial"/>
          <w:b/>
          <w:bCs/>
          <w:lang w:val="es-VE"/>
        </w:rPr>
        <w:t>&lt;req3 – Modificar Perfil de Aspirante&gt;</w:t>
      </w:r>
    </w:p>
    <w:p w14:paraId="0A0EB7BC" w14:textId="05D4E0C2"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Mickel Arroz)</w:t>
      </w:r>
    </w:p>
    <w:tbl>
      <w:tblPr>
        <w:tblW w:w="5036"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8"/>
      </w:tblGrid>
      <w:tr w:rsidR="00C006D0" w:rsidRPr="00142753" w14:paraId="6BC8847F" w14:textId="77777777" w:rsidTr="00DD0C90">
        <w:trPr>
          <w:trHeight w:val="373"/>
        </w:trPr>
        <w:tc>
          <w:tcPr>
            <w:tcW w:w="0" w:type="auto"/>
            <w:vMerge w:val="restart"/>
          </w:tcPr>
          <w:p w14:paraId="1D6604E8" w14:textId="77777777" w:rsidR="00C006D0" w:rsidRPr="00FB6CD7" w:rsidRDefault="00C006D0" w:rsidP="00DD0C90">
            <w:pPr>
              <w:rPr>
                <w:b/>
                <w:bCs/>
                <w:lang w:val="es-VE"/>
              </w:rPr>
            </w:pPr>
            <w:r w:rsidRPr="00FB6CD7">
              <w:rPr>
                <w:b/>
                <w:bCs/>
                <w:lang w:val="es-VE"/>
              </w:rPr>
              <w:t>Característica Asociada:</w:t>
            </w:r>
          </w:p>
          <w:p w14:paraId="6DD6FD83" w14:textId="77777777" w:rsidR="00C006D0" w:rsidRPr="00FB6CD7" w:rsidRDefault="00C006D0" w:rsidP="00DD0C90">
            <w:pPr>
              <w:pStyle w:val="InfoBlue"/>
              <w:rPr>
                <w:i w:val="0"/>
                <w:iCs w:val="0"/>
                <w:color w:val="auto"/>
                <w:lang w:val="es-VE"/>
              </w:rPr>
            </w:pPr>
            <w:r w:rsidRPr="00FB6CD7">
              <w:rPr>
                <w:i w:val="0"/>
                <w:iCs w:val="0"/>
                <w:color w:val="auto"/>
                <w:lang w:val="es-VE"/>
              </w:rPr>
              <w:t xml:space="preserve">         Gestión de Aspirante.</w:t>
            </w:r>
          </w:p>
        </w:tc>
      </w:tr>
      <w:tr w:rsidR="00C006D0" w:rsidRPr="00142753" w14:paraId="5A1E8664" w14:textId="77777777" w:rsidTr="00DD0C90">
        <w:trPr>
          <w:trHeight w:val="373"/>
        </w:trPr>
        <w:tc>
          <w:tcPr>
            <w:tcW w:w="0" w:type="auto"/>
            <w:vMerge/>
          </w:tcPr>
          <w:p w14:paraId="068FEA5C" w14:textId="77777777" w:rsidR="00C006D0" w:rsidRPr="00FB6CD7" w:rsidRDefault="00C006D0" w:rsidP="00DD0C90">
            <w:pPr>
              <w:pStyle w:val="InfoBlue"/>
              <w:rPr>
                <w:i w:val="0"/>
                <w:iCs w:val="0"/>
                <w:color w:val="auto"/>
                <w:lang w:val="es-VE"/>
              </w:rPr>
            </w:pPr>
          </w:p>
        </w:tc>
      </w:tr>
      <w:tr w:rsidR="00C006D0" w:rsidRPr="00FB6CD7" w14:paraId="5BB033A3" w14:textId="77777777" w:rsidTr="00DD0C90">
        <w:tc>
          <w:tcPr>
            <w:tcW w:w="0" w:type="auto"/>
          </w:tcPr>
          <w:p w14:paraId="6016824B" w14:textId="77777777" w:rsidR="00C006D0" w:rsidRPr="00FB6CD7" w:rsidRDefault="00C006D0" w:rsidP="00DD0C90">
            <w:pPr>
              <w:rPr>
                <w:b/>
                <w:bCs/>
                <w:lang w:val="es-VE"/>
              </w:rPr>
            </w:pPr>
            <w:r w:rsidRPr="00FB6CD7">
              <w:rPr>
                <w:b/>
                <w:bCs/>
                <w:lang w:val="es-VE"/>
              </w:rPr>
              <w:t>Descripción del requerimiento funcional:</w:t>
            </w:r>
          </w:p>
          <w:p w14:paraId="5A915A86" w14:textId="65AAEBAE" w:rsidR="00C006D0" w:rsidRPr="00FB6CD7" w:rsidRDefault="00C006D0" w:rsidP="00DD0C90">
            <w:pPr>
              <w:spacing w:after="120"/>
              <w:rPr>
                <w:iCs/>
                <w:color w:val="000000" w:themeColor="text1"/>
                <w:lang w:val="es-VE"/>
              </w:rPr>
            </w:pPr>
            <w:r w:rsidRPr="00FB6CD7">
              <w:rPr>
                <w:iCs/>
                <w:color w:val="000000" w:themeColor="text1"/>
                <w:lang w:val="es-VE" w:eastAsia="es-ES"/>
              </w:rPr>
              <w:t xml:space="preserve">          El sistema debe modificar los datos del </w:t>
            </w:r>
            <w:r w:rsidR="008450D8">
              <w:rPr>
                <w:iCs/>
                <w:color w:val="000000" w:themeColor="text1"/>
                <w:lang w:val="es-VE" w:eastAsia="es-ES"/>
              </w:rPr>
              <w:t xml:space="preserve">perfil del </w:t>
            </w:r>
            <w:r w:rsidRPr="00FB6CD7">
              <w:rPr>
                <w:iCs/>
                <w:color w:val="000000" w:themeColor="text1"/>
                <w:lang w:val="es-VE" w:eastAsia="es-ES"/>
              </w:rPr>
              <w:t>Aspirante.</w:t>
            </w:r>
          </w:p>
          <w:p w14:paraId="154ABA5F" w14:textId="77777777" w:rsidR="00C006D0" w:rsidRPr="00FB6CD7" w:rsidRDefault="00C006D0" w:rsidP="00DD0C90">
            <w:pPr>
              <w:rPr>
                <w:b/>
                <w:bCs/>
                <w:lang w:val="es-VE"/>
              </w:rPr>
            </w:pPr>
            <w:r w:rsidRPr="00FB6CD7">
              <w:rPr>
                <w:b/>
                <w:bCs/>
                <w:lang w:val="es-VE"/>
              </w:rPr>
              <w:t>Reglas de negocio asociadas:</w:t>
            </w:r>
          </w:p>
          <w:p w14:paraId="6EDC935E" w14:textId="77777777" w:rsidR="00C006D0" w:rsidRPr="00FB6CD7" w:rsidRDefault="00C006D0" w:rsidP="00C006D0">
            <w:pPr>
              <w:pStyle w:val="Prrafodelista"/>
              <w:numPr>
                <w:ilvl w:val="0"/>
                <w:numId w:val="6"/>
              </w:numPr>
              <w:spacing w:after="120"/>
              <w:rPr>
                <w:iCs/>
                <w:color w:val="000000" w:themeColor="text1"/>
                <w:lang w:val="es-VE"/>
              </w:rPr>
            </w:pPr>
            <w:r w:rsidRPr="00FB6CD7">
              <w:rPr>
                <w:iCs/>
                <w:color w:val="000000" w:themeColor="text1"/>
                <w:lang w:val="es-VE"/>
              </w:rPr>
              <w:t>El usuario debe ser obligatoriamente mayor de edad (18 años o más).</w:t>
            </w:r>
          </w:p>
          <w:p w14:paraId="1F0E7A95" w14:textId="354A6D72" w:rsidR="00C006D0" w:rsidRPr="00FB6CD7" w:rsidRDefault="00C006D0" w:rsidP="00C006D0">
            <w:pPr>
              <w:pStyle w:val="Prrafodelista"/>
              <w:numPr>
                <w:ilvl w:val="0"/>
                <w:numId w:val="6"/>
              </w:numPr>
              <w:rPr>
                <w:iCs/>
                <w:color w:val="000000" w:themeColor="text1"/>
                <w:lang w:val="es-VE"/>
              </w:rPr>
            </w:pPr>
            <w:r w:rsidRPr="00FB6CD7">
              <w:rPr>
                <w:iCs/>
                <w:color w:val="000000" w:themeColor="text1"/>
                <w:lang w:val="es-VE"/>
              </w:rPr>
              <w:t>La aplicación es exclusivamente para usuarios hispanohablantes.</w:t>
            </w:r>
          </w:p>
          <w:p w14:paraId="03558A5B" w14:textId="77777777" w:rsidR="00C006D0" w:rsidRPr="00FB6CD7" w:rsidRDefault="00C006D0" w:rsidP="00C006D0">
            <w:pPr>
              <w:pStyle w:val="Prrafodelista"/>
              <w:rPr>
                <w:iCs/>
                <w:color w:val="000000" w:themeColor="text1"/>
                <w:lang w:val="es-VE"/>
              </w:rPr>
            </w:pPr>
          </w:p>
          <w:p w14:paraId="42BEDC53" w14:textId="77777777" w:rsidR="00C006D0" w:rsidRPr="00FB6CD7" w:rsidRDefault="00C006D0" w:rsidP="00DD0C90">
            <w:pPr>
              <w:rPr>
                <w:b/>
                <w:bCs/>
                <w:snapToGrid w:val="0"/>
                <w:lang w:val="es-VE"/>
              </w:rPr>
            </w:pPr>
            <w:r w:rsidRPr="00FB6CD7">
              <w:rPr>
                <w:b/>
                <w:bCs/>
                <w:snapToGrid w:val="0"/>
                <w:lang w:val="es-VE"/>
              </w:rPr>
              <w:t>Interfaces del requerimiento:</w:t>
            </w:r>
          </w:p>
          <w:p w14:paraId="2F173AA3" w14:textId="77777777" w:rsidR="00C006D0" w:rsidRPr="00FB6CD7" w:rsidRDefault="00C006D0" w:rsidP="00DD0C90">
            <w:pPr>
              <w:rPr>
                <w:snapToGrid w:val="0"/>
                <w:lang w:val="es-VE"/>
              </w:rPr>
            </w:pPr>
            <w:r w:rsidRPr="00FB6CD7">
              <w:rPr>
                <w:b/>
                <w:bCs/>
                <w:snapToGrid w:val="0"/>
                <w:lang w:val="es-VE"/>
              </w:rPr>
              <w:t xml:space="preserve">         </w:t>
            </w:r>
            <w:r w:rsidRPr="00FB6CD7">
              <w:rPr>
                <w:snapToGrid w:val="0"/>
                <w:lang w:val="es-VE"/>
              </w:rPr>
              <w:t>Interfaz de Modificación de Perfil de Aspirante</w:t>
            </w:r>
          </w:p>
          <w:p w14:paraId="29315AEE" w14:textId="77777777" w:rsidR="00C006D0" w:rsidRPr="00FB6CD7" w:rsidRDefault="00C006D0" w:rsidP="00DD0C90">
            <w:pPr>
              <w:rPr>
                <w:snapToGrid w:val="0"/>
                <w:lang w:val="es-VE"/>
              </w:rPr>
            </w:pPr>
            <w:r w:rsidRPr="00FB6CD7">
              <w:rPr>
                <w:snapToGrid w:val="0"/>
                <w:lang w:val="es-VE"/>
              </w:rPr>
              <w:t xml:space="preserve">          </w:t>
            </w:r>
            <w:r w:rsidRPr="00FB6CD7">
              <w:rPr>
                <w:noProof/>
                <w:lang w:val="es-ES" w:eastAsia="es-ES"/>
              </w:rPr>
              <w:drawing>
                <wp:inline distT="0" distB="0" distL="0" distR="0" wp14:anchorId="587EB12D" wp14:editId="0F5FE81D">
                  <wp:extent cx="543455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089" cy="2949775"/>
                          </a:xfrm>
                          <a:prstGeom prst="rect">
                            <a:avLst/>
                          </a:prstGeom>
                        </pic:spPr>
                      </pic:pic>
                    </a:graphicData>
                  </a:graphic>
                </wp:inline>
              </w:drawing>
            </w:r>
          </w:p>
          <w:p w14:paraId="657A1C86" w14:textId="77777777" w:rsidR="00C006D0" w:rsidRPr="00FB6CD7" w:rsidRDefault="00C006D0" w:rsidP="00DD0C90">
            <w:pPr>
              <w:rPr>
                <w:b/>
                <w:bCs/>
                <w:lang w:val="es-VE"/>
              </w:rPr>
            </w:pPr>
            <w:r w:rsidRPr="00FB6CD7">
              <w:rPr>
                <w:b/>
                <w:bCs/>
                <w:lang w:val="es-VE"/>
              </w:rPr>
              <w:t>Estructura de datos:</w:t>
            </w:r>
          </w:p>
          <w:p w14:paraId="18A52623" w14:textId="77777777" w:rsidR="00C006D0" w:rsidRPr="00FB6CD7" w:rsidRDefault="00C006D0" w:rsidP="00DD0C90">
            <w:pPr>
              <w:rPr>
                <w:lang w:val="es-VE"/>
              </w:rPr>
            </w:pPr>
          </w:p>
          <w:tbl>
            <w:tblPr>
              <w:tblW w:w="892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746"/>
              <w:gridCol w:w="2600"/>
              <w:gridCol w:w="618"/>
              <w:gridCol w:w="340"/>
              <w:gridCol w:w="552"/>
              <w:gridCol w:w="552"/>
              <w:gridCol w:w="429"/>
              <w:gridCol w:w="496"/>
              <w:gridCol w:w="1230"/>
            </w:tblGrid>
            <w:tr w:rsidR="00C006D0" w:rsidRPr="00FB6CD7" w14:paraId="65B9302E" w14:textId="77777777" w:rsidTr="00C006D0">
              <w:tc>
                <w:tcPr>
                  <w:tcW w:w="203" w:type="pct"/>
                  <w:tcBorders>
                    <w:top w:val="single" w:sz="4" w:space="0" w:color="auto"/>
                    <w:left w:val="single" w:sz="4" w:space="0" w:color="auto"/>
                    <w:bottom w:val="single" w:sz="4" w:space="0" w:color="auto"/>
                    <w:right w:val="single" w:sz="4" w:space="0" w:color="auto"/>
                  </w:tcBorders>
                </w:tcPr>
                <w:p w14:paraId="12B4BDF2" w14:textId="77777777" w:rsidR="00C006D0" w:rsidRPr="00FB6CD7" w:rsidRDefault="00C006D0" w:rsidP="00DD0C90">
                  <w:pPr>
                    <w:jc w:val="center"/>
                    <w:rPr>
                      <w:b/>
                      <w:bCs/>
                      <w:lang w:val="es-VE"/>
                    </w:rPr>
                  </w:pPr>
                  <w:r w:rsidRPr="00FB6CD7">
                    <w:rPr>
                      <w:b/>
                      <w:bCs/>
                      <w:lang w:val="es-VE"/>
                    </w:rPr>
                    <w:t>ID</w:t>
                  </w:r>
                </w:p>
              </w:tc>
              <w:tc>
                <w:tcPr>
                  <w:tcW w:w="979" w:type="pct"/>
                  <w:tcBorders>
                    <w:top w:val="single" w:sz="4" w:space="0" w:color="auto"/>
                    <w:left w:val="single" w:sz="4" w:space="0" w:color="auto"/>
                    <w:bottom w:val="single" w:sz="4" w:space="0" w:color="auto"/>
                    <w:right w:val="single" w:sz="4" w:space="0" w:color="auto"/>
                  </w:tcBorders>
                </w:tcPr>
                <w:p w14:paraId="3AE7AD5A" w14:textId="77777777" w:rsidR="00C006D0" w:rsidRPr="00FB6CD7" w:rsidRDefault="00C006D0" w:rsidP="00DD0C90">
                  <w:pPr>
                    <w:jc w:val="center"/>
                    <w:rPr>
                      <w:b/>
                      <w:bCs/>
                      <w:lang w:val="es-VE"/>
                    </w:rPr>
                  </w:pPr>
                  <w:r w:rsidRPr="00FB6CD7">
                    <w:rPr>
                      <w:b/>
                      <w:bCs/>
                      <w:lang w:val="es-VE"/>
                    </w:rPr>
                    <w:t>Campo</w:t>
                  </w:r>
                </w:p>
              </w:tc>
              <w:tc>
                <w:tcPr>
                  <w:tcW w:w="1456" w:type="pct"/>
                  <w:tcBorders>
                    <w:top w:val="single" w:sz="4" w:space="0" w:color="auto"/>
                    <w:left w:val="single" w:sz="4" w:space="0" w:color="auto"/>
                    <w:bottom w:val="single" w:sz="4" w:space="0" w:color="auto"/>
                    <w:right w:val="single" w:sz="4" w:space="0" w:color="auto"/>
                  </w:tcBorders>
                </w:tcPr>
                <w:p w14:paraId="64F237A0" w14:textId="77777777" w:rsidR="00C006D0" w:rsidRPr="00FB6CD7" w:rsidRDefault="00C006D0" w:rsidP="00DD0C90">
                  <w:pPr>
                    <w:jc w:val="center"/>
                    <w:rPr>
                      <w:b/>
                      <w:bCs/>
                      <w:lang w:val="es-VE"/>
                    </w:rPr>
                  </w:pPr>
                  <w:r w:rsidRPr="00FB6CD7">
                    <w:rPr>
                      <w:b/>
                      <w:bCs/>
                      <w:lang w:val="es-VE"/>
                    </w:rPr>
                    <w:t>Descripción</w:t>
                  </w:r>
                </w:p>
              </w:tc>
              <w:tc>
                <w:tcPr>
                  <w:tcW w:w="346" w:type="pct"/>
                  <w:tcBorders>
                    <w:top w:val="single" w:sz="4" w:space="0" w:color="auto"/>
                    <w:left w:val="single" w:sz="4" w:space="0" w:color="auto"/>
                    <w:bottom w:val="single" w:sz="4" w:space="0" w:color="auto"/>
                    <w:right w:val="single" w:sz="4" w:space="0" w:color="auto"/>
                  </w:tcBorders>
                </w:tcPr>
                <w:p w14:paraId="3B4CDE7A" w14:textId="77777777" w:rsidR="00C006D0" w:rsidRPr="00FB6CD7" w:rsidRDefault="00C006D0" w:rsidP="00DD0C90">
                  <w:pPr>
                    <w:jc w:val="center"/>
                    <w:rPr>
                      <w:b/>
                      <w:bCs/>
                      <w:lang w:val="es-VE"/>
                    </w:rPr>
                  </w:pPr>
                  <w:r w:rsidRPr="00FB6CD7">
                    <w:rPr>
                      <w:b/>
                      <w:bCs/>
                      <w:lang w:val="es-VE"/>
                    </w:rPr>
                    <w:t>T</w:t>
                  </w:r>
                </w:p>
              </w:tc>
              <w:tc>
                <w:tcPr>
                  <w:tcW w:w="190" w:type="pct"/>
                  <w:tcBorders>
                    <w:top w:val="single" w:sz="4" w:space="0" w:color="auto"/>
                    <w:left w:val="single" w:sz="4" w:space="0" w:color="auto"/>
                    <w:bottom w:val="single" w:sz="4" w:space="0" w:color="auto"/>
                    <w:right w:val="single" w:sz="4" w:space="0" w:color="auto"/>
                  </w:tcBorders>
                </w:tcPr>
                <w:p w14:paraId="0EFFB0A3" w14:textId="77777777" w:rsidR="00C006D0" w:rsidRPr="00FB6CD7" w:rsidRDefault="00C006D0" w:rsidP="00DD0C90">
                  <w:pPr>
                    <w:jc w:val="center"/>
                    <w:rPr>
                      <w:b/>
                      <w:bCs/>
                      <w:lang w:val="es-VE"/>
                    </w:rPr>
                  </w:pPr>
                  <w:r w:rsidRPr="00FB6CD7">
                    <w:rPr>
                      <w:b/>
                      <w:bCs/>
                      <w:lang w:val="es-VE"/>
                    </w:rPr>
                    <w:t>L</w:t>
                  </w:r>
                </w:p>
              </w:tc>
              <w:tc>
                <w:tcPr>
                  <w:tcW w:w="309" w:type="pct"/>
                  <w:tcBorders>
                    <w:top w:val="single" w:sz="4" w:space="0" w:color="auto"/>
                    <w:left w:val="single" w:sz="4" w:space="0" w:color="auto"/>
                    <w:bottom w:val="single" w:sz="4" w:space="0" w:color="auto"/>
                    <w:right w:val="single" w:sz="4" w:space="0" w:color="auto"/>
                  </w:tcBorders>
                </w:tcPr>
                <w:p w14:paraId="0228072E" w14:textId="77777777" w:rsidR="00C006D0" w:rsidRPr="00FB6CD7" w:rsidRDefault="00C006D0" w:rsidP="00DD0C90">
                  <w:pPr>
                    <w:jc w:val="center"/>
                    <w:rPr>
                      <w:b/>
                      <w:bCs/>
                      <w:lang w:val="es-VE"/>
                    </w:rPr>
                  </w:pPr>
                  <w:r w:rsidRPr="00FB6CD7">
                    <w:rPr>
                      <w:b/>
                      <w:bCs/>
                      <w:lang w:val="es-VE"/>
                    </w:rPr>
                    <w:t>RPV</w:t>
                  </w:r>
                </w:p>
              </w:tc>
              <w:tc>
                <w:tcPr>
                  <w:tcW w:w="309" w:type="pct"/>
                  <w:tcBorders>
                    <w:top w:val="single" w:sz="4" w:space="0" w:color="auto"/>
                    <w:left w:val="single" w:sz="4" w:space="0" w:color="auto"/>
                    <w:bottom w:val="single" w:sz="4" w:space="0" w:color="auto"/>
                    <w:right w:val="single" w:sz="4" w:space="0" w:color="auto"/>
                  </w:tcBorders>
                </w:tcPr>
                <w:p w14:paraId="54A81865" w14:textId="77777777" w:rsidR="00C006D0" w:rsidRPr="00FB6CD7" w:rsidRDefault="00C006D0" w:rsidP="00DD0C90">
                  <w:pPr>
                    <w:jc w:val="center"/>
                    <w:rPr>
                      <w:b/>
                      <w:bCs/>
                      <w:lang w:val="es-VE"/>
                    </w:rPr>
                  </w:pPr>
                  <w:r w:rsidRPr="00FB6CD7">
                    <w:rPr>
                      <w:b/>
                      <w:bCs/>
                      <w:lang w:val="es-VE"/>
                    </w:rPr>
                    <w:t>VPD</w:t>
                  </w:r>
                </w:p>
              </w:tc>
              <w:tc>
                <w:tcPr>
                  <w:tcW w:w="240" w:type="pct"/>
                  <w:tcBorders>
                    <w:top w:val="single" w:sz="4" w:space="0" w:color="auto"/>
                    <w:left w:val="single" w:sz="4" w:space="0" w:color="auto"/>
                    <w:bottom w:val="single" w:sz="4" w:space="0" w:color="auto"/>
                    <w:right w:val="single" w:sz="4" w:space="0" w:color="auto"/>
                  </w:tcBorders>
                </w:tcPr>
                <w:p w14:paraId="4FBCCCBC" w14:textId="77777777" w:rsidR="00C006D0" w:rsidRPr="00FB6CD7" w:rsidRDefault="00C006D0" w:rsidP="00DD0C90">
                  <w:pPr>
                    <w:jc w:val="center"/>
                    <w:rPr>
                      <w:b/>
                      <w:bCs/>
                      <w:lang w:val="es-VE"/>
                    </w:rPr>
                  </w:pPr>
                  <w:r w:rsidRPr="00FB6CD7">
                    <w:rPr>
                      <w:b/>
                      <w:bCs/>
                      <w:lang w:val="es-VE"/>
                    </w:rPr>
                    <w:t>I/O</w:t>
                  </w:r>
                </w:p>
              </w:tc>
              <w:tc>
                <w:tcPr>
                  <w:tcW w:w="278" w:type="pct"/>
                  <w:tcBorders>
                    <w:top w:val="single" w:sz="4" w:space="0" w:color="auto"/>
                    <w:left w:val="single" w:sz="4" w:space="0" w:color="auto"/>
                    <w:bottom w:val="single" w:sz="4" w:space="0" w:color="auto"/>
                    <w:right w:val="single" w:sz="4" w:space="0" w:color="auto"/>
                  </w:tcBorders>
                </w:tcPr>
                <w:p w14:paraId="19072450" w14:textId="77777777" w:rsidR="00C006D0" w:rsidRPr="00FB6CD7" w:rsidRDefault="00C006D0" w:rsidP="00DD0C90">
                  <w:pPr>
                    <w:jc w:val="center"/>
                    <w:rPr>
                      <w:b/>
                      <w:bCs/>
                      <w:lang w:val="es-VE"/>
                    </w:rPr>
                  </w:pPr>
                  <w:r w:rsidRPr="00FB6CD7">
                    <w:rPr>
                      <w:b/>
                      <w:bCs/>
                      <w:lang w:val="es-VE"/>
                    </w:rPr>
                    <w:t>R/O</w:t>
                  </w:r>
                </w:p>
              </w:tc>
              <w:tc>
                <w:tcPr>
                  <w:tcW w:w="688" w:type="pct"/>
                  <w:tcBorders>
                    <w:top w:val="single" w:sz="4" w:space="0" w:color="auto"/>
                    <w:left w:val="single" w:sz="4" w:space="0" w:color="auto"/>
                    <w:bottom w:val="single" w:sz="4" w:space="0" w:color="auto"/>
                    <w:right w:val="single" w:sz="4" w:space="0" w:color="auto"/>
                  </w:tcBorders>
                </w:tcPr>
                <w:p w14:paraId="4208C6A3" w14:textId="77777777" w:rsidR="00C006D0" w:rsidRPr="00FB6CD7" w:rsidRDefault="00C006D0" w:rsidP="00DD0C90">
                  <w:pPr>
                    <w:jc w:val="center"/>
                    <w:rPr>
                      <w:b/>
                      <w:bCs/>
                      <w:lang w:val="es-VE"/>
                    </w:rPr>
                  </w:pPr>
                  <w:r w:rsidRPr="00FB6CD7">
                    <w:rPr>
                      <w:b/>
                      <w:bCs/>
                      <w:lang w:val="es-VE"/>
                    </w:rPr>
                    <w:t>Validaciones</w:t>
                  </w:r>
                </w:p>
              </w:tc>
            </w:tr>
            <w:tr w:rsidR="00C006D0" w:rsidRPr="00142753" w14:paraId="5D48EA27" w14:textId="77777777" w:rsidTr="00C006D0">
              <w:tc>
                <w:tcPr>
                  <w:tcW w:w="203" w:type="pct"/>
                  <w:tcBorders>
                    <w:top w:val="single" w:sz="4" w:space="0" w:color="auto"/>
                    <w:left w:val="single" w:sz="4" w:space="0" w:color="auto"/>
                    <w:bottom w:val="single" w:sz="4" w:space="0" w:color="auto"/>
                    <w:right w:val="single" w:sz="4" w:space="0" w:color="auto"/>
                  </w:tcBorders>
                </w:tcPr>
                <w:p w14:paraId="0C7A542B" w14:textId="77777777" w:rsidR="00C006D0" w:rsidRPr="00FB6CD7" w:rsidRDefault="00C006D0" w:rsidP="00DD0C90">
                  <w:pPr>
                    <w:rPr>
                      <w:lang w:val="es-VE"/>
                    </w:rPr>
                  </w:pPr>
                  <w:r w:rsidRPr="00FB6CD7">
                    <w:rPr>
                      <w:lang w:val="es-VE"/>
                    </w:rPr>
                    <w:t>1</w:t>
                  </w:r>
                </w:p>
              </w:tc>
              <w:tc>
                <w:tcPr>
                  <w:tcW w:w="979" w:type="pct"/>
                  <w:tcBorders>
                    <w:top w:val="single" w:sz="4" w:space="0" w:color="auto"/>
                    <w:left w:val="single" w:sz="4" w:space="0" w:color="auto"/>
                    <w:bottom w:val="single" w:sz="4" w:space="0" w:color="auto"/>
                    <w:right w:val="single" w:sz="4" w:space="0" w:color="auto"/>
                  </w:tcBorders>
                </w:tcPr>
                <w:p w14:paraId="4BFBA7F9" w14:textId="77777777" w:rsidR="00C006D0" w:rsidRPr="00FB6CD7" w:rsidRDefault="00C006D0" w:rsidP="00DD0C90">
                  <w:pPr>
                    <w:rPr>
                      <w:lang w:val="es-VE"/>
                    </w:rPr>
                  </w:pPr>
                  <w:r w:rsidRPr="00FB6CD7">
                    <w:rPr>
                      <w:lang w:val="es-VE"/>
                    </w:rPr>
                    <w:t>Nombre</w:t>
                  </w:r>
                </w:p>
              </w:tc>
              <w:tc>
                <w:tcPr>
                  <w:tcW w:w="1456" w:type="pct"/>
                  <w:tcBorders>
                    <w:top w:val="single" w:sz="4" w:space="0" w:color="auto"/>
                    <w:left w:val="single" w:sz="4" w:space="0" w:color="auto"/>
                    <w:bottom w:val="single" w:sz="4" w:space="0" w:color="auto"/>
                    <w:right w:val="single" w:sz="4" w:space="0" w:color="auto"/>
                  </w:tcBorders>
                </w:tcPr>
                <w:p w14:paraId="1067D7B2" w14:textId="77777777" w:rsidR="00C006D0" w:rsidRPr="00FB6CD7" w:rsidRDefault="00C006D0" w:rsidP="00DD0C90">
                  <w:pPr>
                    <w:rPr>
                      <w:lang w:val="es-VE"/>
                    </w:rPr>
                  </w:pPr>
                  <w:r w:rsidRPr="00FB6CD7">
                    <w:rPr>
                      <w:lang w:val="es-VE"/>
                    </w:rPr>
                    <w:t>Nombre del usuario</w:t>
                  </w:r>
                </w:p>
              </w:tc>
              <w:tc>
                <w:tcPr>
                  <w:tcW w:w="346" w:type="pct"/>
                  <w:tcBorders>
                    <w:top w:val="single" w:sz="4" w:space="0" w:color="auto"/>
                    <w:left w:val="single" w:sz="4" w:space="0" w:color="auto"/>
                    <w:bottom w:val="single" w:sz="4" w:space="0" w:color="auto"/>
                    <w:right w:val="single" w:sz="4" w:space="0" w:color="auto"/>
                  </w:tcBorders>
                </w:tcPr>
                <w:p w14:paraId="7ACA9224" w14:textId="77777777" w:rsidR="00C006D0" w:rsidRPr="00FB6CD7" w:rsidRDefault="00C006D0" w:rsidP="00DD0C90">
                  <w:pPr>
                    <w:rPr>
                      <w:lang w:val="es-VE"/>
                    </w:rPr>
                  </w:pPr>
                  <w:r w:rsidRPr="00FB6CD7">
                    <w:rPr>
                      <w:lang w:val="es-VE"/>
                    </w:rPr>
                    <w:t>AN</w:t>
                  </w:r>
                </w:p>
              </w:tc>
              <w:tc>
                <w:tcPr>
                  <w:tcW w:w="190" w:type="pct"/>
                  <w:tcBorders>
                    <w:top w:val="single" w:sz="4" w:space="0" w:color="auto"/>
                    <w:left w:val="single" w:sz="4" w:space="0" w:color="auto"/>
                    <w:bottom w:val="single" w:sz="4" w:space="0" w:color="auto"/>
                    <w:right w:val="single" w:sz="4" w:space="0" w:color="auto"/>
                  </w:tcBorders>
                </w:tcPr>
                <w:p w14:paraId="48555E0C" w14:textId="02E5B54D" w:rsidR="00C006D0" w:rsidRPr="00FB6CD7" w:rsidRDefault="0004257F" w:rsidP="00DD0C90">
                  <w:pPr>
                    <w:rPr>
                      <w:lang w:val="es-VE"/>
                    </w:rPr>
                  </w:pPr>
                  <w:r>
                    <w:rPr>
                      <w:lang w:val="es-VE"/>
                    </w:rPr>
                    <w:t>5</w:t>
                  </w:r>
                  <w:r w:rsidR="00C006D0" w:rsidRPr="00FB6CD7">
                    <w:rPr>
                      <w:lang w:val="es-VE"/>
                    </w:rPr>
                    <w:t>0</w:t>
                  </w:r>
                </w:p>
              </w:tc>
              <w:tc>
                <w:tcPr>
                  <w:tcW w:w="309" w:type="pct"/>
                  <w:tcBorders>
                    <w:top w:val="single" w:sz="4" w:space="0" w:color="auto"/>
                    <w:left w:val="single" w:sz="4" w:space="0" w:color="auto"/>
                    <w:bottom w:val="single" w:sz="4" w:space="0" w:color="auto"/>
                    <w:right w:val="single" w:sz="4" w:space="0" w:color="auto"/>
                  </w:tcBorders>
                </w:tcPr>
                <w:p w14:paraId="0E05CCA7"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0F88D16D"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0ED70344"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69A4F1D0"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77DD958C" w14:textId="54358687" w:rsidR="00C006D0" w:rsidRPr="00FB6CD7" w:rsidRDefault="008450D8" w:rsidP="00DD0C90">
                  <w:pPr>
                    <w:rPr>
                      <w:lang w:val="es-VE"/>
                    </w:rPr>
                  </w:pPr>
                  <w:r>
                    <w:rPr>
                      <w:lang w:val="es-VE"/>
                    </w:rPr>
                    <w:t>Debe tener una longitud mínima de 4 caracteres.</w:t>
                  </w:r>
                </w:p>
              </w:tc>
            </w:tr>
            <w:tr w:rsidR="00C006D0" w:rsidRPr="00142753" w14:paraId="4BC62512" w14:textId="77777777" w:rsidTr="00C006D0">
              <w:tc>
                <w:tcPr>
                  <w:tcW w:w="203" w:type="pct"/>
                  <w:tcBorders>
                    <w:top w:val="single" w:sz="4" w:space="0" w:color="auto"/>
                    <w:left w:val="single" w:sz="4" w:space="0" w:color="auto"/>
                    <w:bottom w:val="single" w:sz="4" w:space="0" w:color="auto"/>
                    <w:right w:val="single" w:sz="4" w:space="0" w:color="auto"/>
                  </w:tcBorders>
                </w:tcPr>
                <w:p w14:paraId="514BB821" w14:textId="77777777" w:rsidR="00C006D0" w:rsidRPr="00FB6CD7" w:rsidRDefault="00C006D0" w:rsidP="00DD0C90">
                  <w:pPr>
                    <w:rPr>
                      <w:lang w:val="es-VE"/>
                    </w:rPr>
                  </w:pPr>
                  <w:r w:rsidRPr="00FB6CD7">
                    <w:rPr>
                      <w:lang w:val="es-VE"/>
                    </w:rPr>
                    <w:t>2</w:t>
                  </w:r>
                </w:p>
              </w:tc>
              <w:tc>
                <w:tcPr>
                  <w:tcW w:w="979" w:type="pct"/>
                  <w:tcBorders>
                    <w:top w:val="single" w:sz="4" w:space="0" w:color="auto"/>
                    <w:left w:val="single" w:sz="4" w:space="0" w:color="auto"/>
                    <w:bottom w:val="single" w:sz="4" w:space="0" w:color="auto"/>
                    <w:right w:val="single" w:sz="4" w:space="0" w:color="auto"/>
                  </w:tcBorders>
                </w:tcPr>
                <w:p w14:paraId="60E39B49" w14:textId="77777777" w:rsidR="00C006D0" w:rsidRPr="00FB6CD7" w:rsidRDefault="00C006D0" w:rsidP="00DD0C90">
                  <w:pPr>
                    <w:rPr>
                      <w:lang w:val="es-VE"/>
                    </w:rPr>
                  </w:pPr>
                  <w:r w:rsidRPr="00FB6CD7">
                    <w:rPr>
                      <w:lang w:val="es-VE"/>
                    </w:rPr>
                    <w:t>Email</w:t>
                  </w:r>
                </w:p>
              </w:tc>
              <w:tc>
                <w:tcPr>
                  <w:tcW w:w="1456" w:type="pct"/>
                  <w:tcBorders>
                    <w:top w:val="single" w:sz="4" w:space="0" w:color="auto"/>
                    <w:left w:val="single" w:sz="4" w:space="0" w:color="auto"/>
                    <w:bottom w:val="single" w:sz="4" w:space="0" w:color="auto"/>
                    <w:right w:val="single" w:sz="4" w:space="0" w:color="auto"/>
                  </w:tcBorders>
                </w:tcPr>
                <w:p w14:paraId="16C91C6F" w14:textId="77777777" w:rsidR="00C006D0" w:rsidRPr="00FB6CD7" w:rsidRDefault="00C006D0" w:rsidP="00DD0C90">
                  <w:pPr>
                    <w:rPr>
                      <w:lang w:val="es-VE"/>
                    </w:rPr>
                  </w:pPr>
                  <w:r w:rsidRPr="00FB6CD7">
                    <w:rPr>
                      <w:lang w:val="es-VE"/>
                    </w:rPr>
                    <w:t>Email de la cuenta del usuario</w:t>
                  </w:r>
                </w:p>
              </w:tc>
              <w:tc>
                <w:tcPr>
                  <w:tcW w:w="346" w:type="pct"/>
                  <w:tcBorders>
                    <w:top w:val="single" w:sz="4" w:space="0" w:color="auto"/>
                    <w:left w:val="single" w:sz="4" w:space="0" w:color="auto"/>
                    <w:bottom w:val="single" w:sz="4" w:space="0" w:color="auto"/>
                    <w:right w:val="single" w:sz="4" w:space="0" w:color="auto"/>
                  </w:tcBorders>
                </w:tcPr>
                <w:p w14:paraId="3C548ACB" w14:textId="77777777" w:rsidR="00C006D0" w:rsidRPr="00FB6CD7" w:rsidRDefault="00C006D0" w:rsidP="00DD0C90">
                  <w:pPr>
                    <w:rPr>
                      <w:lang w:val="es-VE"/>
                    </w:rPr>
                  </w:pPr>
                  <w:r w:rsidRPr="00FB6CD7">
                    <w:rPr>
                      <w:lang w:val="es-VE"/>
                    </w:rPr>
                    <w:t>Email</w:t>
                  </w:r>
                </w:p>
              </w:tc>
              <w:tc>
                <w:tcPr>
                  <w:tcW w:w="190" w:type="pct"/>
                  <w:tcBorders>
                    <w:top w:val="single" w:sz="4" w:space="0" w:color="auto"/>
                    <w:left w:val="single" w:sz="4" w:space="0" w:color="auto"/>
                    <w:bottom w:val="single" w:sz="4" w:space="0" w:color="auto"/>
                    <w:right w:val="single" w:sz="4" w:space="0" w:color="auto"/>
                  </w:tcBorders>
                </w:tcPr>
                <w:p w14:paraId="125D57A1" w14:textId="16C719DA" w:rsidR="00C006D0" w:rsidRPr="00FB6CD7" w:rsidRDefault="00C006D0" w:rsidP="00DD0C90">
                  <w:pPr>
                    <w:rPr>
                      <w:lang w:val="es-VE"/>
                    </w:rPr>
                  </w:pPr>
                  <w:r w:rsidRPr="00FB6CD7">
                    <w:rPr>
                      <w:lang w:val="es-VE"/>
                    </w:rPr>
                    <w:t>50</w:t>
                  </w:r>
                </w:p>
              </w:tc>
              <w:tc>
                <w:tcPr>
                  <w:tcW w:w="309" w:type="pct"/>
                  <w:tcBorders>
                    <w:top w:val="single" w:sz="4" w:space="0" w:color="auto"/>
                    <w:left w:val="single" w:sz="4" w:space="0" w:color="auto"/>
                    <w:bottom w:val="single" w:sz="4" w:space="0" w:color="auto"/>
                    <w:right w:val="single" w:sz="4" w:space="0" w:color="auto"/>
                  </w:tcBorders>
                </w:tcPr>
                <w:p w14:paraId="21F772B6"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2CF884F0"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5510B657"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7D30088F"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36C557CD" w14:textId="0AA84E0B" w:rsidR="00C006D0" w:rsidRPr="00FB6CD7" w:rsidRDefault="00C006D0" w:rsidP="00DD0C90">
                  <w:pPr>
                    <w:rPr>
                      <w:lang w:val="es-VE"/>
                    </w:rPr>
                  </w:pPr>
                  <w:r w:rsidRPr="00FB6CD7">
                    <w:rPr>
                      <w:lang w:val="es-VE"/>
                    </w:rPr>
                    <w:t xml:space="preserve">Verificar que el email tenga una estructura valida y no </w:t>
                  </w:r>
                  <w:r w:rsidR="00834F96" w:rsidRPr="00FB6CD7">
                    <w:rPr>
                      <w:lang w:val="es-VE"/>
                    </w:rPr>
                    <w:t>esté</w:t>
                  </w:r>
                  <w:r w:rsidRPr="00FB6CD7">
                    <w:rPr>
                      <w:lang w:val="es-VE"/>
                    </w:rPr>
                    <w:t xml:space="preserve"> asociado a otra cuenta.</w:t>
                  </w:r>
                </w:p>
              </w:tc>
            </w:tr>
            <w:tr w:rsidR="00C006D0" w:rsidRPr="00142753" w14:paraId="34F1E950" w14:textId="77777777" w:rsidTr="00C006D0">
              <w:tc>
                <w:tcPr>
                  <w:tcW w:w="203" w:type="pct"/>
                  <w:tcBorders>
                    <w:top w:val="single" w:sz="4" w:space="0" w:color="auto"/>
                    <w:left w:val="single" w:sz="4" w:space="0" w:color="auto"/>
                    <w:bottom w:val="single" w:sz="4" w:space="0" w:color="auto"/>
                    <w:right w:val="single" w:sz="4" w:space="0" w:color="auto"/>
                  </w:tcBorders>
                </w:tcPr>
                <w:p w14:paraId="0B88F5F7" w14:textId="77777777" w:rsidR="00C006D0" w:rsidRPr="00FB6CD7" w:rsidRDefault="00C006D0" w:rsidP="00DD0C90">
                  <w:pPr>
                    <w:rPr>
                      <w:lang w:val="es-VE"/>
                    </w:rPr>
                  </w:pPr>
                  <w:r w:rsidRPr="00FB6CD7">
                    <w:rPr>
                      <w:lang w:val="es-VE"/>
                    </w:rPr>
                    <w:t>3</w:t>
                  </w:r>
                </w:p>
              </w:tc>
              <w:tc>
                <w:tcPr>
                  <w:tcW w:w="979" w:type="pct"/>
                  <w:tcBorders>
                    <w:top w:val="single" w:sz="4" w:space="0" w:color="auto"/>
                    <w:left w:val="single" w:sz="4" w:space="0" w:color="auto"/>
                    <w:bottom w:val="single" w:sz="4" w:space="0" w:color="auto"/>
                    <w:right w:val="single" w:sz="4" w:space="0" w:color="auto"/>
                  </w:tcBorders>
                </w:tcPr>
                <w:p w14:paraId="2050B0B7" w14:textId="77777777" w:rsidR="00C006D0" w:rsidRPr="00FB6CD7" w:rsidRDefault="00C006D0" w:rsidP="00DD0C90">
                  <w:pPr>
                    <w:rPr>
                      <w:lang w:val="es-VE"/>
                    </w:rPr>
                  </w:pPr>
                  <w:r w:rsidRPr="00FB6CD7">
                    <w:rPr>
                      <w:lang w:val="es-VE"/>
                    </w:rPr>
                    <w:t>Clave</w:t>
                  </w:r>
                </w:p>
              </w:tc>
              <w:tc>
                <w:tcPr>
                  <w:tcW w:w="1456" w:type="pct"/>
                  <w:tcBorders>
                    <w:top w:val="single" w:sz="4" w:space="0" w:color="auto"/>
                    <w:left w:val="single" w:sz="4" w:space="0" w:color="auto"/>
                    <w:bottom w:val="single" w:sz="4" w:space="0" w:color="auto"/>
                    <w:right w:val="single" w:sz="4" w:space="0" w:color="auto"/>
                  </w:tcBorders>
                </w:tcPr>
                <w:p w14:paraId="529827DC" w14:textId="77777777" w:rsidR="00C006D0" w:rsidRPr="00FB6CD7" w:rsidRDefault="00C006D0" w:rsidP="00DD0C90">
                  <w:pPr>
                    <w:rPr>
                      <w:lang w:val="es-VE"/>
                    </w:rPr>
                  </w:pPr>
                  <w:r w:rsidRPr="00FB6CD7">
                    <w:rPr>
                      <w:lang w:val="es-VE"/>
                    </w:rPr>
                    <w:t xml:space="preserve">Contraseña de la cuenta del </w:t>
                  </w:r>
                  <w:r w:rsidRPr="00FB6CD7">
                    <w:rPr>
                      <w:lang w:val="es-VE"/>
                    </w:rPr>
                    <w:lastRenderedPageBreak/>
                    <w:t>usuario</w:t>
                  </w:r>
                </w:p>
              </w:tc>
              <w:tc>
                <w:tcPr>
                  <w:tcW w:w="346" w:type="pct"/>
                  <w:tcBorders>
                    <w:top w:val="single" w:sz="4" w:space="0" w:color="auto"/>
                    <w:left w:val="single" w:sz="4" w:space="0" w:color="auto"/>
                    <w:bottom w:val="single" w:sz="4" w:space="0" w:color="auto"/>
                    <w:right w:val="single" w:sz="4" w:space="0" w:color="auto"/>
                  </w:tcBorders>
                </w:tcPr>
                <w:p w14:paraId="323DF26C" w14:textId="77777777" w:rsidR="00C006D0" w:rsidRPr="00FB6CD7" w:rsidRDefault="00C006D0" w:rsidP="00DD0C90">
                  <w:pPr>
                    <w:rPr>
                      <w:lang w:val="es-VE"/>
                    </w:rPr>
                  </w:pPr>
                  <w:r w:rsidRPr="00FB6CD7">
                    <w:rPr>
                      <w:lang w:val="es-VE"/>
                    </w:rPr>
                    <w:lastRenderedPageBreak/>
                    <w:t>AN</w:t>
                  </w:r>
                </w:p>
              </w:tc>
              <w:tc>
                <w:tcPr>
                  <w:tcW w:w="190" w:type="pct"/>
                  <w:tcBorders>
                    <w:top w:val="single" w:sz="4" w:space="0" w:color="auto"/>
                    <w:left w:val="single" w:sz="4" w:space="0" w:color="auto"/>
                    <w:bottom w:val="single" w:sz="4" w:space="0" w:color="auto"/>
                    <w:right w:val="single" w:sz="4" w:space="0" w:color="auto"/>
                  </w:tcBorders>
                </w:tcPr>
                <w:p w14:paraId="0D89E85D" w14:textId="77777777" w:rsidR="00C006D0" w:rsidRPr="00FB6CD7" w:rsidRDefault="00C006D0" w:rsidP="00DD0C90">
                  <w:pPr>
                    <w:rPr>
                      <w:lang w:val="es-VE"/>
                    </w:rPr>
                  </w:pPr>
                  <w:r w:rsidRPr="00FB6CD7">
                    <w:rPr>
                      <w:lang w:val="es-VE"/>
                    </w:rPr>
                    <w:t>20</w:t>
                  </w:r>
                </w:p>
              </w:tc>
              <w:tc>
                <w:tcPr>
                  <w:tcW w:w="309" w:type="pct"/>
                  <w:tcBorders>
                    <w:top w:val="single" w:sz="4" w:space="0" w:color="auto"/>
                    <w:left w:val="single" w:sz="4" w:space="0" w:color="auto"/>
                    <w:bottom w:val="single" w:sz="4" w:space="0" w:color="auto"/>
                    <w:right w:val="single" w:sz="4" w:space="0" w:color="auto"/>
                  </w:tcBorders>
                </w:tcPr>
                <w:p w14:paraId="7EA3E410"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7071476D"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44CE0620"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2ECDD843"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29EE45A1" w14:textId="7FE784E1" w:rsidR="00C006D0" w:rsidRPr="00FB6CD7" w:rsidRDefault="008450D8" w:rsidP="00DD0C90">
                  <w:pPr>
                    <w:rPr>
                      <w:lang w:val="es-VE"/>
                    </w:rPr>
                  </w:pPr>
                  <w:r>
                    <w:rPr>
                      <w:lang w:val="es-VE"/>
                    </w:rPr>
                    <w:t xml:space="preserve">Debe tener </w:t>
                  </w:r>
                  <w:r>
                    <w:rPr>
                      <w:lang w:val="es-VE"/>
                    </w:rPr>
                    <w:lastRenderedPageBreak/>
                    <w:t>una longitud mínima de 4 caracteres.</w:t>
                  </w:r>
                </w:p>
              </w:tc>
            </w:tr>
            <w:tr w:rsidR="00C006D0" w:rsidRPr="00142753" w14:paraId="2410BC74" w14:textId="77777777" w:rsidTr="00C006D0">
              <w:tc>
                <w:tcPr>
                  <w:tcW w:w="203" w:type="pct"/>
                  <w:tcBorders>
                    <w:top w:val="single" w:sz="4" w:space="0" w:color="auto"/>
                    <w:left w:val="single" w:sz="4" w:space="0" w:color="auto"/>
                    <w:bottom w:val="single" w:sz="4" w:space="0" w:color="auto"/>
                    <w:right w:val="single" w:sz="4" w:space="0" w:color="auto"/>
                  </w:tcBorders>
                </w:tcPr>
                <w:p w14:paraId="3F9061E7" w14:textId="77777777" w:rsidR="00C006D0" w:rsidRPr="00FB6CD7" w:rsidRDefault="00C006D0" w:rsidP="00DD0C90">
                  <w:pPr>
                    <w:rPr>
                      <w:lang w:val="es-VE"/>
                    </w:rPr>
                  </w:pPr>
                  <w:r w:rsidRPr="00FB6CD7">
                    <w:rPr>
                      <w:lang w:val="es-VE"/>
                    </w:rPr>
                    <w:lastRenderedPageBreak/>
                    <w:t>4</w:t>
                  </w:r>
                </w:p>
              </w:tc>
              <w:tc>
                <w:tcPr>
                  <w:tcW w:w="979" w:type="pct"/>
                  <w:tcBorders>
                    <w:top w:val="single" w:sz="4" w:space="0" w:color="auto"/>
                    <w:left w:val="single" w:sz="4" w:space="0" w:color="auto"/>
                    <w:bottom w:val="single" w:sz="4" w:space="0" w:color="auto"/>
                    <w:right w:val="single" w:sz="4" w:space="0" w:color="auto"/>
                  </w:tcBorders>
                </w:tcPr>
                <w:p w14:paraId="2108AB78" w14:textId="77777777" w:rsidR="00C006D0" w:rsidRPr="00FB6CD7" w:rsidRDefault="00C006D0" w:rsidP="00DD0C90">
                  <w:pPr>
                    <w:rPr>
                      <w:lang w:val="es-VE"/>
                    </w:rPr>
                  </w:pPr>
                  <w:r w:rsidRPr="00FB6CD7">
                    <w:rPr>
                      <w:lang w:val="es-VE"/>
                    </w:rPr>
                    <w:t>Nacimiento</w:t>
                  </w:r>
                </w:p>
              </w:tc>
              <w:tc>
                <w:tcPr>
                  <w:tcW w:w="1456" w:type="pct"/>
                  <w:tcBorders>
                    <w:top w:val="single" w:sz="4" w:space="0" w:color="auto"/>
                    <w:left w:val="single" w:sz="4" w:space="0" w:color="auto"/>
                    <w:bottom w:val="single" w:sz="4" w:space="0" w:color="auto"/>
                    <w:right w:val="single" w:sz="4" w:space="0" w:color="auto"/>
                  </w:tcBorders>
                </w:tcPr>
                <w:p w14:paraId="64A6D82F" w14:textId="77777777" w:rsidR="00C006D0" w:rsidRPr="00FB6CD7" w:rsidRDefault="00C006D0" w:rsidP="00DD0C90">
                  <w:pPr>
                    <w:rPr>
                      <w:lang w:val="es-VE"/>
                    </w:rPr>
                  </w:pPr>
                  <w:r w:rsidRPr="00FB6CD7">
                    <w:rPr>
                      <w:lang w:val="es-VE"/>
                    </w:rPr>
                    <w:t>Fecha de nacimiento del aspirante</w:t>
                  </w:r>
                </w:p>
              </w:tc>
              <w:tc>
                <w:tcPr>
                  <w:tcW w:w="346" w:type="pct"/>
                  <w:tcBorders>
                    <w:top w:val="single" w:sz="4" w:space="0" w:color="auto"/>
                    <w:left w:val="single" w:sz="4" w:space="0" w:color="auto"/>
                    <w:bottom w:val="single" w:sz="4" w:space="0" w:color="auto"/>
                    <w:right w:val="single" w:sz="4" w:space="0" w:color="auto"/>
                  </w:tcBorders>
                </w:tcPr>
                <w:p w14:paraId="6FC068C0" w14:textId="77777777" w:rsidR="00C006D0" w:rsidRPr="00FB6CD7" w:rsidRDefault="00C006D0" w:rsidP="00DD0C90">
                  <w:pPr>
                    <w:rPr>
                      <w:lang w:val="es-VE"/>
                    </w:rPr>
                  </w:pPr>
                  <w:r w:rsidRPr="00FB6CD7">
                    <w:rPr>
                      <w:lang w:val="es-VE"/>
                    </w:rPr>
                    <w:t>Fecha</w:t>
                  </w:r>
                </w:p>
              </w:tc>
              <w:tc>
                <w:tcPr>
                  <w:tcW w:w="190" w:type="pct"/>
                  <w:tcBorders>
                    <w:top w:val="single" w:sz="4" w:space="0" w:color="auto"/>
                    <w:left w:val="single" w:sz="4" w:space="0" w:color="auto"/>
                    <w:bottom w:val="single" w:sz="4" w:space="0" w:color="auto"/>
                    <w:right w:val="single" w:sz="4" w:space="0" w:color="auto"/>
                  </w:tcBorders>
                </w:tcPr>
                <w:p w14:paraId="437F7A3F" w14:textId="3EFF3BDD"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0C819D54"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637D5C35"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5B473C09"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56D71CDB"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157AD381" w14:textId="77777777" w:rsidR="00C006D0" w:rsidRPr="00FB6CD7" w:rsidRDefault="00C006D0" w:rsidP="00DD0C90">
                  <w:pPr>
                    <w:rPr>
                      <w:lang w:val="es-VE"/>
                    </w:rPr>
                  </w:pPr>
                  <w:r w:rsidRPr="00FB6CD7">
                    <w:rPr>
                      <w:lang w:val="es-VE"/>
                    </w:rPr>
                    <w:t>Validar que la edad del aspirante sea mayor a 18 años.</w:t>
                  </w:r>
                </w:p>
              </w:tc>
            </w:tr>
            <w:tr w:rsidR="00C006D0" w:rsidRPr="00142753" w14:paraId="6E1006C1" w14:textId="77777777" w:rsidTr="00C006D0">
              <w:tc>
                <w:tcPr>
                  <w:tcW w:w="203" w:type="pct"/>
                  <w:tcBorders>
                    <w:top w:val="single" w:sz="4" w:space="0" w:color="auto"/>
                    <w:left w:val="single" w:sz="4" w:space="0" w:color="auto"/>
                    <w:bottom w:val="single" w:sz="4" w:space="0" w:color="auto"/>
                    <w:right w:val="single" w:sz="4" w:space="0" w:color="auto"/>
                  </w:tcBorders>
                </w:tcPr>
                <w:p w14:paraId="311A77A6" w14:textId="77777777" w:rsidR="00C006D0" w:rsidRPr="00FB6CD7" w:rsidRDefault="00C006D0" w:rsidP="00DD0C90">
                  <w:pPr>
                    <w:rPr>
                      <w:lang w:val="es-VE"/>
                    </w:rPr>
                  </w:pPr>
                  <w:r w:rsidRPr="00FB6CD7">
                    <w:rPr>
                      <w:lang w:val="es-VE"/>
                    </w:rPr>
                    <w:t>5</w:t>
                  </w:r>
                </w:p>
              </w:tc>
              <w:tc>
                <w:tcPr>
                  <w:tcW w:w="979" w:type="pct"/>
                  <w:tcBorders>
                    <w:top w:val="single" w:sz="4" w:space="0" w:color="auto"/>
                    <w:left w:val="single" w:sz="4" w:space="0" w:color="auto"/>
                    <w:bottom w:val="single" w:sz="4" w:space="0" w:color="auto"/>
                    <w:right w:val="single" w:sz="4" w:space="0" w:color="auto"/>
                  </w:tcBorders>
                </w:tcPr>
                <w:p w14:paraId="5F6CD60C" w14:textId="77777777" w:rsidR="00C006D0" w:rsidRPr="00FB6CD7" w:rsidRDefault="00C006D0" w:rsidP="00DD0C90">
                  <w:pPr>
                    <w:rPr>
                      <w:lang w:val="es-VE"/>
                    </w:rPr>
                  </w:pPr>
                  <w:r w:rsidRPr="00FB6CD7">
                    <w:rPr>
                      <w:lang w:val="es-VE"/>
                    </w:rPr>
                    <w:t>Sexo</w:t>
                  </w:r>
                </w:p>
              </w:tc>
              <w:tc>
                <w:tcPr>
                  <w:tcW w:w="1456" w:type="pct"/>
                  <w:tcBorders>
                    <w:top w:val="single" w:sz="4" w:space="0" w:color="auto"/>
                    <w:left w:val="single" w:sz="4" w:space="0" w:color="auto"/>
                    <w:bottom w:val="single" w:sz="4" w:space="0" w:color="auto"/>
                    <w:right w:val="single" w:sz="4" w:space="0" w:color="auto"/>
                  </w:tcBorders>
                </w:tcPr>
                <w:p w14:paraId="6D5C73C8" w14:textId="77777777" w:rsidR="00C006D0" w:rsidRPr="00FB6CD7" w:rsidRDefault="00C006D0" w:rsidP="00DD0C90">
                  <w:pPr>
                    <w:rPr>
                      <w:lang w:val="es-VE"/>
                    </w:rPr>
                  </w:pPr>
                  <w:r w:rsidRPr="00FB6CD7">
                    <w:rPr>
                      <w:lang w:val="es-VE"/>
                    </w:rPr>
                    <w:t>Sexo del Aspirante</w:t>
                  </w:r>
                </w:p>
              </w:tc>
              <w:tc>
                <w:tcPr>
                  <w:tcW w:w="346" w:type="pct"/>
                  <w:tcBorders>
                    <w:top w:val="single" w:sz="4" w:space="0" w:color="auto"/>
                    <w:left w:val="single" w:sz="4" w:space="0" w:color="auto"/>
                    <w:bottom w:val="single" w:sz="4" w:space="0" w:color="auto"/>
                    <w:right w:val="single" w:sz="4" w:space="0" w:color="auto"/>
                  </w:tcBorders>
                </w:tcPr>
                <w:p w14:paraId="0ED2AF4E" w14:textId="77777777" w:rsidR="00C006D0" w:rsidRPr="00FB6CD7" w:rsidRDefault="00C006D0" w:rsidP="00DD0C90">
                  <w:pPr>
                    <w:rPr>
                      <w:lang w:val="es-VE"/>
                    </w:rPr>
                  </w:pPr>
                  <w:r w:rsidRPr="00FB6CD7">
                    <w:rPr>
                      <w:lang w:val="es-VE"/>
                    </w:rPr>
                    <w:t>A</w:t>
                  </w:r>
                </w:p>
              </w:tc>
              <w:tc>
                <w:tcPr>
                  <w:tcW w:w="190" w:type="pct"/>
                  <w:tcBorders>
                    <w:top w:val="single" w:sz="4" w:space="0" w:color="auto"/>
                    <w:left w:val="single" w:sz="4" w:space="0" w:color="auto"/>
                    <w:bottom w:val="single" w:sz="4" w:space="0" w:color="auto"/>
                    <w:right w:val="single" w:sz="4" w:space="0" w:color="auto"/>
                  </w:tcBorders>
                </w:tcPr>
                <w:p w14:paraId="439BE953" w14:textId="7F8526FA"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4F52F283" w14:textId="1C636D28" w:rsidR="00C006D0" w:rsidRPr="00FB6CD7" w:rsidRDefault="008450D8" w:rsidP="00DD0C90">
                  <w:pPr>
                    <w:rPr>
                      <w:lang w:val="es-VE"/>
                    </w:rPr>
                  </w:pPr>
                  <w:r>
                    <w:rPr>
                      <w:lang w:val="es-VE"/>
                    </w:rPr>
                    <w:t>M, F</w:t>
                  </w:r>
                </w:p>
              </w:tc>
              <w:tc>
                <w:tcPr>
                  <w:tcW w:w="309" w:type="pct"/>
                  <w:tcBorders>
                    <w:top w:val="single" w:sz="4" w:space="0" w:color="auto"/>
                    <w:left w:val="single" w:sz="4" w:space="0" w:color="auto"/>
                    <w:bottom w:val="single" w:sz="4" w:space="0" w:color="auto"/>
                    <w:right w:val="single" w:sz="4" w:space="0" w:color="auto"/>
                  </w:tcBorders>
                </w:tcPr>
                <w:p w14:paraId="3C2E71DE"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5CD3292A"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2BDF1018"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27792869" w14:textId="005F63DF" w:rsidR="00C006D0" w:rsidRPr="00FB6CD7" w:rsidRDefault="0073501D" w:rsidP="00DD0C90">
                  <w:pPr>
                    <w:rPr>
                      <w:lang w:val="es-VE"/>
                    </w:rPr>
                  </w:pPr>
                  <w:r>
                    <w:rPr>
                      <w:lang w:val="es-VE"/>
                    </w:rPr>
                    <w:t>Se debe seleccionar un sexo.</w:t>
                  </w:r>
                </w:p>
              </w:tc>
            </w:tr>
            <w:tr w:rsidR="00C006D0" w:rsidRPr="00FB6CD7" w14:paraId="7D72EA29" w14:textId="77777777" w:rsidTr="00C006D0">
              <w:tc>
                <w:tcPr>
                  <w:tcW w:w="203" w:type="pct"/>
                  <w:tcBorders>
                    <w:top w:val="single" w:sz="4" w:space="0" w:color="auto"/>
                    <w:left w:val="single" w:sz="4" w:space="0" w:color="auto"/>
                    <w:bottom w:val="single" w:sz="4" w:space="0" w:color="auto"/>
                    <w:right w:val="single" w:sz="4" w:space="0" w:color="auto"/>
                  </w:tcBorders>
                </w:tcPr>
                <w:p w14:paraId="77E0064F" w14:textId="77777777" w:rsidR="00C006D0" w:rsidRPr="00FB6CD7" w:rsidRDefault="00C006D0" w:rsidP="00DD0C90">
                  <w:pPr>
                    <w:rPr>
                      <w:lang w:val="es-VE"/>
                    </w:rPr>
                  </w:pPr>
                  <w:r w:rsidRPr="00FB6CD7">
                    <w:rPr>
                      <w:lang w:val="es-VE"/>
                    </w:rPr>
                    <w:t>6</w:t>
                  </w:r>
                </w:p>
              </w:tc>
              <w:tc>
                <w:tcPr>
                  <w:tcW w:w="979" w:type="pct"/>
                  <w:tcBorders>
                    <w:top w:val="single" w:sz="4" w:space="0" w:color="auto"/>
                    <w:left w:val="single" w:sz="4" w:space="0" w:color="auto"/>
                    <w:bottom w:val="single" w:sz="4" w:space="0" w:color="auto"/>
                    <w:right w:val="single" w:sz="4" w:space="0" w:color="auto"/>
                  </w:tcBorders>
                </w:tcPr>
                <w:p w14:paraId="685EE9A0" w14:textId="77777777" w:rsidR="00C006D0" w:rsidRPr="00FB6CD7" w:rsidRDefault="00C006D0" w:rsidP="00DD0C90">
                  <w:pPr>
                    <w:rPr>
                      <w:lang w:val="es-VE"/>
                    </w:rPr>
                  </w:pPr>
                  <w:r w:rsidRPr="00FB6CD7">
                    <w:rPr>
                      <w:lang w:val="es-VE"/>
                    </w:rPr>
                    <w:t>País</w:t>
                  </w:r>
                </w:p>
              </w:tc>
              <w:tc>
                <w:tcPr>
                  <w:tcW w:w="1456" w:type="pct"/>
                  <w:tcBorders>
                    <w:top w:val="single" w:sz="4" w:space="0" w:color="auto"/>
                    <w:left w:val="single" w:sz="4" w:space="0" w:color="auto"/>
                    <w:bottom w:val="single" w:sz="4" w:space="0" w:color="auto"/>
                    <w:right w:val="single" w:sz="4" w:space="0" w:color="auto"/>
                  </w:tcBorders>
                </w:tcPr>
                <w:p w14:paraId="1C3592BE" w14:textId="77777777" w:rsidR="00C006D0" w:rsidRPr="00FB6CD7" w:rsidRDefault="00C006D0" w:rsidP="00DD0C90">
                  <w:pPr>
                    <w:rPr>
                      <w:lang w:val="es-VE"/>
                    </w:rPr>
                  </w:pPr>
                  <w:r w:rsidRPr="00FB6CD7">
                    <w:rPr>
                      <w:lang w:val="es-VE"/>
                    </w:rPr>
                    <w:t>País del Aspirante</w:t>
                  </w:r>
                </w:p>
              </w:tc>
              <w:tc>
                <w:tcPr>
                  <w:tcW w:w="346" w:type="pct"/>
                  <w:tcBorders>
                    <w:top w:val="single" w:sz="4" w:space="0" w:color="auto"/>
                    <w:left w:val="single" w:sz="4" w:space="0" w:color="auto"/>
                    <w:bottom w:val="single" w:sz="4" w:space="0" w:color="auto"/>
                    <w:right w:val="single" w:sz="4" w:space="0" w:color="auto"/>
                  </w:tcBorders>
                </w:tcPr>
                <w:p w14:paraId="4E4B40EA" w14:textId="77777777" w:rsidR="00C006D0" w:rsidRPr="00FB6CD7" w:rsidRDefault="00C006D0" w:rsidP="00DD0C90">
                  <w:pPr>
                    <w:rPr>
                      <w:lang w:val="es-VE"/>
                    </w:rPr>
                  </w:pPr>
                  <w:r w:rsidRPr="00FB6CD7">
                    <w:rPr>
                      <w:lang w:val="es-VE"/>
                    </w:rPr>
                    <w:t>A</w:t>
                  </w:r>
                </w:p>
              </w:tc>
              <w:tc>
                <w:tcPr>
                  <w:tcW w:w="190" w:type="pct"/>
                  <w:tcBorders>
                    <w:top w:val="single" w:sz="4" w:space="0" w:color="auto"/>
                    <w:left w:val="single" w:sz="4" w:space="0" w:color="auto"/>
                    <w:bottom w:val="single" w:sz="4" w:space="0" w:color="auto"/>
                    <w:right w:val="single" w:sz="4" w:space="0" w:color="auto"/>
                  </w:tcBorders>
                </w:tcPr>
                <w:p w14:paraId="38062C32" w14:textId="69642674"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5FDA562D"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5628D849"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77FE3D7C" w14:textId="77777777" w:rsidR="00C006D0" w:rsidRPr="00FB6CD7" w:rsidRDefault="00C006D0" w:rsidP="00DD0C90">
                  <w:pPr>
                    <w:rPr>
                      <w:lang w:val="es-VE"/>
                    </w:rPr>
                  </w:pPr>
                  <w:r w:rsidRPr="00FB6CD7">
                    <w:rPr>
                      <w:lang w:val="es-VE"/>
                    </w:rPr>
                    <w:t>I</w:t>
                  </w:r>
                </w:p>
              </w:tc>
              <w:tc>
                <w:tcPr>
                  <w:tcW w:w="278" w:type="pct"/>
                  <w:tcBorders>
                    <w:top w:val="single" w:sz="4" w:space="0" w:color="auto"/>
                    <w:left w:val="single" w:sz="4" w:space="0" w:color="auto"/>
                    <w:bottom w:val="single" w:sz="4" w:space="0" w:color="auto"/>
                    <w:right w:val="single" w:sz="4" w:space="0" w:color="auto"/>
                  </w:tcBorders>
                </w:tcPr>
                <w:p w14:paraId="6F89BD7F" w14:textId="77777777" w:rsidR="00C006D0" w:rsidRPr="00FB6CD7" w:rsidRDefault="00C006D0" w:rsidP="00DD0C90">
                  <w:pPr>
                    <w:rPr>
                      <w:lang w:val="es-VE"/>
                    </w:rPr>
                  </w:pPr>
                  <w:r w:rsidRPr="00FB6CD7">
                    <w:rPr>
                      <w:lang w:val="es-VE"/>
                    </w:rPr>
                    <w:t>R</w:t>
                  </w:r>
                </w:p>
              </w:tc>
              <w:tc>
                <w:tcPr>
                  <w:tcW w:w="688" w:type="pct"/>
                  <w:tcBorders>
                    <w:top w:val="single" w:sz="4" w:space="0" w:color="auto"/>
                    <w:left w:val="single" w:sz="4" w:space="0" w:color="auto"/>
                    <w:bottom w:val="single" w:sz="4" w:space="0" w:color="auto"/>
                    <w:right w:val="single" w:sz="4" w:space="0" w:color="auto"/>
                  </w:tcBorders>
                </w:tcPr>
                <w:p w14:paraId="1237B04B" w14:textId="77777777" w:rsidR="00C006D0" w:rsidRPr="00FB6CD7" w:rsidRDefault="00C006D0" w:rsidP="00DD0C90">
                  <w:pPr>
                    <w:rPr>
                      <w:lang w:val="es-VE"/>
                    </w:rPr>
                  </w:pPr>
                </w:p>
              </w:tc>
            </w:tr>
            <w:tr w:rsidR="00C006D0" w:rsidRPr="00FB6CD7" w14:paraId="560E1A4F" w14:textId="77777777" w:rsidTr="00C006D0">
              <w:tc>
                <w:tcPr>
                  <w:tcW w:w="203" w:type="pct"/>
                  <w:tcBorders>
                    <w:top w:val="single" w:sz="4" w:space="0" w:color="auto"/>
                    <w:left w:val="single" w:sz="4" w:space="0" w:color="auto"/>
                    <w:bottom w:val="single" w:sz="4" w:space="0" w:color="auto"/>
                    <w:right w:val="single" w:sz="4" w:space="0" w:color="auto"/>
                  </w:tcBorders>
                </w:tcPr>
                <w:p w14:paraId="3C8E1A96" w14:textId="77777777" w:rsidR="00C006D0" w:rsidRPr="00FB6CD7" w:rsidRDefault="00C006D0" w:rsidP="00DD0C90">
                  <w:pPr>
                    <w:rPr>
                      <w:lang w:val="es-VE"/>
                    </w:rPr>
                  </w:pPr>
                  <w:r w:rsidRPr="00FB6CD7">
                    <w:rPr>
                      <w:lang w:val="es-VE"/>
                    </w:rPr>
                    <w:t>7</w:t>
                  </w:r>
                </w:p>
              </w:tc>
              <w:tc>
                <w:tcPr>
                  <w:tcW w:w="979" w:type="pct"/>
                  <w:tcBorders>
                    <w:top w:val="single" w:sz="4" w:space="0" w:color="auto"/>
                    <w:left w:val="single" w:sz="4" w:space="0" w:color="auto"/>
                    <w:bottom w:val="single" w:sz="4" w:space="0" w:color="auto"/>
                    <w:right w:val="single" w:sz="4" w:space="0" w:color="auto"/>
                  </w:tcBorders>
                </w:tcPr>
                <w:p w14:paraId="329EB15A" w14:textId="77777777" w:rsidR="00C006D0" w:rsidRPr="00FB6CD7" w:rsidRDefault="00C006D0" w:rsidP="00DD0C90">
                  <w:pPr>
                    <w:rPr>
                      <w:lang w:val="es-VE"/>
                    </w:rPr>
                  </w:pPr>
                  <w:r w:rsidRPr="00FB6CD7">
                    <w:rPr>
                      <w:lang w:val="es-VE"/>
                    </w:rPr>
                    <w:t>Mensajes Emergentes</w:t>
                  </w:r>
                </w:p>
              </w:tc>
              <w:tc>
                <w:tcPr>
                  <w:tcW w:w="1456" w:type="pct"/>
                  <w:tcBorders>
                    <w:top w:val="single" w:sz="4" w:space="0" w:color="auto"/>
                    <w:left w:val="single" w:sz="4" w:space="0" w:color="auto"/>
                    <w:bottom w:val="single" w:sz="4" w:space="0" w:color="auto"/>
                    <w:right w:val="single" w:sz="4" w:space="0" w:color="auto"/>
                  </w:tcBorders>
                </w:tcPr>
                <w:p w14:paraId="0D06A0C4" w14:textId="77777777" w:rsidR="00C006D0" w:rsidRPr="00FB6CD7" w:rsidRDefault="00C006D0" w:rsidP="00DD0C90">
                  <w:pPr>
                    <w:rPr>
                      <w:lang w:val="es-VE"/>
                    </w:rPr>
                  </w:pPr>
                  <w:r w:rsidRPr="00FB6CD7">
                    <w:rPr>
                      <w:lang w:val="es-VE"/>
                    </w:rPr>
                    <w:t>Mensajes emergentes de error o éxito</w:t>
                  </w:r>
                </w:p>
              </w:tc>
              <w:tc>
                <w:tcPr>
                  <w:tcW w:w="346" w:type="pct"/>
                  <w:tcBorders>
                    <w:top w:val="single" w:sz="4" w:space="0" w:color="auto"/>
                    <w:left w:val="single" w:sz="4" w:space="0" w:color="auto"/>
                    <w:bottom w:val="single" w:sz="4" w:space="0" w:color="auto"/>
                    <w:right w:val="single" w:sz="4" w:space="0" w:color="auto"/>
                  </w:tcBorders>
                </w:tcPr>
                <w:p w14:paraId="5252353A" w14:textId="77777777" w:rsidR="00C006D0" w:rsidRPr="00FB6CD7" w:rsidRDefault="00C006D0" w:rsidP="00DD0C90">
                  <w:pPr>
                    <w:rPr>
                      <w:lang w:val="es-VE"/>
                    </w:rPr>
                  </w:pPr>
                  <w:r w:rsidRPr="00FB6CD7">
                    <w:rPr>
                      <w:lang w:val="es-VE"/>
                    </w:rPr>
                    <w:t>AN</w:t>
                  </w:r>
                </w:p>
              </w:tc>
              <w:tc>
                <w:tcPr>
                  <w:tcW w:w="190" w:type="pct"/>
                  <w:tcBorders>
                    <w:top w:val="single" w:sz="4" w:space="0" w:color="auto"/>
                    <w:left w:val="single" w:sz="4" w:space="0" w:color="auto"/>
                    <w:bottom w:val="single" w:sz="4" w:space="0" w:color="auto"/>
                    <w:right w:val="single" w:sz="4" w:space="0" w:color="auto"/>
                  </w:tcBorders>
                </w:tcPr>
                <w:p w14:paraId="36D0CA7D" w14:textId="77777777" w:rsidR="00C006D0" w:rsidRPr="00FB6CD7" w:rsidRDefault="00C006D0" w:rsidP="00DD0C90">
                  <w:pPr>
                    <w:rPr>
                      <w:lang w:val="es-VE"/>
                    </w:rPr>
                  </w:pPr>
                  <w:r w:rsidRPr="00FB6CD7">
                    <w:rPr>
                      <w:lang w:val="es-VE"/>
                    </w:rPr>
                    <w:t>50</w:t>
                  </w:r>
                </w:p>
              </w:tc>
              <w:tc>
                <w:tcPr>
                  <w:tcW w:w="309" w:type="pct"/>
                  <w:tcBorders>
                    <w:top w:val="single" w:sz="4" w:space="0" w:color="auto"/>
                    <w:left w:val="single" w:sz="4" w:space="0" w:color="auto"/>
                    <w:bottom w:val="single" w:sz="4" w:space="0" w:color="auto"/>
                    <w:right w:val="single" w:sz="4" w:space="0" w:color="auto"/>
                  </w:tcBorders>
                </w:tcPr>
                <w:p w14:paraId="02F4DDC7" w14:textId="77777777" w:rsidR="00C006D0" w:rsidRPr="00FB6CD7" w:rsidRDefault="00C006D0" w:rsidP="00DD0C90">
                  <w:pPr>
                    <w:rPr>
                      <w:lang w:val="es-VE"/>
                    </w:rPr>
                  </w:pPr>
                </w:p>
              </w:tc>
              <w:tc>
                <w:tcPr>
                  <w:tcW w:w="309" w:type="pct"/>
                  <w:tcBorders>
                    <w:top w:val="single" w:sz="4" w:space="0" w:color="auto"/>
                    <w:left w:val="single" w:sz="4" w:space="0" w:color="auto"/>
                    <w:bottom w:val="single" w:sz="4" w:space="0" w:color="auto"/>
                    <w:right w:val="single" w:sz="4" w:space="0" w:color="auto"/>
                  </w:tcBorders>
                </w:tcPr>
                <w:p w14:paraId="06ECCFE5" w14:textId="77777777" w:rsidR="00C006D0" w:rsidRPr="00FB6CD7" w:rsidRDefault="00C006D0" w:rsidP="00DD0C90">
                  <w:pPr>
                    <w:rPr>
                      <w:lang w:val="es-VE"/>
                    </w:rPr>
                  </w:pPr>
                </w:p>
              </w:tc>
              <w:tc>
                <w:tcPr>
                  <w:tcW w:w="240" w:type="pct"/>
                  <w:tcBorders>
                    <w:top w:val="single" w:sz="4" w:space="0" w:color="auto"/>
                    <w:left w:val="single" w:sz="4" w:space="0" w:color="auto"/>
                    <w:bottom w:val="single" w:sz="4" w:space="0" w:color="auto"/>
                    <w:right w:val="single" w:sz="4" w:space="0" w:color="auto"/>
                  </w:tcBorders>
                </w:tcPr>
                <w:p w14:paraId="45F04B4D" w14:textId="77777777" w:rsidR="00C006D0" w:rsidRPr="00FB6CD7" w:rsidRDefault="00C006D0" w:rsidP="00DD0C90">
                  <w:pPr>
                    <w:rPr>
                      <w:lang w:val="es-VE"/>
                    </w:rPr>
                  </w:pPr>
                  <w:r w:rsidRPr="00FB6CD7">
                    <w:rPr>
                      <w:lang w:val="es-VE"/>
                    </w:rPr>
                    <w:t>O</w:t>
                  </w:r>
                </w:p>
              </w:tc>
              <w:tc>
                <w:tcPr>
                  <w:tcW w:w="278" w:type="pct"/>
                  <w:tcBorders>
                    <w:top w:val="single" w:sz="4" w:space="0" w:color="auto"/>
                    <w:left w:val="single" w:sz="4" w:space="0" w:color="auto"/>
                    <w:bottom w:val="single" w:sz="4" w:space="0" w:color="auto"/>
                    <w:right w:val="single" w:sz="4" w:space="0" w:color="auto"/>
                  </w:tcBorders>
                </w:tcPr>
                <w:p w14:paraId="2E85A1E8" w14:textId="77777777" w:rsidR="00C006D0" w:rsidRPr="00FB6CD7" w:rsidRDefault="00C006D0" w:rsidP="00DD0C90">
                  <w:pPr>
                    <w:rPr>
                      <w:lang w:val="es-VE"/>
                    </w:rPr>
                  </w:pPr>
                  <w:r w:rsidRPr="00FB6CD7">
                    <w:rPr>
                      <w:lang w:val="es-VE"/>
                    </w:rPr>
                    <w:t>O</w:t>
                  </w:r>
                </w:p>
              </w:tc>
              <w:tc>
                <w:tcPr>
                  <w:tcW w:w="688" w:type="pct"/>
                  <w:tcBorders>
                    <w:top w:val="single" w:sz="4" w:space="0" w:color="auto"/>
                    <w:left w:val="single" w:sz="4" w:space="0" w:color="auto"/>
                    <w:bottom w:val="single" w:sz="4" w:space="0" w:color="auto"/>
                    <w:right w:val="single" w:sz="4" w:space="0" w:color="auto"/>
                  </w:tcBorders>
                </w:tcPr>
                <w:p w14:paraId="57A0FCC6" w14:textId="77777777" w:rsidR="00C006D0" w:rsidRPr="00FB6CD7" w:rsidRDefault="00C006D0" w:rsidP="00DD0C90">
                  <w:pPr>
                    <w:rPr>
                      <w:lang w:val="es-VE"/>
                    </w:rPr>
                  </w:pPr>
                </w:p>
              </w:tc>
            </w:tr>
          </w:tbl>
          <w:p w14:paraId="7614357E" w14:textId="77777777" w:rsidR="00C006D0" w:rsidRPr="00FB6CD7" w:rsidRDefault="00C006D0" w:rsidP="00DD0C90">
            <w:pPr>
              <w:tabs>
                <w:tab w:val="left" w:pos="4533"/>
                <w:tab w:val="left" w:pos="8760"/>
              </w:tabs>
              <w:spacing w:line="240" w:lineRule="auto"/>
              <w:jc w:val="left"/>
              <w:rPr>
                <w:b/>
                <w:bCs/>
                <w:lang w:val="es-VE"/>
              </w:rPr>
            </w:pPr>
          </w:p>
          <w:p w14:paraId="00551917" w14:textId="77777777" w:rsidR="00C006D0" w:rsidRPr="00FB6CD7" w:rsidRDefault="00C006D0" w:rsidP="00DD0C90">
            <w:pPr>
              <w:tabs>
                <w:tab w:val="left" w:pos="4533"/>
                <w:tab w:val="left" w:pos="8760"/>
              </w:tabs>
              <w:spacing w:line="240" w:lineRule="auto"/>
              <w:jc w:val="left"/>
              <w:rPr>
                <w:b/>
                <w:bCs/>
                <w:lang w:val="es-VE" w:eastAsia="es-ES"/>
              </w:rPr>
            </w:pPr>
            <w:r w:rsidRPr="00FB6CD7">
              <w:rPr>
                <w:b/>
                <w:bCs/>
                <w:lang w:val="es-VE" w:eastAsia="es-ES"/>
              </w:rPr>
              <w:tab/>
            </w:r>
          </w:p>
        </w:tc>
      </w:tr>
      <w:tr w:rsidR="00C006D0" w:rsidRPr="00142753" w14:paraId="0DAD9D78" w14:textId="77777777" w:rsidTr="00DD0C90">
        <w:trPr>
          <w:cantSplit/>
          <w:trHeight w:val="459"/>
        </w:trPr>
        <w:tc>
          <w:tcPr>
            <w:tcW w:w="0" w:type="auto"/>
          </w:tcPr>
          <w:p w14:paraId="11B9DB78" w14:textId="77777777" w:rsidR="00C006D0" w:rsidRPr="00FB6CD7" w:rsidRDefault="00C006D0" w:rsidP="00DD0C90">
            <w:pPr>
              <w:rPr>
                <w:rStyle w:val="InfoBlueCar"/>
                <w:b/>
                <w:bCs/>
                <w:color w:val="auto"/>
                <w:lang w:val="es-VE"/>
              </w:rPr>
            </w:pPr>
            <w:r w:rsidRPr="00FB6CD7">
              <w:rPr>
                <w:b/>
                <w:bCs/>
                <w:lang w:val="es-VE"/>
              </w:rPr>
              <w:lastRenderedPageBreak/>
              <w:t>Prioridad:</w:t>
            </w:r>
          </w:p>
          <w:p w14:paraId="222557FF" w14:textId="6687005B" w:rsidR="00C006D0" w:rsidRPr="00FB6CD7" w:rsidRDefault="008450D8" w:rsidP="00DD0C90">
            <w:pPr>
              <w:rPr>
                <w:lang w:val="es-VE"/>
              </w:rPr>
            </w:pPr>
            <w:r w:rsidRPr="00FB6CD7">
              <w:rPr>
                <w:lang w:val="es-VE"/>
              </w:rPr>
              <w:t>(</w:t>
            </w:r>
            <w:r w:rsidR="0073501D">
              <w:rPr>
                <w:lang w:val="es-VE"/>
              </w:rPr>
              <w:t xml:space="preserve"> </w:t>
            </w:r>
            <w:r w:rsidRPr="00FB6CD7">
              <w:rPr>
                <w:lang w:val="es-VE"/>
              </w:rPr>
              <w:t>)</w:t>
            </w:r>
            <w:r w:rsidR="00C006D0" w:rsidRPr="00FB6CD7">
              <w:rPr>
                <w:lang w:val="es-VE"/>
              </w:rPr>
              <w:t xml:space="preserve"> Alta       </w:t>
            </w:r>
            <w:r w:rsidRPr="00FB6CD7">
              <w:rPr>
                <w:lang w:val="es-VE"/>
              </w:rPr>
              <w:t xml:space="preserve">  (</w:t>
            </w:r>
            <w:r w:rsidR="00C006D0" w:rsidRPr="00FB6CD7">
              <w:rPr>
                <w:b/>
                <w:bCs/>
                <w:lang w:val="es-VE"/>
              </w:rPr>
              <w:t xml:space="preserve"> </w:t>
            </w:r>
            <w:r w:rsidR="00C006D0" w:rsidRPr="00FB6CD7">
              <w:rPr>
                <w:lang w:val="es-VE"/>
              </w:rPr>
              <w:t>) Media alta          ( X ) Media          (  ) Media baja          (  ) Baja</w:t>
            </w:r>
            <w:r w:rsidR="00C006D0" w:rsidRPr="00FB6CD7">
              <w:rPr>
                <w:lang w:val="es-VE"/>
              </w:rPr>
              <w:tab/>
            </w:r>
          </w:p>
        </w:tc>
      </w:tr>
    </w:tbl>
    <w:p w14:paraId="52BF1FF5"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66078EC7" w14:textId="77777777" w:rsidR="00C006D0" w:rsidRPr="00FB6CD7" w:rsidRDefault="00C006D0" w:rsidP="00C006D0">
      <w:pPr>
        <w:numPr>
          <w:ilvl w:val="1"/>
          <w:numId w:val="1"/>
        </w:numPr>
        <w:spacing w:before="120" w:after="60"/>
        <w:outlineLvl w:val="1"/>
        <w:rPr>
          <w:rFonts w:ascii="Arial" w:hAnsi="Arial" w:cs="Arial"/>
          <w:b/>
          <w:bCs/>
          <w:lang w:val="es-VE"/>
        </w:rPr>
      </w:pPr>
      <w:r w:rsidRPr="00FB6CD7">
        <w:rPr>
          <w:rFonts w:ascii="Arial" w:hAnsi="Arial" w:cs="Arial"/>
          <w:b/>
          <w:bCs/>
          <w:lang w:val="es-VE"/>
        </w:rPr>
        <w:t>&lt;req4 – Modificar Perfil de Empresa&gt;</w:t>
      </w:r>
    </w:p>
    <w:p w14:paraId="4AFD5816" w14:textId="0939DDAA"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Mickel Arroz)</w:t>
      </w: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C006D0" w:rsidRPr="00142753" w14:paraId="6706E8E3" w14:textId="77777777" w:rsidTr="00DD0C90">
        <w:trPr>
          <w:trHeight w:val="373"/>
        </w:trPr>
        <w:tc>
          <w:tcPr>
            <w:tcW w:w="0" w:type="auto"/>
            <w:vMerge w:val="restart"/>
          </w:tcPr>
          <w:p w14:paraId="7DA63C81" w14:textId="77777777" w:rsidR="00C006D0" w:rsidRPr="00FB6CD7" w:rsidRDefault="00C006D0" w:rsidP="00DD0C90">
            <w:pPr>
              <w:rPr>
                <w:b/>
                <w:bCs/>
                <w:lang w:val="es-VE"/>
              </w:rPr>
            </w:pPr>
            <w:r w:rsidRPr="00FB6CD7">
              <w:rPr>
                <w:b/>
                <w:bCs/>
                <w:lang w:val="es-VE"/>
              </w:rPr>
              <w:t>Característica Asociada:</w:t>
            </w:r>
          </w:p>
          <w:p w14:paraId="6D6C18F9" w14:textId="77777777" w:rsidR="00C006D0" w:rsidRPr="00FB6CD7" w:rsidRDefault="00C006D0" w:rsidP="00DD0C90">
            <w:pPr>
              <w:pStyle w:val="InfoBlue"/>
              <w:rPr>
                <w:i w:val="0"/>
                <w:iCs w:val="0"/>
                <w:color w:val="auto"/>
                <w:lang w:val="es-VE"/>
              </w:rPr>
            </w:pPr>
            <w:r w:rsidRPr="00FB6CD7">
              <w:rPr>
                <w:i w:val="0"/>
                <w:iCs w:val="0"/>
                <w:color w:val="auto"/>
                <w:lang w:val="es-VE"/>
              </w:rPr>
              <w:t xml:space="preserve">         Gestión de Empresa.</w:t>
            </w:r>
          </w:p>
        </w:tc>
      </w:tr>
      <w:tr w:rsidR="00C006D0" w:rsidRPr="00142753" w14:paraId="0A399CCC" w14:textId="77777777" w:rsidTr="00DD0C90">
        <w:trPr>
          <w:trHeight w:val="373"/>
        </w:trPr>
        <w:tc>
          <w:tcPr>
            <w:tcW w:w="0" w:type="auto"/>
            <w:vMerge/>
          </w:tcPr>
          <w:p w14:paraId="0F2143FB" w14:textId="77777777" w:rsidR="00C006D0" w:rsidRPr="00FB6CD7" w:rsidRDefault="00C006D0" w:rsidP="00DD0C90">
            <w:pPr>
              <w:pStyle w:val="InfoBlue"/>
              <w:rPr>
                <w:i w:val="0"/>
                <w:iCs w:val="0"/>
                <w:color w:val="auto"/>
                <w:lang w:val="es-VE"/>
              </w:rPr>
            </w:pPr>
          </w:p>
        </w:tc>
      </w:tr>
      <w:tr w:rsidR="00C006D0" w:rsidRPr="00142753" w14:paraId="3115E498" w14:textId="77777777" w:rsidTr="00DD0C90">
        <w:tc>
          <w:tcPr>
            <w:tcW w:w="0" w:type="auto"/>
          </w:tcPr>
          <w:p w14:paraId="5F4102D1" w14:textId="77777777" w:rsidR="00C006D0" w:rsidRPr="00FB6CD7" w:rsidRDefault="00C006D0" w:rsidP="00DD0C90">
            <w:pPr>
              <w:rPr>
                <w:b/>
                <w:bCs/>
                <w:lang w:val="es-VE"/>
              </w:rPr>
            </w:pPr>
            <w:r w:rsidRPr="00FB6CD7">
              <w:rPr>
                <w:b/>
                <w:bCs/>
                <w:lang w:val="es-VE"/>
              </w:rPr>
              <w:t>Descripción del requerimiento funcional:</w:t>
            </w:r>
          </w:p>
          <w:p w14:paraId="5C15FB6B" w14:textId="0D4A398D" w:rsidR="00C006D0" w:rsidRPr="00FB6CD7" w:rsidRDefault="00C006D0" w:rsidP="00DD0C90">
            <w:pPr>
              <w:spacing w:after="120"/>
              <w:rPr>
                <w:iCs/>
                <w:color w:val="000000" w:themeColor="text1"/>
                <w:lang w:val="es-VE"/>
              </w:rPr>
            </w:pPr>
            <w:r w:rsidRPr="00FB6CD7">
              <w:rPr>
                <w:iCs/>
                <w:color w:val="000000" w:themeColor="text1"/>
                <w:lang w:val="es-VE" w:eastAsia="es-ES"/>
              </w:rPr>
              <w:t xml:space="preserve">          El sistema debe modificar los datos</w:t>
            </w:r>
            <w:r w:rsidR="008450D8">
              <w:rPr>
                <w:iCs/>
                <w:color w:val="000000" w:themeColor="text1"/>
                <w:lang w:val="es-VE" w:eastAsia="es-ES"/>
              </w:rPr>
              <w:t xml:space="preserve"> del perfil</w:t>
            </w:r>
            <w:r w:rsidRPr="00FB6CD7">
              <w:rPr>
                <w:iCs/>
                <w:color w:val="000000" w:themeColor="text1"/>
                <w:lang w:val="es-VE" w:eastAsia="es-ES"/>
              </w:rPr>
              <w:t xml:space="preserve"> de la Empresa.</w:t>
            </w:r>
          </w:p>
          <w:p w14:paraId="525B1C80" w14:textId="77777777" w:rsidR="00C006D0" w:rsidRPr="00FB6CD7" w:rsidRDefault="00C006D0" w:rsidP="00DD0C90">
            <w:pPr>
              <w:rPr>
                <w:b/>
                <w:bCs/>
                <w:lang w:val="es-VE"/>
              </w:rPr>
            </w:pPr>
            <w:r w:rsidRPr="00FB6CD7">
              <w:rPr>
                <w:b/>
                <w:bCs/>
                <w:lang w:val="es-VE"/>
              </w:rPr>
              <w:t>Reglas de negocio asociadas:</w:t>
            </w:r>
          </w:p>
          <w:p w14:paraId="540CD803" w14:textId="77777777" w:rsidR="00C006D0" w:rsidRPr="00FB6CD7" w:rsidRDefault="00C006D0" w:rsidP="00DD0C90">
            <w:pPr>
              <w:pStyle w:val="Prrafodelista"/>
              <w:numPr>
                <w:ilvl w:val="0"/>
                <w:numId w:val="6"/>
              </w:numPr>
              <w:rPr>
                <w:iCs/>
                <w:color w:val="000000" w:themeColor="text1"/>
                <w:lang w:val="es-VE"/>
              </w:rPr>
            </w:pPr>
            <w:r w:rsidRPr="00FB6CD7">
              <w:rPr>
                <w:iCs/>
                <w:color w:val="000000" w:themeColor="text1"/>
                <w:lang w:val="es-VE"/>
              </w:rPr>
              <w:t>La aplicación es exclusivamente para usuarios hispanohablantes.</w:t>
            </w:r>
          </w:p>
          <w:p w14:paraId="15B67BBE" w14:textId="77777777" w:rsidR="00C006D0" w:rsidRPr="00FB6CD7" w:rsidRDefault="00C006D0" w:rsidP="00C006D0">
            <w:pPr>
              <w:rPr>
                <w:b/>
                <w:bCs/>
                <w:snapToGrid w:val="0"/>
                <w:lang w:val="es-VE"/>
              </w:rPr>
            </w:pPr>
          </w:p>
          <w:p w14:paraId="13B9E15B" w14:textId="286715A7" w:rsidR="00C006D0" w:rsidRPr="00FB6CD7" w:rsidRDefault="00C006D0" w:rsidP="00C006D0">
            <w:pPr>
              <w:rPr>
                <w:iCs/>
                <w:color w:val="000000" w:themeColor="text1"/>
                <w:lang w:val="es-VE"/>
              </w:rPr>
            </w:pPr>
            <w:r w:rsidRPr="00FB6CD7">
              <w:rPr>
                <w:b/>
                <w:bCs/>
                <w:snapToGrid w:val="0"/>
                <w:lang w:val="es-VE"/>
              </w:rPr>
              <w:t>Interfaces del requerimiento:</w:t>
            </w:r>
          </w:p>
          <w:p w14:paraId="5D07236B" w14:textId="77777777" w:rsidR="00C006D0" w:rsidRPr="00FB6CD7" w:rsidRDefault="00C006D0" w:rsidP="00DD0C90">
            <w:pPr>
              <w:rPr>
                <w:snapToGrid w:val="0"/>
                <w:lang w:val="es-VE"/>
              </w:rPr>
            </w:pPr>
            <w:r w:rsidRPr="00FB6CD7">
              <w:rPr>
                <w:b/>
                <w:bCs/>
                <w:snapToGrid w:val="0"/>
                <w:lang w:val="es-VE"/>
              </w:rPr>
              <w:t xml:space="preserve">         </w:t>
            </w:r>
            <w:r w:rsidRPr="00FB6CD7">
              <w:rPr>
                <w:snapToGrid w:val="0"/>
                <w:lang w:val="es-VE"/>
              </w:rPr>
              <w:t>Interfaz de Modificación de Perfil de Empresa</w:t>
            </w:r>
          </w:p>
          <w:p w14:paraId="75E6A505" w14:textId="1136A994" w:rsidR="00C006D0" w:rsidRPr="00FB6CD7" w:rsidRDefault="00C006D0" w:rsidP="00DD0C90">
            <w:pPr>
              <w:rPr>
                <w:snapToGrid w:val="0"/>
                <w:lang w:val="es-VE"/>
              </w:rPr>
            </w:pPr>
            <w:r w:rsidRPr="00FB6CD7">
              <w:rPr>
                <w:noProof/>
                <w:lang w:val="es-ES" w:eastAsia="es-ES"/>
              </w:rPr>
              <w:lastRenderedPageBreak/>
              <w:drawing>
                <wp:inline distT="0" distB="0" distL="0" distR="0" wp14:anchorId="79144617" wp14:editId="4DF69017">
                  <wp:extent cx="5539740" cy="2923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166" cy="2924440"/>
                          </a:xfrm>
                          <a:prstGeom prst="rect">
                            <a:avLst/>
                          </a:prstGeom>
                        </pic:spPr>
                      </pic:pic>
                    </a:graphicData>
                  </a:graphic>
                </wp:inline>
              </w:drawing>
            </w:r>
          </w:p>
          <w:p w14:paraId="2C55B943" w14:textId="77777777" w:rsidR="00C006D0" w:rsidRPr="00FB6CD7" w:rsidRDefault="00C006D0" w:rsidP="00DD0C90">
            <w:pPr>
              <w:rPr>
                <w:snapToGrid w:val="0"/>
                <w:lang w:val="es-VE"/>
              </w:rPr>
            </w:pPr>
            <w:r w:rsidRPr="00FB6CD7">
              <w:rPr>
                <w:snapToGrid w:val="0"/>
                <w:lang w:val="es-VE"/>
              </w:rPr>
              <w:t xml:space="preserve">          </w:t>
            </w:r>
          </w:p>
          <w:p w14:paraId="6FB11056" w14:textId="77777777" w:rsidR="00C006D0" w:rsidRPr="00FB6CD7" w:rsidRDefault="00C006D0" w:rsidP="00DD0C90">
            <w:pPr>
              <w:rPr>
                <w:b/>
                <w:bCs/>
                <w:lang w:val="es-VE"/>
              </w:rPr>
            </w:pPr>
            <w:r w:rsidRPr="00FB6CD7">
              <w:rPr>
                <w:b/>
                <w:bCs/>
                <w:lang w:val="es-VE"/>
              </w:rPr>
              <w:t>Estructura de datos:</w:t>
            </w:r>
          </w:p>
          <w:p w14:paraId="76CC9AA4" w14:textId="77777777" w:rsidR="00C006D0" w:rsidRPr="00FB6CD7" w:rsidRDefault="00C006D0"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889"/>
              <w:gridCol w:w="2781"/>
              <w:gridCol w:w="618"/>
              <w:gridCol w:w="440"/>
              <w:gridCol w:w="552"/>
              <w:gridCol w:w="552"/>
              <w:gridCol w:w="429"/>
              <w:gridCol w:w="496"/>
              <w:gridCol w:w="1230"/>
            </w:tblGrid>
            <w:tr w:rsidR="00C006D0" w:rsidRPr="00FB6CD7" w14:paraId="36FDAC70" w14:textId="77777777" w:rsidTr="00DD0C90">
              <w:tc>
                <w:tcPr>
                  <w:tcW w:w="194" w:type="pct"/>
                  <w:tcBorders>
                    <w:top w:val="single" w:sz="4" w:space="0" w:color="auto"/>
                    <w:left w:val="single" w:sz="4" w:space="0" w:color="auto"/>
                    <w:bottom w:val="single" w:sz="4" w:space="0" w:color="auto"/>
                    <w:right w:val="single" w:sz="4" w:space="0" w:color="auto"/>
                  </w:tcBorders>
                </w:tcPr>
                <w:p w14:paraId="225578E5" w14:textId="77777777" w:rsidR="00C006D0" w:rsidRPr="00FB6CD7" w:rsidRDefault="00C006D0" w:rsidP="00DD0C90">
                  <w:pPr>
                    <w:jc w:val="center"/>
                    <w:rPr>
                      <w:b/>
                      <w:bCs/>
                      <w:lang w:val="es-VE"/>
                    </w:rPr>
                  </w:pPr>
                  <w:r w:rsidRPr="00FB6CD7">
                    <w:rPr>
                      <w:b/>
                      <w:bCs/>
                      <w:lang w:val="es-VE"/>
                    </w:rPr>
                    <w:t>ID</w:t>
                  </w:r>
                </w:p>
              </w:tc>
              <w:tc>
                <w:tcPr>
                  <w:tcW w:w="1064" w:type="pct"/>
                  <w:tcBorders>
                    <w:top w:val="single" w:sz="4" w:space="0" w:color="auto"/>
                    <w:left w:val="single" w:sz="4" w:space="0" w:color="auto"/>
                    <w:bottom w:val="single" w:sz="4" w:space="0" w:color="auto"/>
                    <w:right w:val="single" w:sz="4" w:space="0" w:color="auto"/>
                  </w:tcBorders>
                </w:tcPr>
                <w:p w14:paraId="440BB1A6" w14:textId="77777777" w:rsidR="00C006D0" w:rsidRPr="00FB6CD7" w:rsidRDefault="00C006D0" w:rsidP="00DD0C90">
                  <w:pPr>
                    <w:jc w:val="center"/>
                    <w:rPr>
                      <w:b/>
                      <w:bCs/>
                      <w:lang w:val="es-VE"/>
                    </w:rPr>
                  </w:pPr>
                  <w:r w:rsidRPr="00FB6CD7">
                    <w:rPr>
                      <w:b/>
                      <w:bCs/>
                      <w:lang w:val="es-VE"/>
                    </w:rPr>
                    <w:t>Campo</w:t>
                  </w:r>
                </w:p>
              </w:tc>
              <w:tc>
                <w:tcPr>
                  <w:tcW w:w="1541" w:type="pct"/>
                  <w:tcBorders>
                    <w:top w:val="single" w:sz="4" w:space="0" w:color="auto"/>
                    <w:left w:val="single" w:sz="4" w:space="0" w:color="auto"/>
                    <w:bottom w:val="single" w:sz="4" w:space="0" w:color="auto"/>
                    <w:right w:val="single" w:sz="4" w:space="0" w:color="auto"/>
                  </w:tcBorders>
                </w:tcPr>
                <w:p w14:paraId="0FAAF996" w14:textId="77777777" w:rsidR="00C006D0" w:rsidRPr="00FB6CD7" w:rsidRDefault="00C006D0" w:rsidP="00DD0C90">
                  <w:pPr>
                    <w:jc w:val="center"/>
                    <w:rPr>
                      <w:b/>
                      <w:bCs/>
                      <w:lang w:val="es-VE"/>
                    </w:rPr>
                  </w:pPr>
                  <w:r w:rsidRPr="00FB6CD7">
                    <w:rPr>
                      <w:b/>
                      <w:bCs/>
                      <w:lang w:val="es-VE"/>
                    </w:rPr>
                    <w:t>Descripción</w:t>
                  </w:r>
                </w:p>
              </w:tc>
              <w:tc>
                <w:tcPr>
                  <w:tcW w:w="224" w:type="pct"/>
                  <w:tcBorders>
                    <w:top w:val="single" w:sz="4" w:space="0" w:color="auto"/>
                    <w:left w:val="single" w:sz="4" w:space="0" w:color="auto"/>
                    <w:bottom w:val="single" w:sz="4" w:space="0" w:color="auto"/>
                    <w:right w:val="single" w:sz="4" w:space="0" w:color="auto"/>
                  </w:tcBorders>
                </w:tcPr>
                <w:p w14:paraId="2D359F86" w14:textId="77777777" w:rsidR="00C006D0" w:rsidRPr="00FB6CD7" w:rsidRDefault="00C006D0" w:rsidP="00DD0C90">
                  <w:pPr>
                    <w:jc w:val="center"/>
                    <w:rPr>
                      <w:b/>
                      <w:bCs/>
                      <w:lang w:val="es-VE"/>
                    </w:rPr>
                  </w:pPr>
                  <w:r w:rsidRPr="00FB6CD7">
                    <w:rPr>
                      <w:b/>
                      <w:bCs/>
                      <w:lang w:val="es-VE"/>
                    </w:rPr>
                    <w:t>T</w:t>
                  </w:r>
                </w:p>
              </w:tc>
              <w:tc>
                <w:tcPr>
                  <w:tcW w:w="223" w:type="pct"/>
                  <w:tcBorders>
                    <w:top w:val="single" w:sz="4" w:space="0" w:color="auto"/>
                    <w:left w:val="single" w:sz="4" w:space="0" w:color="auto"/>
                    <w:bottom w:val="single" w:sz="4" w:space="0" w:color="auto"/>
                    <w:right w:val="single" w:sz="4" w:space="0" w:color="auto"/>
                  </w:tcBorders>
                </w:tcPr>
                <w:p w14:paraId="7D359BB6" w14:textId="77777777" w:rsidR="00C006D0" w:rsidRPr="00FB6CD7" w:rsidRDefault="00C006D0" w:rsidP="00DD0C90">
                  <w:pPr>
                    <w:jc w:val="center"/>
                    <w:rPr>
                      <w:b/>
                      <w:bCs/>
                      <w:lang w:val="es-VE"/>
                    </w:rPr>
                  </w:pPr>
                  <w:r w:rsidRPr="00FB6CD7">
                    <w:rPr>
                      <w:b/>
                      <w:bCs/>
                      <w:lang w:val="es-VE"/>
                    </w:rPr>
                    <w:t>L</w:t>
                  </w:r>
                </w:p>
              </w:tc>
              <w:tc>
                <w:tcPr>
                  <w:tcW w:w="301" w:type="pct"/>
                  <w:tcBorders>
                    <w:top w:val="single" w:sz="4" w:space="0" w:color="auto"/>
                    <w:left w:val="single" w:sz="4" w:space="0" w:color="auto"/>
                    <w:bottom w:val="single" w:sz="4" w:space="0" w:color="auto"/>
                    <w:right w:val="single" w:sz="4" w:space="0" w:color="auto"/>
                  </w:tcBorders>
                </w:tcPr>
                <w:p w14:paraId="0CA392A0" w14:textId="77777777" w:rsidR="00C006D0" w:rsidRPr="00FB6CD7" w:rsidRDefault="00C006D0" w:rsidP="00DD0C90">
                  <w:pPr>
                    <w:jc w:val="center"/>
                    <w:rPr>
                      <w:b/>
                      <w:bCs/>
                      <w:lang w:val="es-VE"/>
                    </w:rPr>
                  </w:pPr>
                  <w:r w:rsidRPr="00FB6CD7">
                    <w:rPr>
                      <w:b/>
                      <w:bCs/>
                      <w:lang w:val="es-VE"/>
                    </w:rPr>
                    <w:t>RPV</w:t>
                  </w:r>
                </w:p>
              </w:tc>
              <w:tc>
                <w:tcPr>
                  <w:tcW w:w="301" w:type="pct"/>
                  <w:tcBorders>
                    <w:top w:val="single" w:sz="4" w:space="0" w:color="auto"/>
                    <w:left w:val="single" w:sz="4" w:space="0" w:color="auto"/>
                    <w:bottom w:val="single" w:sz="4" w:space="0" w:color="auto"/>
                    <w:right w:val="single" w:sz="4" w:space="0" w:color="auto"/>
                  </w:tcBorders>
                </w:tcPr>
                <w:p w14:paraId="7A3CC130" w14:textId="77777777" w:rsidR="00C006D0" w:rsidRPr="00FB6CD7" w:rsidRDefault="00C006D0"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07CC5011" w14:textId="77777777" w:rsidR="00C006D0" w:rsidRPr="00FB6CD7" w:rsidRDefault="00C006D0"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442858F1" w14:textId="77777777" w:rsidR="00C006D0" w:rsidRPr="00FB6CD7" w:rsidRDefault="00C006D0"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5AE8FB4D" w14:textId="77777777" w:rsidR="00C006D0" w:rsidRPr="00FB6CD7" w:rsidRDefault="00C006D0" w:rsidP="00DD0C90">
                  <w:pPr>
                    <w:jc w:val="center"/>
                    <w:rPr>
                      <w:b/>
                      <w:bCs/>
                      <w:lang w:val="es-VE"/>
                    </w:rPr>
                  </w:pPr>
                  <w:r w:rsidRPr="00FB6CD7">
                    <w:rPr>
                      <w:b/>
                      <w:bCs/>
                      <w:lang w:val="es-VE"/>
                    </w:rPr>
                    <w:t>Validaciones</w:t>
                  </w:r>
                </w:p>
              </w:tc>
            </w:tr>
            <w:tr w:rsidR="00C006D0" w:rsidRPr="00142753" w14:paraId="6F799DEB" w14:textId="77777777" w:rsidTr="00DD0C90">
              <w:tc>
                <w:tcPr>
                  <w:tcW w:w="194" w:type="pct"/>
                  <w:tcBorders>
                    <w:top w:val="single" w:sz="4" w:space="0" w:color="auto"/>
                    <w:left w:val="single" w:sz="4" w:space="0" w:color="auto"/>
                    <w:bottom w:val="single" w:sz="4" w:space="0" w:color="auto"/>
                    <w:right w:val="single" w:sz="4" w:space="0" w:color="auto"/>
                  </w:tcBorders>
                </w:tcPr>
                <w:p w14:paraId="3CCD1B01" w14:textId="77777777" w:rsidR="00C006D0" w:rsidRPr="00FB6CD7" w:rsidRDefault="00C006D0" w:rsidP="00DD0C90">
                  <w:pPr>
                    <w:rPr>
                      <w:lang w:val="es-VE"/>
                    </w:rPr>
                  </w:pPr>
                  <w:r w:rsidRPr="00FB6CD7">
                    <w:rPr>
                      <w:lang w:val="es-VE"/>
                    </w:rPr>
                    <w:t>1</w:t>
                  </w:r>
                </w:p>
              </w:tc>
              <w:tc>
                <w:tcPr>
                  <w:tcW w:w="1064" w:type="pct"/>
                  <w:tcBorders>
                    <w:top w:val="single" w:sz="4" w:space="0" w:color="auto"/>
                    <w:left w:val="single" w:sz="4" w:space="0" w:color="auto"/>
                    <w:bottom w:val="single" w:sz="4" w:space="0" w:color="auto"/>
                    <w:right w:val="single" w:sz="4" w:space="0" w:color="auto"/>
                  </w:tcBorders>
                </w:tcPr>
                <w:p w14:paraId="2391D8CC" w14:textId="77777777" w:rsidR="00C006D0" w:rsidRPr="00FB6CD7" w:rsidRDefault="00C006D0" w:rsidP="00DD0C90">
                  <w:pPr>
                    <w:rPr>
                      <w:lang w:val="es-VE"/>
                    </w:rPr>
                  </w:pPr>
                  <w:r w:rsidRPr="00FB6CD7">
                    <w:rPr>
                      <w:lang w:val="es-VE"/>
                    </w:rPr>
                    <w:t>Nombre de la empresa</w:t>
                  </w:r>
                </w:p>
              </w:tc>
              <w:tc>
                <w:tcPr>
                  <w:tcW w:w="1541" w:type="pct"/>
                  <w:tcBorders>
                    <w:top w:val="single" w:sz="4" w:space="0" w:color="auto"/>
                    <w:left w:val="single" w:sz="4" w:space="0" w:color="auto"/>
                    <w:bottom w:val="single" w:sz="4" w:space="0" w:color="auto"/>
                    <w:right w:val="single" w:sz="4" w:space="0" w:color="auto"/>
                  </w:tcBorders>
                </w:tcPr>
                <w:p w14:paraId="2D36BF03" w14:textId="77777777" w:rsidR="00C006D0" w:rsidRPr="00FB6CD7" w:rsidRDefault="00C006D0" w:rsidP="00DD0C90">
                  <w:pPr>
                    <w:rPr>
                      <w:lang w:val="es-VE"/>
                    </w:rPr>
                  </w:pPr>
                  <w:r w:rsidRPr="00FB6CD7">
                    <w:rPr>
                      <w:lang w:val="es-VE"/>
                    </w:rPr>
                    <w:t>Nombre de la empresa</w:t>
                  </w:r>
                </w:p>
              </w:tc>
              <w:tc>
                <w:tcPr>
                  <w:tcW w:w="224" w:type="pct"/>
                  <w:tcBorders>
                    <w:top w:val="single" w:sz="4" w:space="0" w:color="auto"/>
                    <w:left w:val="single" w:sz="4" w:space="0" w:color="auto"/>
                    <w:bottom w:val="single" w:sz="4" w:space="0" w:color="auto"/>
                    <w:right w:val="single" w:sz="4" w:space="0" w:color="auto"/>
                  </w:tcBorders>
                </w:tcPr>
                <w:p w14:paraId="284A92B5" w14:textId="77777777" w:rsidR="00C006D0" w:rsidRPr="00FB6CD7" w:rsidRDefault="00C006D0"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4FEB0192" w14:textId="72CB60E6" w:rsidR="00C006D0" w:rsidRPr="00FB6CD7" w:rsidRDefault="0004257F" w:rsidP="00DD0C90">
                  <w:pPr>
                    <w:rPr>
                      <w:lang w:val="es-VE"/>
                    </w:rPr>
                  </w:pPr>
                  <w:r>
                    <w:rPr>
                      <w:lang w:val="es-VE"/>
                    </w:rPr>
                    <w:t>5</w:t>
                  </w:r>
                  <w:r w:rsidR="00C006D0"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05A81363"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1BFC6C2C"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DCE9818"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39ADAED4"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718DA40" w14:textId="3331F3D7" w:rsidR="00C006D0" w:rsidRPr="00FB6CD7" w:rsidRDefault="008450D8" w:rsidP="00DD0C90">
                  <w:pPr>
                    <w:rPr>
                      <w:lang w:val="es-VE"/>
                    </w:rPr>
                  </w:pPr>
                  <w:r>
                    <w:rPr>
                      <w:lang w:val="es-VE"/>
                    </w:rPr>
                    <w:t>Debe tener una longitud mínima de 4 caracteres.</w:t>
                  </w:r>
                </w:p>
              </w:tc>
            </w:tr>
            <w:tr w:rsidR="00C006D0" w:rsidRPr="00142753" w14:paraId="351A4C43" w14:textId="77777777" w:rsidTr="00DD0C90">
              <w:tc>
                <w:tcPr>
                  <w:tcW w:w="194" w:type="pct"/>
                  <w:tcBorders>
                    <w:top w:val="single" w:sz="4" w:space="0" w:color="auto"/>
                    <w:left w:val="single" w:sz="4" w:space="0" w:color="auto"/>
                    <w:bottom w:val="single" w:sz="4" w:space="0" w:color="auto"/>
                    <w:right w:val="single" w:sz="4" w:space="0" w:color="auto"/>
                  </w:tcBorders>
                </w:tcPr>
                <w:p w14:paraId="27AC23F4" w14:textId="77777777" w:rsidR="00C006D0" w:rsidRPr="00FB6CD7" w:rsidRDefault="00C006D0" w:rsidP="00DD0C90">
                  <w:pPr>
                    <w:rPr>
                      <w:lang w:val="es-VE"/>
                    </w:rPr>
                  </w:pPr>
                  <w:r w:rsidRPr="00FB6CD7">
                    <w:rPr>
                      <w:lang w:val="es-VE"/>
                    </w:rPr>
                    <w:t>2</w:t>
                  </w:r>
                </w:p>
              </w:tc>
              <w:tc>
                <w:tcPr>
                  <w:tcW w:w="1064" w:type="pct"/>
                  <w:tcBorders>
                    <w:top w:val="single" w:sz="4" w:space="0" w:color="auto"/>
                    <w:left w:val="single" w:sz="4" w:space="0" w:color="auto"/>
                    <w:bottom w:val="single" w:sz="4" w:space="0" w:color="auto"/>
                    <w:right w:val="single" w:sz="4" w:space="0" w:color="auto"/>
                  </w:tcBorders>
                </w:tcPr>
                <w:p w14:paraId="11EC0A8E" w14:textId="77777777" w:rsidR="00C006D0" w:rsidRPr="00FB6CD7" w:rsidRDefault="00C006D0" w:rsidP="00DD0C90">
                  <w:pPr>
                    <w:rPr>
                      <w:lang w:val="es-VE"/>
                    </w:rPr>
                  </w:pPr>
                  <w:r w:rsidRPr="00FB6CD7">
                    <w:rPr>
                      <w:lang w:val="es-VE"/>
                    </w:rPr>
                    <w:t>Email</w:t>
                  </w:r>
                </w:p>
              </w:tc>
              <w:tc>
                <w:tcPr>
                  <w:tcW w:w="1541" w:type="pct"/>
                  <w:tcBorders>
                    <w:top w:val="single" w:sz="4" w:space="0" w:color="auto"/>
                    <w:left w:val="single" w:sz="4" w:space="0" w:color="auto"/>
                    <w:bottom w:val="single" w:sz="4" w:space="0" w:color="auto"/>
                    <w:right w:val="single" w:sz="4" w:space="0" w:color="auto"/>
                  </w:tcBorders>
                </w:tcPr>
                <w:p w14:paraId="275DA4EE" w14:textId="77777777" w:rsidR="00C006D0" w:rsidRPr="00FB6CD7" w:rsidRDefault="00C006D0" w:rsidP="00DD0C90">
                  <w:pPr>
                    <w:rPr>
                      <w:lang w:val="es-VE"/>
                    </w:rPr>
                  </w:pPr>
                  <w:r w:rsidRPr="00FB6CD7">
                    <w:rPr>
                      <w:lang w:val="es-VE"/>
                    </w:rPr>
                    <w:t>Email de la empresa</w:t>
                  </w:r>
                </w:p>
              </w:tc>
              <w:tc>
                <w:tcPr>
                  <w:tcW w:w="224" w:type="pct"/>
                  <w:tcBorders>
                    <w:top w:val="single" w:sz="4" w:space="0" w:color="auto"/>
                    <w:left w:val="single" w:sz="4" w:space="0" w:color="auto"/>
                    <w:bottom w:val="single" w:sz="4" w:space="0" w:color="auto"/>
                    <w:right w:val="single" w:sz="4" w:space="0" w:color="auto"/>
                  </w:tcBorders>
                </w:tcPr>
                <w:p w14:paraId="4E8D12E8" w14:textId="77777777" w:rsidR="00C006D0" w:rsidRPr="00FB6CD7" w:rsidRDefault="00C006D0" w:rsidP="00DD0C90">
                  <w:pPr>
                    <w:rPr>
                      <w:lang w:val="es-VE"/>
                    </w:rPr>
                  </w:pPr>
                  <w:r w:rsidRPr="00FB6CD7">
                    <w:rPr>
                      <w:lang w:val="es-VE"/>
                    </w:rPr>
                    <w:t>Email</w:t>
                  </w:r>
                </w:p>
              </w:tc>
              <w:tc>
                <w:tcPr>
                  <w:tcW w:w="223" w:type="pct"/>
                  <w:tcBorders>
                    <w:top w:val="single" w:sz="4" w:space="0" w:color="auto"/>
                    <w:left w:val="single" w:sz="4" w:space="0" w:color="auto"/>
                    <w:bottom w:val="single" w:sz="4" w:space="0" w:color="auto"/>
                    <w:right w:val="single" w:sz="4" w:space="0" w:color="auto"/>
                  </w:tcBorders>
                </w:tcPr>
                <w:p w14:paraId="151B1CF5" w14:textId="6D3EEF0E" w:rsidR="00C006D0" w:rsidRPr="00FB6CD7" w:rsidRDefault="0004257F" w:rsidP="00DD0C90">
                  <w:pPr>
                    <w:rPr>
                      <w:lang w:val="es-VE"/>
                    </w:rPr>
                  </w:pPr>
                  <w:r>
                    <w:rPr>
                      <w:lang w:val="es-VE"/>
                    </w:rPr>
                    <w:t>5</w:t>
                  </w:r>
                  <w:r w:rsidR="00C006D0"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4C32B234"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4FEB4E81"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112F8DFF"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68672F06"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983ECA5" w14:textId="77777777" w:rsidR="00C006D0" w:rsidRPr="00FB6CD7" w:rsidRDefault="00C006D0" w:rsidP="00DD0C90">
                  <w:pPr>
                    <w:rPr>
                      <w:lang w:val="es-VE"/>
                    </w:rPr>
                  </w:pPr>
                  <w:r w:rsidRPr="00FB6CD7">
                    <w:rPr>
                      <w:lang w:val="es-VE"/>
                    </w:rPr>
                    <w:t>Verificar que el correo tenga una estructura valida y no esté asociado a otra cuenta en el sistema.</w:t>
                  </w:r>
                </w:p>
              </w:tc>
            </w:tr>
            <w:tr w:rsidR="00C006D0" w:rsidRPr="00142753" w14:paraId="54E2327E" w14:textId="77777777" w:rsidTr="00DD0C90">
              <w:tc>
                <w:tcPr>
                  <w:tcW w:w="194" w:type="pct"/>
                  <w:tcBorders>
                    <w:top w:val="single" w:sz="4" w:space="0" w:color="auto"/>
                    <w:left w:val="single" w:sz="4" w:space="0" w:color="auto"/>
                    <w:bottom w:val="single" w:sz="4" w:space="0" w:color="auto"/>
                    <w:right w:val="single" w:sz="4" w:space="0" w:color="auto"/>
                  </w:tcBorders>
                </w:tcPr>
                <w:p w14:paraId="4CEC6368" w14:textId="77777777" w:rsidR="00C006D0" w:rsidRPr="00FB6CD7" w:rsidRDefault="00C006D0" w:rsidP="00DD0C90">
                  <w:pPr>
                    <w:rPr>
                      <w:lang w:val="es-VE"/>
                    </w:rPr>
                  </w:pPr>
                  <w:r w:rsidRPr="00FB6CD7">
                    <w:rPr>
                      <w:lang w:val="es-VE"/>
                    </w:rPr>
                    <w:t>3</w:t>
                  </w:r>
                </w:p>
              </w:tc>
              <w:tc>
                <w:tcPr>
                  <w:tcW w:w="1064" w:type="pct"/>
                  <w:tcBorders>
                    <w:top w:val="single" w:sz="4" w:space="0" w:color="auto"/>
                    <w:left w:val="single" w:sz="4" w:space="0" w:color="auto"/>
                    <w:bottom w:val="single" w:sz="4" w:space="0" w:color="auto"/>
                    <w:right w:val="single" w:sz="4" w:space="0" w:color="auto"/>
                  </w:tcBorders>
                </w:tcPr>
                <w:p w14:paraId="23AE680C" w14:textId="77777777" w:rsidR="00C006D0" w:rsidRPr="00FB6CD7" w:rsidRDefault="00C006D0" w:rsidP="00DD0C90">
                  <w:pPr>
                    <w:rPr>
                      <w:lang w:val="es-VE"/>
                    </w:rPr>
                  </w:pPr>
                  <w:r w:rsidRPr="00FB6CD7">
                    <w:rPr>
                      <w:lang w:val="es-VE"/>
                    </w:rPr>
                    <w:t>Clave</w:t>
                  </w:r>
                </w:p>
              </w:tc>
              <w:tc>
                <w:tcPr>
                  <w:tcW w:w="1541" w:type="pct"/>
                  <w:tcBorders>
                    <w:top w:val="single" w:sz="4" w:space="0" w:color="auto"/>
                    <w:left w:val="single" w:sz="4" w:space="0" w:color="auto"/>
                    <w:bottom w:val="single" w:sz="4" w:space="0" w:color="auto"/>
                    <w:right w:val="single" w:sz="4" w:space="0" w:color="auto"/>
                  </w:tcBorders>
                </w:tcPr>
                <w:p w14:paraId="74DA50F9" w14:textId="77777777" w:rsidR="00C006D0" w:rsidRPr="00FB6CD7" w:rsidRDefault="00C006D0" w:rsidP="00DD0C90">
                  <w:pPr>
                    <w:rPr>
                      <w:lang w:val="es-VE"/>
                    </w:rPr>
                  </w:pPr>
                  <w:r w:rsidRPr="00FB6CD7">
                    <w:rPr>
                      <w:lang w:val="es-VE"/>
                    </w:rPr>
                    <w:t>Contraseña de la empresa</w:t>
                  </w:r>
                </w:p>
              </w:tc>
              <w:tc>
                <w:tcPr>
                  <w:tcW w:w="224" w:type="pct"/>
                  <w:tcBorders>
                    <w:top w:val="single" w:sz="4" w:space="0" w:color="auto"/>
                    <w:left w:val="single" w:sz="4" w:space="0" w:color="auto"/>
                    <w:bottom w:val="single" w:sz="4" w:space="0" w:color="auto"/>
                    <w:right w:val="single" w:sz="4" w:space="0" w:color="auto"/>
                  </w:tcBorders>
                </w:tcPr>
                <w:p w14:paraId="76615EA2" w14:textId="77777777" w:rsidR="00C006D0" w:rsidRPr="00FB6CD7" w:rsidRDefault="00C006D0"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10786890" w14:textId="77777777" w:rsidR="00C006D0" w:rsidRPr="00FB6CD7" w:rsidRDefault="00C006D0" w:rsidP="00DD0C90">
                  <w:pPr>
                    <w:rPr>
                      <w:lang w:val="es-VE"/>
                    </w:rPr>
                  </w:pPr>
                  <w:r w:rsidRPr="00FB6CD7">
                    <w:rPr>
                      <w:lang w:val="es-VE"/>
                    </w:rPr>
                    <w:t>20</w:t>
                  </w:r>
                </w:p>
              </w:tc>
              <w:tc>
                <w:tcPr>
                  <w:tcW w:w="301" w:type="pct"/>
                  <w:tcBorders>
                    <w:top w:val="single" w:sz="4" w:space="0" w:color="auto"/>
                    <w:left w:val="single" w:sz="4" w:space="0" w:color="auto"/>
                    <w:bottom w:val="single" w:sz="4" w:space="0" w:color="auto"/>
                    <w:right w:val="single" w:sz="4" w:space="0" w:color="auto"/>
                  </w:tcBorders>
                </w:tcPr>
                <w:p w14:paraId="76500B97"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77D9914B"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0A7EABF"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74E58F01"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25AC0FAD" w14:textId="143E90F9" w:rsidR="00C006D0" w:rsidRPr="00FB6CD7" w:rsidRDefault="0004257F" w:rsidP="00DD0C90">
                  <w:pPr>
                    <w:rPr>
                      <w:lang w:val="es-VE"/>
                    </w:rPr>
                  </w:pPr>
                  <w:r>
                    <w:rPr>
                      <w:lang w:val="es-VE"/>
                    </w:rPr>
                    <w:t>Debe tener una longitud mínima de 4 caracteres.</w:t>
                  </w:r>
                </w:p>
              </w:tc>
            </w:tr>
            <w:tr w:rsidR="00C006D0" w:rsidRPr="00FB6CD7" w14:paraId="57991392" w14:textId="77777777" w:rsidTr="00DD0C90">
              <w:tc>
                <w:tcPr>
                  <w:tcW w:w="194" w:type="pct"/>
                  <w:tcBorders>
                    <w:top w:val="single" w:sz="4" w:space="0" w:color="auto"/>
                    <w:left w:val="single" w:sz="4" w:space="0" w:color="auto"/>
                    <w:bottom w:val="single" w:sz="4" w:space="0" w:color="auto"/>
                    <w:right w:val="single" w:sz="4" w:space="0" w:color="auto"/>
                  </w:tcBorders>
                </w:tcPr>
                <w:p w14:paraId="04B7F307" w14:textId="77777777" w:rsidR="00C006D0" w:rsidRPr="00FB6CD7" w:rsidRDefault="00C006D0" w:rsidP="00DD0C90">
                  <w:pPr>
                    <w:rPr>
                      <w:lang w:val="es-VE"/>
                    </w:rPr>
                  </w:pPr>
                  <w:r w:rsidRPr="00FB6CD7">
                    <w:rPr>
                      <w:lang w:val="es-VE"/>
                    </w:rPr>
                    <w:t>4</w:t>
                  </w:r>
                </w:p>
              </w:tc>
              <w:tc>
                <w:tcPr>
                  <w:tcW w:w="1064" w:type="pct"/>
                  <w:tcBorders>
                    <w:top w:val="single" w:sz="4" w:space="0" w:color="auto"/>
                    <w:left w:val="single" w:sz="4" w:space="0" w:color="auto"/>
                    <w:bottom w:val="single" w:sz="4" w:space="0" w:color="auto"/>
                    <w:right w:val="single" w:sz="4" w:space="0" w:color="auto"/>
                  </w:tcBorders>
                </w:tcPr>
                <w:p w14:paraId="1FF3128F" w14:textId="77777777" w:rsidR="00C006D0" w:rsidRPr="00FB6CD7" w:rsidRDefault="00C006D0" w:rsidP="00DD0C90">
                  <w:pPr>
                    <w:rPr>
                      <w:lang w:val="es-VE"/>
                    </w:rPr>
                  </w:pPr>
                  <w:r w:rsidRPr="00FB6CD7">
                    <w:rPr>
                      <w:lang w:val="es-VE"/>
                    </w:rPr>
                    <w:t>País</w:t>
                  </w:r>
                </w:p>
              </w:tc>
              <w:tc>
                <w:tcPr>
                  <w:tcW w:w="1541" w:type="pct"/>
                  <w:tcBorders>
                    <w:top w:val="single" w:sz="4" w:space="0" w:color="auto"/>
                    <w:left w:val="single" w:sz="4" w:space="0" w:color="auto"/>
                    <w:bottom w:val="single" w:sz="4" w:space="0" w:color="auto"/>
                    <w:right w:val="single" w:sz="4" w:space="0" w:color="auto"/>
                  </w:tcBorders>
                </w:tcPr>
                <w:p w14:paraId="4B1BC892" w14:textId="77777777" w:rsidR="00C006D0" w:rsidRPr="00FB6CD7" w:rsidRDefault="00C006D0" w:rsidP="00DD0C90">
                  <w:pPr>
                    <w:rPr>
                      <w:lang w:val="es-VE"/>
                    </w:rPr>
                  </w:pPr>
                  <w:r w:rsidRPr="00FB6CD7">
                    <w:rPr>
                      <w:lang w:val="es-VE"/>
                    </w:rPr>
                    <w:t>País de ubicación de la empresa</w:t>
                  </w:r>
                </w:p>
              </w:tc>
              <w:tc>
                <w:tcPr>
                  <w:tcW w:w="224" w:type="pct"/>
                  <w:tcBorders>
                    <w:top w:val="single" w:sz="4" w:space="0" w:color="auto"/>
                    <w:left w:val="single" w:sz="4" w:space="0" w:color="auto"/>
                    <w:bottom w:val="single" w:sz="4" w:space="0" w:color="auto"/>
                    <w:right w:val="single" w:sz="4" w:space="0" w:color="auto"/>
                  </w:tcBorders>
                </w:tcPr>
                <w:p w14:paraId="03EA73F7" w14:textId="77777777" w:rsidR="00C006D0" w:rsidRPr="00FB6CD7" w:rsidRDefault="00C006D0"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546F85EC"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5719B9B"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026B603B" w14:textId="77777777" w:rsidR="00C006D0" w:rsidRPr="00FB6CD7" w:rsidRDefault="00C006D0" w:rsidP="00DD0C90">
                  <w:pPr>
                    <w:rPr>
                      <w:lang w:val="es-VE"/>
                    </w:rPr>
                  </w:pPr>
                  <w:r w:rsidRPr="00FB6CD7">
                    <w:rPr>
                      <w:lang w:val="es-VE"/>
                    </w:rPr>
                    <w:t xml:space="preserve"> </w:t>
                  </w:r>
                </w:p>
              </w:tc>
              <w:tc>
                <w:tcPr>
                  <w:tcW w:w="229" w:type="pct"/>
                  <w:tcBorders>
                    <w:top w:val="single" w:sz="4" w:space="0" w:color="auto"/>
                    <w:left w:val="single" w:sz="4" w:space="0" w:color="auto"/>
                    <w:bottom w:val="single" w:sz="4" w:space="0" w:color="auto"/>
                    <w:right w:val="single" w:sz="4" w:space="0" w:color="auto"/>
                  </w:tcBorders>
                </w:tcPr>
                <w:p w14:paraId="6C575F85"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6EF851F9"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476DBA83" w14:textId="77777777" w:rsidR="00C006D0" w:rsidRPr="00FB6CD7" w:rsidRDefault="00C006D0" w:rsidP="00DD0C90">
                  <w:pPr>
                    <w:rPr>
                      <w:lang w:val="es-VE"/>
                    </w:rPr>
                  </w:pPr>
                </w:p>
              </w:tc>
            </w:tr>
            <w:tr w:rsidR="00C006D0" w:rsidRPr="00FB6CD7" w14:paraId="5D369A57" w14:textId="77777777" w:rsidTr="00DD0C90">
              <w:tc>
                <w:tcPr>
                  <w:tcW w:w="194" w:type="pct"/>
                  <w:tcBorders>
                    <w:top w:val="single" w:sz="4" w:space="0" w:color="auto"/>
                    <w:left w:val="single" w:sz="4" w:space="0" w:color="auto"/>
                    <w:bottom w:val="single" w:sz="4" w:space="0" w:color="auto"/>
                    <w:right w:val="single" w:sz="4" w:space="0" w:color="auto"/>
                  </w:tcBorders>
                </w:tcPr>
                <w:p w14:paraId="2690BC08" w14:textId="77777777" w:rsidR="00C006D0" w:rsidRPr="00FB6CD7" w:rsidRDefault="00C006D0" w:rsidP="00DD0C90">
                  <w:pPr>
                    <w:rPr>
                      <w:lang w:val="es-VE"/>
                    </w:rPr>
                  </w:pPr>
                  <w:r w:rsidRPr="00FB6CD7">
                    <w:rPr>
                      <w:lang w:val="es-VE"/>
                    </w:rPr>
                    <w:t>5</w:t>
                  </w:r>
                </w:p>
              </w:tc>
              <w:tc>
                <w:tcPr>
                  <w:tcW w:w="1064" w:type="pct"/>
                  <w:tcBorders>
                    <w:top w:val="single" w:sz="4" w:space="0" w:color="auto"/>
                    <w:left w:val="single" w:sz="4" w:space="0" w:color="auto"/>
                    <w:bottom w:val="single" w:sz="4" w:space="0" w:color="auto"/>
                    <w:right w:val="single" w:sz="4" w:space="0" w:color="auto"/>
                  </w:tcBorders>
                </w:tcPr>
                <w:p w14:paraId="198A3947" w14:textId="77777777" w:rsidR="00C006D0" w:rsidRPr="00FB6CD7" w:rsidRDefault="00C006D0" w:rsidP="00DD0C90">
                  <w:pPr>
                    <w:rPr>
                      <w:lang w:val="es-VE"/>
                    </w:rPr>
                  </w:pPr>
                  <w:r w:rsidRPr="00FB6CD7">
                    <w:rPr>
                      <w:lang w:val="es-VE"/>
                    </w:rPr>
                    <w:t>Mensajes Emergentes</w:t>
                  </w:r>
                </w:p>
              </w:tc>
              <w:tc>
                <w:tcPr>
                  <w:tcW w:w="1541" w:type="pct"/>
                  <w:tcBorders>
                    <w:top w:val="single" w:sz="4" w:space="0" w:color="auto"/>
                    <w:left w:val="single" w:sz="4" w:space="0" w:color="auto"/>
                    <w:bottom w:val="single" w:sz="4" w:space="0" w:color="auto"/>
                    <w:right w:val="single" w:sz="4" w:space="0" w:color="auto"/>
                  </w:tcBorders>
                </w:tcPr>
                <w:p w14:paraId="66C41F60" w14:textId="77777777" w:rsidR="00C006D0" w:rsidRPr="00FB6CD7" w:rsidRDefault="00C006D0" w:rsidP="00DD0C90">
                  <w:pPr>
                    <w:rPr>
                      <w:lang w:val="es-VE"/>
                    </w:rPr>
                  </w:pPr>
                  <w:r w:rsidRPr="00FB6CD7">
                    <w:rPr>
                      <w:lang w:val="es-VE"/>
                    </w:rPr>
                    <w:t>Mensajes emergentes de error o éxito.</w:t>
                  </w:r>
                </w:p>
              </w:tc>
              <w:tc>
                <w:tcPr>
                  <w:tcW w:w="224" w:type="pct"/>
                  <w:tcBorders>
                    <w:top w:val="single" w:sz="4" w:space="0" w:color="auto"/>
                    <w:left w:val="single" w:sz="4" w:space="0" w:color="auto"/>
                    <w:bottom w:val="single" w:sz="4" w:space="0" w:color="auto"/>
                    <w:right w:val="single" w:sz="4" w:space="0" w:color="auto"/>
                  </w:tcBorders>
                </w:tcPr>
                <w:p w14:paraId="0CF483C3" w14:textId="77777777" w:rsidR="00C006D0" w:rsidRPr="00FB6CD7" w:rsidRDefault="00C006D0"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1B6F9A2C" w14:textId="77777777" w:rsidR="00C006D0" w:rsidRPr="00FB6CD7" w:rsidRDefault="00C006D0" w:rsidP="00DD0C90">
                  <w:pPr>
                    <w:rPr>
                      <w:lang w:val="es-VE"/>
                    </w:rPr>
                  </w:pPr>
                  <w:r w:rsidRPr="00FB6CD7">
                    <w:rPr>
                      <w:lang w:val="es-VE"/>
                    </w:rPr>
                    <w:t>50</w:t>
                  </w:r>
                </w:p>
              </w:tc>
              <w:tc>
                <w:tcPr>
                  <w:tcW w:w="301" w:type="pct"/>
                  <w:tcBorders>
                    <w:top w:val="single" w:sz="4" w:space="0" w:color="auto"/>
                    <w:left w:val="single" w:sz="4" w:space="0" w:color="auto"/>
                    <w:bottom w:val="single" w:sz="4" w:space="0" w:color="auto"/>
                    <w:right w:val="single" w:sz="4" w:space="0" w:color="auto"/>
                  </w:tcBorders>
                </w:tcPr>
                <w:p w14:paraId="237A44A8"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24A89D20"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3A0A206" w14:textId="77777777" w:rsidR="00C006D0" w:rsidRPr="00FB6CD7" w:rsidRDefault="00C006D0"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7474B25E" w14:textId="77777777" w:rsidR="00C006D0" w:rsidRPr="00FB6CD7" w:rsidRDefault="00C006D0"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3BEBB975" w14:textId="77777777" w:rsidR="00C006D0" w:rsidRPr="00FB6CD7" w:rsidRDefault="00C006D0" w:rsidP="00DD0C90">
                  <w:pPr>
                    <w:rPr>
                      <w:lang w:val="es-VE"/>
                    </w:rPr>
                  </w:pPr>
                </w:p>
              </w:tc>
            </w:tr>
            <w:tr w:rsidR="00C006D0" w:rsidRPr="00142753" w14:paraId="2ECC4394" w14:textId="77777777" w:rsidTr="00DD0C90">
              <w:tc>
                <w:tcPr>
                  <w:tcW w:w="194" w:type="pct"/>
                  <w:tcBorders>
                    <w:top w:val="single" w:sz="4" w:space="0" w:color="auto"/>
                    <w:left w:val="single" w:sz="4" w:space="0" w:color="auto"/>
                    <w:bottom w:val="single" w:sz="4" w:space="0" w:color="auto"/>
                    <w:right w:val="single" w:sz="4" w:space="0" w:color="auto"/>
                  </w:tcBorders>
                </w:tcPr>
                <w:p w14:paraId="66CEE860" w14:textId="6D494AF9" w:rsidR="00C006D0" w:rsidRPr="00FB6CD7" w:rsidRDefault="00C006D0" w:rsidP="00DD0C90">
                  <w:pPr>
                    <w:rPr>
                      <w:lang w:val="es-VE"/>
                    </w:rPr>
                  </w:pPr>
                  <w:r w:rsidRPr="00FB6CD7">
                    <w:rPr>
                      <w:lang w:val="es-VE"/>
                    </w:rPr>
                    <w:t>6</w:t>
                  </w:r>
                </w:p>
              </w:tc>
              <w:tc>
                <w:tcPr>
                  <w:tcW w:w="1064" w:type="pct"/>
                  <w:tcBorders>
                    <w:top w:val="single" w:sz="4" w:space="0" w:color="auto"/>
                    <w:left w:val="single" w:sz="4" w:space="0" w:color="auto"/>
                    <w:bottom w:val="single" w:sz="4" w:space="0" w:color="auto"/>
                    <w:right w:val="single" w:sz="4" w:space="0" w:color="auto"/>
                  </w:tcBorders>
                </w:tcPr>
                <w:p w14:paraId="2AB5A0BD" w14:textId="02E51E4E" w:rsidR="00C006D0" w:rsidRPr="00FB6CD7" w:rsidRDefault="00C006D0" w:rsidP="00DD0C90">
                  <w:pPr>
                    <w:rPr>
                      <w:lang w:val="es-VE"/>
                    </w:rPr>
                  </w:pPr>
                  <w:r w:rsidRPr="00FB6CD7">
                    <w:rPr>
                      <w:lang w:val="es-VE"/>
                    </w:rPr>
                    <w:t>Dirección</w:t>
                  </w:r>
                </w:p>
              </w:tc>
              <w:tc>
                <w:tcPr>
                  <w:tcW w:w="1541" w:type="pct"/>
                  <w:tcBorders>
                    <w:top w:val="single" w:sz="4" w:space="0" w:color="auto"/>
                    <w:left w:val="single" w:sz="4" w:space="0" w:color="auto"/>
                    <w:bottom w:val="single" w:sz="4" w:space="0" w:color="auto"/>
                    <w:right w:val="single" w:sz="4" w:space="0" w:color="auto"/>
                  </w:tcBorders>
                </w:tcPr>
                <w:p w14:paraId="14E441CA" w14:textId="352ED384" w:rsidR="00C006D0" w:rsidRPr="00FB6CD7" w:rsidRDefault="00C006D0" w:rsidP="00DD0C90">
                  <w:pPr>
                    <w:rPr>
                      <w:lang w:val="es-VE"/>
                    </w:rPr>
                  </w:pPr>
                  <w:r w:rsidRPr="00FB6CD7">
                    <w:rPr>
                      <w:lang w:val="es-VE"/>
                    </w:rPr>
                    <w:t>Dirección de la empresa</w:t>
                  </w:r>
                </w:p>
              </w:tc>
              <w:tc>
                <w:tcPr>
                  <w:tcW w:w="224" w:type="pct"/>
                  <w:tcBorders>
                    <w:top w:val="single" w:sz="4" w:space="0" w:color="auto"/>
                    <w:left w:val="single" w:sz="4" w:space="0" w:color="auto"/>
                    <w:bottom w:val="single" w:sz="4" w:space="0" w:color="auto"/>
                    <w:right w:val="single" w:sz="4" w:space="0" w:color="auto"/>
                  </w:tcBorders>
                </w:tcPr>
                <w:p w14:paraId="13BC8EAB" w14:textId="60752DE4" w:rsidR="00C006D0" w:rsidRPr="00FB6CD7" w:rsidRDefault="00C006D0"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43B9F702" w14:textId="3CA2C6C6" w:rsidR="00C006D0" w:rsidRPr="00FB6CD7" w:rsidRDefault="00C006D0" w:rsidP="00DD0C90">
                  <w:pPr>
                    <w:rPr>
                      <w:lang w:val="es-VE"/>
                    </w:rPr>
                  </w:pPr>
                  <w:r w:rsidRPr="00FB6CD7">
                    <w:rPr>
                      <w:lang w:val="es-VE"/>
                    </w:rPr>
                    <w:t>500</w:t>
                  </w:r>
                </w:p>
              </w:tc>
              <w:tc>
                <w:tcPr>
                  <w:tcW w:w="301" w:type="pct"/>
                  <w:tcBorders>
                    <w:top w:val="single" w:sz="4" w:space="0" w:color="auto"/>
                    <w:left w:val="single" w:sz="4" w:space="0" w:color="auto"/>
                    <w:bottom w:val="single" w:sz="4" w:space="0" w:color="auto"/>
                    <w:right w:val="single" w:sz="4" w:space="0" w:color="auto"/>
                  </w:tcBorders>
                </w:tcPr>
                <w:p w14:paraId="5045ED1B"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25A5F56F"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6AC567E2" w14:textId="4BB063F5"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322F2AA9" w14:textId="48F7998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6845C0D" w14:textId="033B22FA" w:rsidR="00C006D0" w:rsidRPr="00FB6CD7" w:rsidRDefault="00C006D0" w:rsidP="00DD0C90">
                  <w:pPr>
                    <w:rPr>
                      <w:lang w:val="es-VE"/>
                    </w:rPr>
                  </w:pPr>
                  <w:r w:rsidRPr="00FB6CD7">
                    <w:rPr>
                      <w:lang w:val="es-VE"/>
                    </w:rPr>
                    <w:t>Verificar que tenga la estructura de una dirección.</w:t>
                  </w:r>
                </w:p>
              </w:tc>
            </w:tr>
          </w:tbl>
          <w:p w14:paraId="12CBD778" w14:textId="77777777" w:rsidR="00C006D0" w:rsidRPr="00FB6CD7" w:rsidRDefault="00C006D0" w:rsidP="00DD0C90">
            <w:pPr>
              <w:tabs>
                <w:tab w:val="left" w:pos="4533"/>
                <w:tab w:val="left" w:pos="8760"/>
              </w:tabs>
              <w:spacing w:line="240" w:lineRule="auto"/>
              <w:jc w:val="left"/>
              <w:rPr>
                <w:b/>
                <w:bCs/>
                <w:lang w:val="es-VE" w:eastAsia="es-ES"/>
              </w:rPr>
            </w:pPr>
            <w:r w:rsidRPr="00FB6CD7">
              <w:rPr>
                <w:b/>
                <w:bCs/>
                <w:lang w:val="es-VE" w:eastAsia="es-ES"/>
              </w:rPr>
              <w:tab/>
            </w:r>
            <w:r w:rsidRPr="00FB6CD7">
              <w:rPr>
                <w:b/>
                <w:bCs/>
                <w:lang w:val="es-VE" w:eastAsia="es-ES"/>
              </w:rPr>
              <w:tab/>
            </w:r>
          </w:p>
        </w:tc>
      </w:tr>
      <w:tr w:rsidR="00C006D0" w:rsidRPr="00142753" w14:paraId="45D525BB" w14:textId="77777777" w:rsidTr="00DD0C90">
        <w:trPr>
          <w:cantSplit/>
          <w:trHeight w:val="459"/>
        </w:trPr>
        <w:tc>
          <w:tcPr>
            <w:tcW w:w="0" w:type="auto"/>
          </w:tcPr>
          <w:p w14:paraId="2FEF786E" w14:textId="77777777" w:rsidR="00C006D0" w:rsidRPr="00FB6CD7" w:rsidRDefault="00C006D0" w:rsidP="00DD0C90">
            <w:pPr>
              <w:rPr>
                <w:rStyle w:val="InfoBlueCar"/>
                <w:b/>
                <w:bCs/>
                <w:color w:val="auto"/>
                <w:lang w:val="es-VE"/>
              </w:rPr>
            </w:pPr>
            <w:r w:rsidRPr="00FB6CD7">
              <w:rPr>
                <w:b/>
                <w:bCs/>
                <w:lang w:val="es-VE"/>
              </w:rPr>
              <w:lastRenderedPageBreak/>
              <w:t>Prioridad:</w:t>
            </w:r>
          </w:p>
          <w:p w14:paraId="10EBEC4E" w14:textId="77777777" w:rsidR="00C006D0" w:rsidRPr="00FB6CD7" w:rsidRDefault="00C006D0" w:rsidP="00DD0C90">
            <w:pPr>
              <w:rPr>
                <w:lang w:val="es-VE"/>
              </w:rPr>
            </w:pPr>
            <w:r w:rsidRPr="00FB6CD7">
              <w:rPr>
                <w:lang w:val="es-VE"/>
              </w:rPr>
              <w:t>( ) Alta          (</w:t>
            </w:r>
            <w:r w:rsidRPr="00FB6CD7">
              <w:rPr>
                <w:b/>
                <w:bCs/>
                <w:lang w:val="es-VE"/>
              </w:rPr>
              <w:t xml:space="preserve"> </w:t>
            </w:r>
            <w:r w:rsidRPr="00FB6CD7">
              <w:rPr>
                <w:lang w:val="es-VE"/>
              </w:rPr>
              <w:t>) Media alta          ( X ) Media          (  ) Media baja          (  ) Baja</w:t>
            </w:r>
            <w:r w:rsidRPr="00FB6CD7">
              <w:rPr>
                <w:lang w:val="es-VE"/>
              </w:rPr>
              <w:tab/>
            </w:r>
          </w:p>
        </w:tc>
      </w:tr>
    </w:tbl>
    <w:p w14:paraId="22E160D5" w14:textId="1FD7A54C"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74291E21" w14:textId="76E4B12D" w:rsidR="00C006D0" w:rsidRPr="00FB6CD7" w:rsidRDefault="00C006D0" w:rsidP="00C006D0">
      <w:pPr>
        <w:numPr>
          <w:ilvl w:val="1"/>
          <w:numId w:val="1"/>
        </w:numPr>
        <w:spacing w:before="120" w:after="60"/>
        <w:outlineLvl w:val="1"/>
        <w:rPr>
          <w:rFonts w:ascii="Arial" w:hAnsi="Arial" w:cs="Arial"/>
          <w:b/>
          <w:bCs/>
          <w:lang w:val="es-VE"/>
        </w:rPr>
      </w:pPr>
      <w:r w:rsidRPr="00FB6CD7">
        <w:rPr>
          <w:rFonts w:ascii="Arial" w:hAnsi="Arial" w:cs="Arial"/>
          <w:b/>
          <w:bCs/>
          <w:lang w:val="es-VE"/>
        </w:rPr>
        <w:t>&lt;req5 – Iniciar sesión&gt;</w:t>
      </w:r>
    </w:p>
    <w:p w14:paraId="6875C588" w14:textId="21DFC045"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Andrés Perdomo)</w:t>
      </w:r>
    </w:p>
    <w:tbl>
      <w:tblPr>
        <w:tblW w:w="4999"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C006D0" w:rsidRPr="00FB6CD7" w14:paraId="3750D269" w14:textId="77777777" w:rsidTr="00C006D0">
        <w:trPr>
          <w:trHeight w:val="360"/>
        </w:trPr>
        <w:tc>
          <w:tcPr>
            <w:tcW w:w="5000" w:type="pct"/>
            <w:vMerge w:val="restart"/>
          </w:tcPr>
          <w:p w14:paraId="1A0866E5" w14:textId="77777777" w:rsidR="00C006D0" w:rsidRPr="00FB6CD7" w:rsidRDefault="00C006D0" w:rsidP="00DD0C90">
            <w:pPr>
              <w:rPr>
                <w:b/>
                <w:bCs/>
                <w:lang w:val="es-VE"/>
              </w:rPr>
            </w:pPr>
            <w:r w:rsidRPr="00FB6CD7">
              <w:rPr>
                <w:b/>
                <w:bCs/>
                <w:lang w:val="es-VE"/>
              </w:rPr>
              <w:t>Característica Asociada:</w:t>
            </w:r>
          </w:p>
          <w:p w14:paraId="4F602AA5" w14:textId="77777777" w:rsidR="00C006D0" w:rsidRPr="00FB6CD7" w:rsidRDefault="00C006D0" w:rsidP="00DD0C90">
            <w:pPr>
              <w:pStyle w:val="InfoBlue"/>
              <w:rPr>
                <w:i w:val="0"/>
                <w:iCs w:val="0"/>
                <w:color w:val="auto"/>
                <w:lang w:val="es-VE"/>
              </w:rPr>
            </w:pPr>
            <w:r w:rsidRPr="00FB6CD7">
              <w:rPr>
                <w:i w:val="0"/>
                <w:iCs w:val="0"/>
                <w:color w:val="auto"/>
                <w:lang w:val="es-VE"/>
              </w:rPr>
              <w:t xml:space="preserve">        Gestión de Usuarios. </w:t>
            </w:r>
          </w:p>
        </w:tc>
      </w:tr>
      <w:tr w:rsidR="00C006D0" w:rsidRPr="00FB6CD7" w14:paraId="77F871D2" w14:textId="77777777" w:rsidTr="00C006D0">
        <w:trPr>
          <w:trHeight w:val="360"/>
        </w:trPr>
        <w:tc>
          <w:tcPr>
            <w:tcW w:w="5000" w:type="pct"/>
            <w:vMerge/>
          </w:tcPr>
          <w:p w14:paraId="32A4D126" w14:textId="77777777" w:rsidR="00C006D0" w:rsidRPr="00FB6CD7" w:rsidRDefault="00C006D0" w:rsidP="00DD0C90">
            <w:pPr>
              <w:pStyle w:val="InfoBlue"/>
              <w:rPr>
                <w:i w:val="0"/>
                <w:iCs w:val="0"/>
                <w:color w:val="auto"/>
                <w:lang w:val="es-VE"/>
              </w:rPr>
            </w:pPr>
          </w:p>
        </w:tc>
      </w:tr>
      <w:tr w:rsidR="00C006D0" w:rsidRPr="00FB6CD7" w14:paraId="7DCD73CE" w14:textId="77777777" w:rsidTr="00C006D0">
        <w:tc>
          <w:tcPr>
            <w:tcW w:w="5000" w:type="pct"/>
          </w:tcPr>
          <w:p w14:paraId="11338F63" w14:textId="77777777" w:rsidR="00C006D0" w:rsidRPr="00FB6CD7" w:rsidRDefault="00C006D0" w:rsidP="00DD0C90">
            <w:pPr>
              <w:rPr>
                <w:b/>
                <w:bCs/>
                <w:lang w:val="es-VE"/>
              </w:rPr>
            </w:pPr>
            <w:r w:rsidRPr="00FB6CD7">
              <w:rPr>
                <w:b/>
                <w:bCs/>
                <w:lang w:val="es-VE"/>
              </w:rPr>
              <w:t>Descripción del requerimiento funcional:</w:t>
            </w:r>
          </w:p>
          <w:p w14:paraId="02107374" w14:textId="77777777" w:rsidR="00C006D0" w:rsidRPr="00FB6CD7" w:rsidRDefault="00C006D0" w:rsidP="00DD0C90">
            <w:pPr>
              <w:rPr>
                <w:iCs/>
                <w:color w:val="000000" w:themeColor="text1"/>
                <w:lang w:val="es-VE" w:eastAsia="es-ES"/>
              </w:rPr>
            </w:pPr>
            <w:r w:rsidRPr="00FB6CD7">
              <w:rPr>
                <w:iCs/>
                <w:color w:val="000000" w:themeColor="text1"/>
                <w:lang w:val="es-VE" w:eastAsia="es-ES"/>
              </w:rPr>
              <w:t xml:space="preserve">        El sistema debe permitir el acceso solo a usuarios autorizados.</w:t>
            </w:r>
          </w:p>
          <w:p w14:paraId="4C29DC3E" w14:textId="77777777" w:rsidR="00C006D0" w:rsidRPr="00FB6CD7" w:rsidRDefault="00C006D0" w:rsidP="00DD0C90">
            <w:pPr>
              <w:rPr>
                <w:b/>
                <w:bCs/>
                <w:lang w:val="es-VE"/>
              </w:rPr>
            </w:pPr>
            <w:r w:rsidRPr="00FB6CD7">
              <w:rPr>
                <w:b/>
                <w:bCs/>
                <w:lang w:val="es-VE"/>
              </w:rPr>
              <w:t>Reglas de negocio asociadas:</w:t>
            </w:r>
          </w:p>
          <w:p w14:paraId="7CF30BB7" w14:textId="77777777" w:rsidR="00C006D0" w:rsidRPr="00FB6CD7" w:rsidRDefault="00C006D0" w:rsidP="00C006D0">
            <w:pPr>
              <w:pStyle w:val="Prrafodelista"/>
              <w:numPr>
                <w:ilvl w:val="0"/>
                <w:numId w:val="7"/>
              </w:numPr>
              <w:spacing w:after="120"/>
              <w:rPr>
                <w:iCs/>
                <w:color w:val="000000" w:themeColor="text1"/>
                <w:lang w:val="es-VE"/>
              </w:rPr>
            </w:pPr>
            <w:r w:rsidRPr="00FB6CD7">
              <w:rPr>
                <w:iCs/>
                <w:color w:val="000000" w:themeColor="text1"/>
                <w:lang w:val="es-VE"/>
              </w:rPr>
              <w:t>El usuario debe ser obligatoriamente mayor de edad (18 años o más).</w:t>
            </w:r>
          </w:p>
          <w:p w14:paraId="1315707B" w14:textId="77777777" w:rsidR="00C006D0" w:rsidRPr="00FB6CD7" w:rsidRDefault="00C006D0" w:rsidP="00C006D0">
            <w:pPr>
              <w:pStyle w:val="Prrafodelista"/>
              <w:numPr>
                <w:ilvl w:val="0"/>
                <w:numId w:val="7"/>
              </w:numPr>
              <w:rPr>
                <w:iCs/>
                <w:color w:val="000000" w:themeColor="text1"/>
                <w:lang w:val="es-VE"/>
              </w:rPr>
            </w:pPr>
            <w:r w:rsidRPr="00FB6CD7">
              <w:rPr>
                <w:iCs/>
                <w:color w:val="000000" w:themeColor="text1"/>
                <w:lang w:val="es-VE"/>
              </w:rPr>
              <w:t>La aplicación es exclusivamente para usuarios hispanohablantes.</w:t>
            </w:r>
          </w:p>
          <w:p w14:paraId="3888E20B" w14:textId="77777777" w:rsidR="00C006D0" w:rsidRPr="00FB6CD7" w:rsidRDefault="00C006D0" w:rsidP="00DD0C90">
            <w:pPr>
              <w:rPr>
                <w:b/>
                <w:bCs/>
                <w:snapToGrid w:val="0"/>
                <w:lang w:val="es-VE"/>
              </w:rPr>
            </w:pPr>
            <w:r w:rsidRPr="00FB6CD7">
              <w:rPr>
                <w:b/>
                <w:bCs/>
                <w:snapToGrid w:val="0"/>
                <w:lang w:val="es-VE"/>
              </w:rPr>
              <w:t>Interfaces del requerimiento:</w:t>
            </w:r>
          </w:p>
          <w:p w14:paraId="7654A525" w14:textId="77777777" w:rsidR="00C006D0" w:rsidRPr="00FB6CD7" w:rsidRDefault="00C006D0" w:rsidP="00DD0C90">
            <w:pPr>
              <w:rPr>
                <w:snapToGrid w:val="0"/>
                <w:lang w:val="es-VE"/>
              </w:rPr>
            </w:pPr>
            <w:r w:rsidRPr="00FB6CD7">
              <w:rPr>
                <w:snapToGrid w:val="0"/>
                <w:lang w:val="es-VE"/>
              </w:rPr>
              <w:t xml:space="preserve">       Interfaz Gráfica de inicio de sesión del sistema</w:t>
            </w:r>
          </w:p>
          <w:p w14:paraId="285084E3" w14:textId="77777777" w:rsidR="00C006D0" w:rsidRPr="00FB6CD7" w:rsidRDefault="00C006D0" w:rsidP="00DD0C90">
            <w:pPr>
              <w:rPr>
                <w:snapToGrid w:val="0"/>
                <w:lang w:val="es-VE"/>
              </w:rPr>
            </w:pPr>
            <w:r w:rsidRPr="00FB6CD7">
              <w:rPr>
                <w:noProof/>
                <w:lang w:val="es-ES" w:eastAsia="es-ES"/>
              </w:rPr>
              <w:drawing>
                <wp:inline distT="0" distB="0" distL="0" distR="0" wp14:anchorId="52EC92FA" wp14:editId="6CA50225">
                  <wp:extent cx="5341620" cy="2611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0-10 at 9.08.01 PM.jpeg"/>
                          <pic:cNvPicPr/>
                        </pic:nvPicPr>
                        <pic:blipFill>
                          <a:blip r:embed="rId17">
                            <a:extLst>
                              <a:ext uri="{28A0092B-C50C-407E-A947-70E740481C1C}">
                                <a14:useLocalDpi xmlns:a14="http://schemas.microsoft.com/office/drawing/2010/main" val="0"/>
                              </a:ext>
                            </a:extLst>
                          </a:blip>
                          <a:stretch>
                            <a:fillRect/>
                          </a:stretch>
                        </pic:blipFill>
                        <pic:spPr>
                          <a:xfrm>
                            <a:off x="0" y="0"/>
                            <a:ext cx="5360308" cy="2620596"/>
                          </a:xfrm>
                          <a:prstGeom prst="rect">
                            <a:avLst/>
                          </a:prstGeom>
                        </pic:spPr>
                      </pic:pic>
                    </a:graphicData>
                  </a:graphic>
                </wp:inline>
              </w:drawing>
            </w:r>
          </w:p>
          <w:p w14:paraId="3406C977" w14:textId="77777777" w:rsidR="00C006D0" w:rsidRPr="00FB6CD7" w:rsidRDefault="00C006D0" w:rsidP="00DD0C90">
            <w:pPr>
              <w:rPr>
                <w:b/>
                <w:bCs/>
                <w:lang w:val="es-VE"/>
              </w:rPr>
            </w:pPr>
            <w:r w:rsidRPr="00FB6CD7">
              <w:rPr>
                <w:b/>
                <w:bCs/>
                <w:lang w:val="es-VE"/>
              </w:rPr>
              <w:t>Estructura de datos:</w:t>
            </w: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929"/>
              <w:gridCol w:w="2823"/>
              <w:gridCol w:w="618"/>
              <w:gridCol w:w="358"/>
              <w:gridCol w:w="552"/>
              <w:gridCol w:w="552"/>
              <w:gridCol w:w="429"/>
              <w:gridCol w:w="496"/>
              <w:gridCol w:w="1230"/>
            </w:tblGrid>
            <w:tr w:rsidR="00C006D0" w:rsidRPr="00FB6CD7" w14:paraId="1FA1C798" w14:textId="77777777" w:rsidTr="00DD0C90">
              <w:tc>
                <w:tcPr>
                  <w:tcW w:w="194" w:type="pct"/>
                  <w:tcBorders>
                    <w:top w:val="single" w:sz="4" w:space="0" w:color="auto"/>
                    <w:left w:val="single" w:sz="4" w:space="0" w:color="auto"/>
                    <w:bottom w:val="single" w:sz="4" w:space="0" w:color="auto"/>
                    <w:right w:val="single" w:sz="4" w:space="0" w:color="auto"/>
                  </w:tcBorders>
                </w:tcPr>
                <w:p w14:paraId="036B9B46" w14:textId="77777777" w:rsidR="00C006D0" w:rsidRPr="00FB6CD7" w:rsidRDefault="00C006D0" w:rsidP="00DD0C90">
                  <w:pPr>
                    <w:jc w:val="center"/>
                    <w:rPr>
                      <w:b/>
                      <w:bCs/>
                      <w:lang w:val="es-VE"/>
                    </w:rPr>
                  </w:pPr>
                  <w:r w:rsidRPr="00FB6CD7">
                    <w:rPr>
                      <w:b/>
                      <w:bCs/>
                      <w:lang w:val="es-VE"/>
                    </w:rPr>
                    <w:t>ID</w:t>
                  </w:r>
                </w:p>
              </w:tc>
              <w:tc>
                <w:tcPr>
                  <w:tcW w:w="1064" w:type="pct"/>
                  <w:tcBorders>
                    <w:top w:val="single" w:sz="4" w:space="0" w:color="auto"/>
                    <w:left w:val="single" w:sz="4" w:space="0" w:color="auto"/>
                    <w:bottom w:val="single" w:sz="4" w:space="0" w:color="auto"/>
                    <w:right w:val="single" w:sz="4" w:space="0" w:color="auto"/>
                  </w:tcBorders>
                </w:tcPr>
                <w:p w14:paraId="52307304" w14:textId="77777777" w:rsidR="00C006D0" w:rsidRPr="00FB6CD7" w:rsidRDefault="00C006D0" w:rsidP="00DD0C90">
                  <w:pPr>
                    <w:jc w:val="center"/>
                    <w:rPr>
                      <w:b/>
                      <w:bCs/>
                      <w:lang w:val="es-VE"/>
                    </w:rPr>
                  </w:pPr>
                  <w:r w:rsidRPr="00FB6CD7">
                    <w:rPr>
                      <w:b/>
                      <w:bCs/>
                      <w:lang w:val="es-VE"/>
                    </w:rPr>
                    <w:t>Campo</w:t>
                  </w:r>
                </w:p>
              </w:tc>
              <w:tc>
                <w:tcPr>
                  <w:tcW w:w="1541" w:type="pct"/>
                  <w:tcBorders>
                    <w:top w:val="single" w:sz="4" w:space="0" w:color="auto"/>
                    <w:left w:val="single" w:sz="4" w:space="0" w:color="auto"/>
                    <w:bottom w:val="single" w:sz="4" w:space="0" w:color="auto"/>
                    <w:right w:val="single" w:sz="4" w:space="0" w:color="auto"/>
                  </w:tcBorders>
                </w:tcPr>
                <w:p w14:paraId="27B94F33" w14:textId="77777777" w:rsidR="00C006D0" w:rsidRPr="00FB6CD7" w:rsidRDefault="00C006D0" w:rsidP="00DD0C90">
                  <w:pPr>
                    <w:jc w:val="center"/>
                    <w:rPr>
                      <w:b/>
                      <w:bCs/>
                      <w:lang w:val="es-VE"/>
                    </w:rPr>
                  </w:pPr>
                  <w:r w:rsidRPr="00FB6CD7">
                    <w:rPr>
                      <w:b/>
                      <w:bCs/>
                      <w:lang w:val="es-VE"/>
                    </w:rPr>
                    <w:t>Descripción</w:t>
                  </w:r>
                </w:p>
              </w:tc>
              <w:tc>
                <w:tcPr>
                  <w:tcW w:w="224" w:type="pct"/>
                  <w:tcBorders>
                    <w:top w:val="single" w:sz="4" w:space="0" w:color="auto"/>
                    <w:left w:val="single" w:sz="4" w:space="0" w:color="auto"/>
                    <w:bottom w:val="single" w:sz="4" w:space="0" w:color="auto"/>
                    <w:right w:val="single" w:sz="4" w:space="0" w:color="auto"/>
                  </w:tcBorders>
                </w:tcPr>
                <w:p w14:paraId="0B201CD7" w14:textId="77777777" w:rsidR="00C006D0" w:rsidRPr="00FB6CD7" w:rsidRDefault="00C006D0" w:rsidP="00DD0C90">
                  <w:pPr>
                    <w:jc w:val="center"/>
                    <w:rPr>
                      <w:b/>
                      <w:bCs/>
                      <w:lang w:val="es-VE"/>
                    </w:rPr>
                  </w:pPr>
                  <w:r w:rsidRPr="00FB6CD7">
                    <w:rPr>
                      <w:b/>
                      <w:bCs/>
                      <w:lang w:val="es-VE"/>
                    </w:rPr>
                    <w:t>T</w:t>
                  </w:r>
                </w:p>
              </w:tc>
              <w:tc>
                <w:tcPr>
                  <w:tcW w:w="223" w:type="pct"/>
                  <w:tcBorders>
                    <w:top w:val="single" w:sz="4" w:space="0" w:color="auto"/>
                    <w:left w:val="single" w:sz="4" w:space="0" w:color="auto"/>
                    <w:bottom w:val="single" w:sz="4" w:space="0" w:color="auto"/>
                    <w:right w:val="single" w:sz="4" w:space="0" w:color="auto"/>
                  </w:tcBorders>
                </w:tcPr>
                <w:p w14:paraId="69FF1841" w14:textId="77777777" w:rsidR="00C006D0" w:rsidRPr="00FB6CD7" w:rsidRDefault="00C006D0" w:rsidP="00DD0C90">
                  <w:pPr>
                    <w:jc w:val="center"/>
                    <w:rPr>
                      <w:b/>
                      <w:bCs/>
                      <w:lang w:val="es-VE"/>
                    </w:rPr>
                  </w:pPr>
                  <w:r w:rsidRPr="00FB6CD7">
                    <w:rPr>
                      <w:b/>
                      <w:bCs/>
                      <w:lang w:val="es-VE"/>
                    </w:rPr>
                    <w:t>L</w:t>
                  </w:r>
                </w:p>
              </w:tc>
              <w:tc>
                <w:tcPr>
                  <w:tcW w:w="301" w:type="pct"/>
                  <w:tcBorders>
                    <w:top w:val="single" w:sz="4" w:space="0" w:color="auto"/>
                    <w:left w:val="single" w:sz="4" w:space="0" w:color="auto"/>
                    <w:bottom w:val="single" w:sz="4" w:space="0" w:color="auto"/>
                    <w:right w:val="single" w:sz="4" w:space="0" w:color="auto"/>
                  </w:tcBorders>
                </w:tcPr>
                <w:p w14:paraId="7A525FA2" w14:textId="77777777" w:rsidR="00C006D0" w:rsidRPr="00FB6CD7" w:rsidRDefault="00C006D0" w:rsidP="00DD0C90">
                  <w:pPr>
                    <w:jc w:val="center"/>
                    <w:rPr>
                      <w:b/>
                      <w:bCs/>
                      <w:lang w:val="es-VE"/>
                    </w:rPr>
                  </w:pPr>
                  <w:r w:rsidRPr="00FB6CD7">
                    <w:rPr>
                      <w:b/>
                      <w:bCs/>
                      <w:lang w:val="es-VE"/>
                    </w:rPr>
                    <w:t>RPV</w:t>
                  </w:r>
                </w:p>
              </w:tc>
              <w:tc>
                <w:tcPr>
                  <w:tcW w:w="301" w:type="pct"/>
                  <w:tcBorders>
                    <w:top w:val="single" w:sz="4" w:space="0" w:color="auto"/>
                    <w:left w:val="single" w:sz="4" w:space="0" w:color="auto"/>
                    <w:bottom w:val="single" w:sz="4" w:space="0" w:color="auto"/>
                    <w:right w:val="single" w:sz="4" w:space="0" w:color="auto"/>
                  </w:tcBorders>
                </w:tcPr>
                <w:p w14:paraId="452BCAE1" w14:textId="77777777" w:rsidR="00C006D0" w:rsidRPr="00FB6CD7" w:rsidRDefault="00C006D0"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3C12EB7C" w14:textId="77777777" w:rsidR="00C006D0" w:rsidRPr="00FB6CD7" w:rsidRDefault="00C006D0"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3CE0D468" w14:textId="77777777" w:rsidR="00C006D0" w:rsidRPr="00FB6CD7" w:rsidRDefault="00C006D0"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184163E3" w14:textId="77777777" w:rsidR="00C006D0" w:rsidRPr="00FB6CD7" w:rsidRDefault="00C006D0" w:rsidP="00DD0C90">
                  <w:pPr>
                    <w:jc w:val="center"/>
                    <w:rPr>
                      <w:b/>
                      <w:bCs/>
                      <w:lang w:val="es-VE"/>
                    </w:rPr>
                  </w:pPr>
                  <w:r w:rsidRPr="00FB6CD7">
                    <w:rPr>
                      <w:b/>
                      <w:bCs/>
                      <w:lang w:val="es-VE"/>
                    </w:rPr>
                    <w:t>Validaciones</w:t>
                  </w:r>
                </w:p>
              </w:tc>
            </w:tr>
            <w:tr w:rsidR="00C006D0" w:rsidRPr="00142753" w14:paraId="07C2608D" w14:textId="77777777" w:rsidTr="00DD0C90">
              <w:trPr>
                <w:trHeight w:val="509"/>
              </w:trPr>
              <w:tc>
                <w:tcPr>
                  <w:tcW w:w="194" w:type="pct"/>
                  <w:tcBorders>
                    <w:top w:val="single" w:sz="4" w:space="0" w:color="auto"/>
                    <w:left w:val="single" w:sz="4" w:space="0" w:color="auto"/>
                    <w:bottom w:val="single" w:sz="4" w:space="0" w:color="auto"/>
                    <w:right w:val="single" w:sz="4" w:space="0" w:color="auto"/>
                  </w:tcBorders>
                </w:tcPr>
                <w:p w14:paraId="1C72DAAD" w14:textId="77777777" w:rsidR="00C006D0" w:rsidRPr="00FB6CD7" w:rsidRDefault="00C006D0" w:rsidP="00DD0C90">
                  <w:pPr>
                    <w:rPr>
                      <w:lang w:val="es-VE"/>
                    </w:rPr>
                  </w:pPr>
                  <w:r w:rsidRPr="00FB6CD7">
                    <w:rPr>
                      <w:lang w:val="es-VE"/>
                    </w:rPr>
                    <w:t>1</w:t>
                  </w:r>
                </w:p>
              </w:tc>
              <w:tc>
                <w:tcPr>
                  <w:tcW w:w="1064" w:type="pct"/>
                  <w:tcBorders>
                    <w:top w:val="single" w:sz="4" w:space="0" w:color="auto"/>
                    <w:left w:val="single" w:sz="4" w:space="0" w:color="auto"/>
                    <w:bottom w:val="single" w:sz="4" w:space="0" w:color="auto"/>
                    <w:right w:val="single" w:sz="4" w:space="0" w:color="auto"/>
                  </w:tcBorders>
                </w:tcPr>
                <w:p w14:paraId="7D3BEB1F" w14:textId="77777777" w:rsidR="00C006D0" w:rsidRPr="00FB6CD7" w:rsidRDefault="00C006D0" w:rsidP="00DD0C90">
                  <w:pPr>
                    <w:rPr>
                      <w:lang w:val="es-VE"/>
                    </w:rPr>
                  </w:pPr>
                  <w:r w:rsidRPr="00FB6CD7">
                    <w:rPr>
                      <w:lang w:val="es-VE"/>
                    </w:rPr>
                    <w:t>Email</w:t>
                  </w:r>
                </w:p>
              </w:tc>
              <w:tc>
                <w:tcPr>
                  <w:tcW w:w="1541" w:type="pct"/>
                  <w:tcBorders>
                    <w:top w:val="single" w:sz="4" w:space="0" w:color="auto"/>
                    <w:left w:val="single" w:sz="4" w:space="0" w:color="auto"/>
                    <w:bottom w:val="single" w:sz="4" w:space="0" w:color="auto"/>
                    <w:right w:val="single" w:sz="4" w:space="0" w:color="auto"/>
                  </w:tcBorders>
                </w:tcPr>
                <w:p w14:paraId="7EB80104" w14:textId="77777777" w:rsidR="00C006D0" w:rsidRPr="00FB6CD7" w:rsidRDefault="00C006D0" w:rsidP="00DD0C90">
                  <w:pPr>
                    <w:rPr>
                      <w:lang w:val="es-VE"/>
                    </w:rPr>
                  </w:pPr>
                  <w:r w:rsidRPr="00FB6CD7">
                    <w:rPr>
                      <w:lang w:val="es-VE"/>
                    </w:rPr>
                    <w:t>Email de la cuenta del usuario</w:t>
                  </w:r>
                </w:p>
              </w:tc>
              <w:tc>
                <w:tcPr>
                  <w:tcW w:w="224" w:type="pct"/>
                  <w:tcBorders>
                    <w:top w:val="single" w:sz="4" w:space="0" w:color="auto"/>
                    <w:left w:val="single" w:sz="4" w:space="0" w:color="auto"/>
                    <w:bottom w:val="single" w:sz="4" w:space="0" w:color="auto"/>
                    <w:right w:val="single" w:sz="4" w:space="0" w:color="auto"/>
                  </w:tcBorders>
                </w:tcPr>
                <w:p w14:paraId="740BE0EC" w14:textId="77777777" w:rsidR="00C006D0" w:rsidRPr="00FB6CD7" w:rsidRDefault="00C006D0" w:rsidP="00DD0C90">
                  <w:pPr>
                    <w:rPr>
                      <w:lang w:val="es-VE"/>
                    </w:rPr>
                  </w:pPr>
                  <w:r w:rsidRPr="00FB6CD7">
                    <w:rPr>
                      <w:lang w:val="es-VE"/>
                    </w:rPr>
                    <w:t>Email</w:t>
                  </w:r>
                </w:p>
              </w:tc>
              <w:tc>
                <w:tcPr>
                  <w:tcW w:w="223" w:type="pct"/>
                  <w:tcBorders>
                    <w:top w:val="single" w:sz="4" w:space="0" w:color="auto"/>
                    <w:left w:val="single" w:sz="4" w:space="0" w:color="auto"/>
                    <w:bottom w:val="single" w:sz="4" w:space="0" w:color="auto"/>
                    <w:right w:val="single" w:sz="4" w:space="0" w:color="auto"/>
                  </w:tcBorders>
                </w:tcPr>
                <w:p w14:paraId="06C0C249" w14:textId="77777777" w:rsidR="00C006D0" w:rsidRPr="00FB6CD7" w:rsidRDefault="00C006D0" w:rsidP="00DD0C90">
                  <w:pPr>
                    <w:rPr>
                      <w:lang w:val="es-VE"/>
                    </w:rPr>
                  </w:pPr>
                  <w:r w:rsidRPr="00FB6CD7">
                    <w:rPr>
                      <w:lang w:val="es-VE"/>
                    </w:rPr>
                    <w:t>50</w:t>
                  </w:r>
                </w:p>
              </w:tc>
              <w:tc>
                <w:tcPr>
                  <w:tcW w:w="301" w:type="pct"/>
                  <w:tcBorders>
                    <w:top w:val="single" w:sz="4" w:space="0" w:color="auto"/>
                    <w:left w:val="single" w:sz="4" w:space="0" w:color="auto"/>
                    <w:bottom w:val="single" w:sz="4" w:space="0" w:color="auto"/>
                    <w:right w:val="single" w:sz="4" w:space="0" w:color="auto"/>
                  </w:tcBorders>
                </w:tcPr>
                <w:p w14:paraId="2BEA2A6F"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16ABBD7"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06B506F1"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69D80B3D"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20340C23" w14:textId="77777777" w:rsidR="00C006D0" w:rsidRPr="00FB6CD7" w:rsidRDefault="00C006D0" w:rsidP="00DD0C90">
                  <w:pPr>
                    <w:rPr>
                      <w:lang w:val="es-VE"/>
                    </w:rPr>
                  </w:pPr>
                  <w:r w:rsidRPr="00FB6CD7">
                    <w:rPr>
                      <w:lang w:val="es-VE"/>
                    </w:rPr>
                    <w:t>Debe tener la estructura de un correo. Debe tener una longitud mínima de 4 caracteres.</w:t>
                  </w:r>
                </w:p>
              </w:tc>
            </w:tr>
            <w:tr w:rsidR="00C006D0" w:rsidRPr="00142753" w14:paraId="71FF0911" w14:textId="77777777" w:rsidTr="00DD0C90">
              <w:tc>
                <w:tcPr>
                  <w:tcW w:w="194" w:type="pct"/>
                  <w:tcBorders>
                    <w:top w:val="single" w:sz="4" w:space="0" w:color="auto"/>
                    <w:left w:val="single" w:sz="4" w:space="0" w:color="auto"/>
                    <w:bottom w:val="single" w:sz="4" w:space="0" w:color="auto"/>
                    <w:right w:val="single" w:sz="4" w:space="0" w:color="auto"/>
                  </w:tcBorders>
                </w:tcPr>
                <w:p w14:paraId="46FEBFCA" w14:textId="77777777" w:rsidR="00C006D0" w:rsidRPr="00FB6CD7" w:rsidRDefault="00C006D0" w:rsidP="00DD0C90">
                  <w:pPr>
                    <w:rPr>
                      <w:lang w:val="es-VE"/>
                    </w:rPr>
                  </w:pPr>
                  <w:r w:rsidRPr="00FB6CD7">
                    <w:rPr>
                      <w:lang w:val="es-VE"/>
                    </w:rPr>
                    <w:t>2</w:t>
                  </w:r>
                </w:p>
              </w:tc>
              <w:tc>
                <w:tcPr>
                  <w:tcW w:w="1064" w:type="pct"/>
                  <w:tcBorders>
                    <w:top w:val="single" w:sz="4" w:space="0" w:color="auto"/>
                    <w:left w:val="single" w:sz="4" w:space="0" w:color="auto"/>
                    <w:bottom w:val="single" w:sz="4" w:space="0" w:color="auto"/>
                    <w:right w:val="single" w:sz="4" w:space="0" w:color="auto"/>
                  </w:tcBorders>
                </w:tcPr>
                <w:p w14:paraId="3610758F" w14:textId="77777777" w:rsidR="00C006D0" w:rsidRPr="00FB6CD7" w:rsidRDefault="00C006D0" w:rsidP="00DD0C90">
                  <w:pPr>
                    <w:rPr>
                      <w:lang w:val="es-VE"/>
                    </w:rPr>
                  </w:pPr>
                  <w:r w:rsidRPr="00FB6CD7">
                    <w:rPr>
                      <w:lang w:val="es-VE"/>
                    </w:rPr>
                    <w:t>Contraseña</w:t>
                  </w:r>
                </w:p>
              </w:tc>
              <w:tc>
                <w:tcPr>
                  <w:tcW w:w="1541" w:type="pct"/>
                  <w:tcBorders>
                    <w:top w:val="single" w:sz="4" w:space="0" w:color="auto"/>
                    <w:left w:val="single" w:sz="4" w:space="0" w:color="auto"/>
                    <w:bottom w:val="single" w:sz="4" w:space="0" w:color="auto"/>
                    <w:right w:val="single" w:sz="4" w:space="0" w:color="auto"/>
                  </w:tcBorders>
                </w:tcPr>
                <w:p w14:paraId="307ACC3C" w14:textId="77777777" w:rsidR="00C006D0" w:rsidRPr="00FB6CD7" w:rsidRDefault="00C006D0" w:rsidP="00DD0C90">
                  <w:pPr>
                    <w:rPr>
                      <w:lang w:val="es-VE"/>
                    </w:rPr>
                  </w:pPr>
                  <w:r w:rsidRPr="00FB6CD7">
                    <w:rPr>
                      <w:lang w:val="es-VE"/>
                    </w:rPr>
                    <w:t>Contraseña de la cuenta del usuario</w:t>
                  </w:r>
                </w:p>
              </w:tc>
              <w:tc>
                <w:tcPr>
                  <w:tcW w:w="224" w:type="pct"/>
                  <w:tcBorders>
                    <w:top w:val="single" w:sz="4" w:space="0" w:color="auto"/>
                    <w:left w:val="single" w:sz="4" w:space="0" w:color="auto"/>
                    <w:bottom w:val="single" w:sz="4" w:space="0" w:color="auto"/>
                    <w:right w:val="single" w:sz="4" w:space="0" w:color="auto"/>
                  </w:tcBorders>
                </w:tcPr>
                <w:p w14:paraId="71F9F91A" w14:textId="77777777" w:rsidR="00C006D0" w:rsidRPr="00FB6CD7" w:rsidRDefault="00C006D0"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1DD65C73" w14:textId="77777777" w:rsidR="00C006D0" w:rsidRPr="00FB6CD7" w:rsidRDefault="00C006D0" w:rsidP="00DD0C90">
                  <w:pPr>
                    <w:rPr>
                      <w:lang w:val="es-VE"/>
                    </w:rPr>
                  </w:pPr>
                  <w:r w:rsidRPr="00FB6CD7">
                    <w:rPr>
                      <w:lang w:val="es-VE"/>
                    </w:rPr>
                    <w:t>20</w:t>
                  </w:r>
                </w:p>
              </w:tc>
              <w:tc>
                <w:tcPr>
                  <w:tcW w:w="301" w:type="pct"/>
                  <w:tcBorders>
                    <w:top w:val="single" w:sz="4" w:space="0" w:color="auto"/>
                    <w:left w:val="single" w:sz="4" w:space="0" w:color="auto"/>
                    <w:bottom w:val="single" w:sz="4" w:space="0" w:color="auto"/>
                    <w:right w:val="single" w:sz="4" w:space="0" w:color="auto"/>
                  </w:tcBorders>
                </w:tcPr>
                <w:p w14:paraId="43A560F3"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3A851475"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1E6E9F9A" w14:textId="77777777" w:rsidR="00C006D0" w:rsidRPr="00FB6CD7" w:rsidRDefault="00C006D0"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4ED9B48" w14:textId="77777777" w:rsidR="00C006D0" w:rsidRPr="00FB6CD7" w:rsidRDefault="00C006D0"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7A6AE5CE" w14:textId="77777777" w:rsidR="00C006D0" w:rsidRPr="00FB6CD7" w:rsidRDefault="00C006D0" w:rsidP="00DD0C90">
                  <w:pPr>
                    <w:rPr>
                      <w:lang w:val="es-VE"/>
                    </w:rPr>
                  </w:pPr>
                  <w:r w:rsidRPr="00FB6CD7">
                    <w:rPr>
                      <w:lang w:val="es-VE"/>
                    </w:rPr>
                    <w:t>Debe tener una longitud mínima de 4 caracteres.</w:t>
                  </w:r>
                </w:p>
              </w:tc>
            </w:tr>
            <w:tr w:rsidR="00C006D0" w:rsidRPr="00FB6CD7" w14:paraId="52B36F13" w14:textId="77777777" w:rsidTr="00DD0C90">
              <w:tc>
                <w:tcPr>
                  <w:tcW w:w="194" w:type="pct"/>
                  <w:tcBorders>
                    <w:top w:val="single" w:sz="4" w:space="0" w:color="auto"/>
                    <w:left w:val="single" w:sz="4" w:space="0" w:color="auto"/>
                    <w:bottom w:val="single" w:sz="4" w:space="0" w:color="auto"/>
                    <w:right w:val="single" w:sz="4" w:space="0" w:color="auto"/>
                  </w:tcBorders>
                </w:tcPr>
                <w:p w14:paraId="600BCD7B" w14:textId="77777777" w:rsidR="00C006D0" w:rsidRPr="00FB6CD7" w:rsidRDefault="00C006D0" w:rsidP="00DD0C90">
                  <w:pPr>
                    <w:rPr>
                      <w:lang w:val="es-VE"/>
                    </w:rPr>
                  </w:pPr>
                  <w:r w:rsidRPr="00FB6CD7">
                    <w:rPr>
                      <w:lang w:val="es-VE"/>
                    </w:rPr>
                    <w:t>3</w:t>
                  </w:r>
                </w:p>
              </w:tc>
              <w:tc>
                <w:tcPr>
                  <w:tcW w:w="1064" w:type="pct"/>
                  <w:tcBorders>
                    <w:top w:val="single" w:sz="4" w:space="0" w:color="auto"/>
                    <w:left w:val="single" w:sz="4" w:space="0" w:color="auto"/>
                    <w:bottom w:val="single" w:sz="4" w:space="0" w:color="auto"/>
                    <w:right w:val="single" w:sz="4" w:space="0" w:color="auto"/>
                  </w:tcBorders>
                </w:tcPr>
                <w:p w14:paraId="3FD6CEB6" w14:textId="77777777" w:rsidR="00C006D0" w:rsidRPr="00FB6CD7" w:rsidRDefault="00C006D0" w:rsidP="00DD0C90">
                  <w:pPr>
                    <w:rPr>
                      <w:lang w:val="es-VE"/>
                    </w:rPr>
                  </w:pPr>
                  <w:r w:rsidRPr="00FB6CD7">
                    <w:rPr>
                      <w:lang w:val="es-VE"/>
                    </w:rPr>
                    <w:t>Mensajes Emergentes</w:t>
                  </w:r>
                </w:p>
              </w:tc>
              <w:tc>
                <w:tcPr>
                  <w:tcW w:w="1541" w:type="pct"/>
                  <w:tcBorders>
                    <w:top w:val="single" w:sz="4" w:space="0" w:color="auto"/>
                    <w:left w:val="single" w:sz="4" w:space="0" w:color="auto"/>
                    <w:bottom w:val="single" w:sz="4" w:space="0" w:color="auto"/>
                    <w:right w:val="single" w:sz="4" w:space="0" w:color="auto"/>
                  </w:tcBorders>
                </w:tcPr>
                <w:p w14:paraId="2EC4EC97" w14:textId="77777777" w:rsidR="00C006D0" w:rsidRPr="00FB6CD7" w:rsidRDefault="00C006D0" w:rsidP="00DD0C90">
                  <w:pPr>
                    <w:rPr>
                      <w:lang w:val="es-VE"/>
                    </w:rPr>
                  </w:pPr>
                  <w:r w:rsidRPr="00FB6CD7">
                    <w:rPr>
                      <w:lang w:val="es-VE"/>
                    </w:rPr>
                    <w:t>Mensajes emergentes de error o éxito.</w:t>
                  </w:r>
                </w:p>
              </w:tc>
              <w:tc>
                <w:tcPr>
                  <w:tcW w:w="224" w:type="pct"/>
                  <w:tcBorders>
                    <w:top w:val="single" w:sz="4" w:space="0" w:color="auto"/>
                    <w:left w:val="single" w:sz="4" w:space="0" w:color="auto"/>
                    <w:bottom w:val="single" w:sz="4" w:space="0" w:color="auto"/>
                    <w:right w:val="single" w:sz="4" w:space="0" w:color="auto"/>
                  </w:tcBorders>
                </w:tcPr>
                <w:p w14:paraId="53B539D7" w14:textId="77777777" w:rsidR="00C006D0" w:rsidRPr="00FB6CD7" w:rsidRDefault="00C006D0"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6A78D6E7" w14:textId="77777777" w:rsidR="00C006D0" w:rsidRPr="00FB6CD7" w:rsidRDefault="00C006D0" w:rsidP="00DD0C90">
                  <w:pPr>
                    <w:rPr>
                      <w:lang w:val="es-VE"/>
                    </w:rPr>
                  </w:pPr>
                  <w:r w:rsidRPr="00FB6CD7">
                    <w:rPr>
                      <w:lang w:val="es-VE"/>
                    </w:rPr>
                    <w:t>50</w:t>
                  </w:r>
                </w:p>
              </w:tc>
              <w:tc>
                <w:tcPr>
                  <w:tcW w:w="301" w:type="pct"/>
                  <w:tcBorders>
                    <w:top w:val="single" w:sz="4" w:space="0" w:color="auto"/>
                    <w:left w:val="single" w:sz="4" w:space="0" w:color="auto"/>
                    <w:bottom w:val="single" w:sz="4" w:space="0" w:color="auto"/>
                    <w:right w:val="single" w:sz="4" w:space="0" w:color="auto"/>
                  </w:tcBorders>
                </w:tcPr>
                <w:p w14:paraId="38D9480A" w14:textId="77777777" w:rsidR="00C006D0" w:rsidRPr="00FB6CD7" w:rsidRDefault="00C006D0"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02AD8599" w14:textId="77777777" w:rsidR="00C006D0" w:rsidRPr="00FB6CD7" w:rsidRDefault="00C006D0"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5EAE984" w14:textId="77777777" w:rsidR="00C006D0" w:rsidRPr="00FB6CD7" w:rsidRDefault="00C006D0"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300D49DE" w14:textId="77777777" w:rsidR="00C006D0" w:rsidRPr="00FB6CD7" w:rsidRDefault="00C006D0"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08D79D1F" w14:textId="77777777" w:rsidR="00C006D0" w:rsidRPr="00FB6CD7" w:rsidRDefault="00C006D0" w:rsidP="00DD0C90">
                  <w:pPr>
                    <w:rPr>
                      <w:lang w:val="es-VE"/>
                    </w:rPr>
                  </w:pPr>
                </w:p>
              </w:tc>
            </w:tr>
          </w:tbl>
          <w:p w14:paraId="48B90A50" w14:textId="77777777" w:rsidR="00C006D0" w:rsidRPr="00FB6CD7" w:rsidRDefault="00C006D0" w:rsidP="00DD0C90">
            <w:pPr>
              <w:tabs>
                <w:tab w:val="left" w:pos="4533"/>
                <w:tab w:val="left" w:pos="8760"/>
              </w:tabs>
              <w:spacing w:line="240" w:lineRule="auto"/>
              <w:jc w:val="left"/>
              <w:rPr>
                <w:b/>
                <w:bCs/>
                <w:lang w:val="es-VE" w:eastAsia="es-ES"/>
              </w:rPr>
            </w:pPr>
            <w:r w:rsidRPr="00FB6CD7">
              <w:rPr>
                <w:b/>
                <w:bCs/>
                <w:lang w:val="es-VE" w:eastAsia="es-ES"/>
              </w:rPr>
              <w:tab/>
            </w:r>
          </w:p>
        </w:tc>
      </w:tr>
      <w:tr w:rsidR="00C006D0" w:rsidRPr="00142753" w14:paraId="6BCA8210" w14:textId="77777777" w:rsidTr="00C006D0">
        <w:trPr>
          <w:cantSplit/>
          <w:trHeight w:val="459"/>
        </w:trPr>
        <w:tc>
          <w:tcPr>
            <w:tcW w:w="5000" w:type="pct"/>
          </w:tcPr>
          <w:p w14:paraId="4DE09062" w14:textId="3D787C26" w:rsidR="00C006D0" w:rsidRPr="00FB6CD7" w:rsidRDefault="00C006D0" w:rsidP="00DD0C90">
            <w:pPr>
              <w:rPr>
                <w:rStyle w:val="InfoBlueCar"/>
                <w:b/>
                <w:bCs/>
                <w:lang w:val="es-VE"/>
              </w:rPr>
            </w:pPr>
            <w:r w:rsidRPr="00FB6CD7">
              <w:rPr>
                <w:b/>
                <w:bCs/>
                <w:lang w:val="es-VE"/>
              </w:rPr>
              <w:t>Prioridad:</w:t>
            </w:r>
          </w:p>
          <w:p w14:paraId="3B0FE4D5" w14:textId="77777777" w:rsidR="00C006D0" w:rsidRPr="00FB6CD7" w:rsidRDefault="00C006D0" w:rsidP="00DD0C90">
            <w:pPr>
              <w:rPr>
                <w:lang w:val="es-VE"/>
              </w:rPr>
            </w:pPr>
            <w:r w:rsidRPr="00FB6CD7">
              <w:rPr>
                <w:lang w:val="es-VE"/>
              </w:rPr>
              <w:t xml:space="preserve">( </w:t>
            </w:r>
            <w:r w:rsidRPr="00FB6CD7">
              <w:rPr>
                <w:b/>
                <w:lang w:val="es-VE"/>
              </w:rPr>
              <w:t>X</w:t>
            </w:r>
            <w:r w:rsidRPr="00FB6CD7">
              <w:rPr>
                <w:lang w:val="es-VE"/>
              </w:rPr>
              <w:t xml:space="preserve"> ) Alta          (</w:t>
            </w:r>
            <w:r w:rsidRPr="00FB6CD7">
              <w:rPr>
                <w:b/>
                <w:bCs/>
                <w:lang w:val="es-VE"/>
              </w:rPr>
              <w:t xml:space="preserve"> </w:t>
            </w:r>
            <w:r w:rsidRPr="00FB6CD7">
              <w:rPr>
                <w:lang w:val="es-VE"/>
              </w:rPr>
              <w:t>) Media alta          (  ) Media          (  ) Media baja          (  ) Baja</w:t>
            </w:r>
            <w:r w:rsidRPr="00FB6CD7">
              <w:rPr>
                <w:lang w:val="es-VE"/>
              </w:rPr>
              <w:tab/>
            </w:r>
          </w:p>
        </w:tc>
      </w:tr>
    </w:tbl>
    <w:p w14:paraId="08694036" w14:textId="77777777" w:rsidR="0004257F" w:rsidRPr="00FB6CD7" w:rsidRDefault="0004257F" w:rsidP="00C006D0">
      <w:pPr>
        <w:keepNext/>
        <w:spacing w:before="120" w:after="60"/>
        <w:jc w:val="left"/>
        <w:outlineLvl w:val="2"/>
        <w:rPr>
          <w:rFonts w:ascii="Arial" w:hAnsi="Arial" w:cs="Arial"/>
          <w:i/>
          <w:iCs/>
          <w:color w:val="404040" w:themeColor="text1" w:themeTint="BF"/>
          <w:lang w:val="es-VE"/>
        </w:rPr>
      </w:pPr>
    </w:p>
    <w:p w14:paraId="0927E1D4" w14:textId="77777777" w:rsidR="00C006D0" w:rsidRPr="00FB6CD7" w:rsidRDefault="00C006D0" w:rsidP="00C006D0">
      <w:pPr>
        <w:spacing w:before="120" w:after="60"/>
        <w:outlineLvl w:val="1"/>
        <w:rPr>
          <w:rFonts w:ascii="Arial" w:hAnsi="Arial" w:cs="Arial"/>
          <w:b/>
          <w:bCs/>
          <w:lang w:val="es-VE"/>
        </w:rPr>
      </w:pPr>
      <w:r w:rsidRPr="00FB6CD7">
        <w:rPr>
          <w:rFonts w:ascii="Arial" w:hAnsi="Arial" w:cs="Arial"/>
          <w:b/>
          <w:bCs/>
          <w:lang w:val="es-VE"/>
        </w:rPr>
        <w:t>3.4.1 &lt;req6.1 – Registro de aspirante&gt;</w:t>
      </w:r>
    </w:p>
    <w:p w14:paraId="5A0F3950"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Andrés Perdomo)</w:t>
      </w: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8F7B82" w:rsidRPr="00142753" w14:paraId="7DE6FA4A" w14:textId="77777777" w:rsidTr="00DD0C90">
        <w:trPr>
          <w:trHeight w:val="360"/>
        </w:trPr>
        <w:tc>
          <w:tcPr>
            <w:tcW w:w="0" w:type="auto"/>
            <w:vMerge w:val="restart"/>
          </w:tcPr>
          <w:p w14:paraId="635574B3" w14:textId="77777777" w:rsidR="008F7B82" w:rsidRPr="00FB6CD7" w:rsidRDefault="008F7B82" w:rsidP="00DD0C90">
            <w:pPr>
              <w:rPr>
                <w:b/>
                <w:bCs/>
                <w:lang w:val="es-VE"/>
              </w:rPr>
            </w:pPr>
            <w:r w:rsidRPr="00FB6CD7">
              <w:rPr>
                <w:b/>
                <w:bCs/>
                <w:lang w:val="es-VE"/>
              </w:rPr>
              <w:t>Característica Asociada:</w:t>
            </w:r>
          </w:p>
          <w:p w14:paraId="606AD7D5" w14:textId="77777777" w:rsidR="008F7B82" w:rsidRPr="00FB6CD7" w:rsidRDefault="008F7B82" w:rsidP="00DD0C90">
            <w:pPr>
              <w:pStyle w:val="InfoBlue"/>
              <w:rPr>
                <w:i w:val="0"/>
                <w:iCs w:val="0"/>
                <w:color w:val="auto"/>
                <w:lang w:val="es-VE"/>
              </w:rPr>
            </w:pPr>
            <w:r w:rsidRPr="00FB6CD7">
              <w:rPr>
                <w:i w:val="0"/>
                <w:iCs w:val="0"/>
                <w:color w:val="auto"/>
                <w:lang w:val="es-VE"/>
              </w:rPr>
              <w:t xml:space="preserve">        Gestión de Usuarios. </w:t>
            </w:r>
          </w:p>
        </w:tc>
      </w:tr>
      <w:tr w:rsidR="008F7B82" w:rsidRPr="00142753" w14:paraId="6D23E2F1" w14:textId="77777777" w:rsidTr="00DD0C90">
        <w:trPr>
          <w:trHeight w:val="360"/>
        </w:trPr>
        <w:tc>
          <w:tcPr>
            <w:tcW w:w="0" w:type="auto"/>
            <w:vMerge/>
          </w:tcPr>
          <w:p w14:paraId="211CE903" w14:textId="77777777" w:rsidR="008F7B82" w:rsidRPr="00FB6CD7" w:rsidRDefault="008F7B82" w:rsidP="00DD0C90">
            <w:pPr>
              <w:pStyle w:val="InfoBlue"/>
              <w:rPr>
                <w:i w:val="0"/>
                <w:iCs w:val="0"/>
                <w:color w:val="auto"/>
                <w:lang w:val="es-VE"/>
              </w:rPr>
            </w:pPr>
          </w:p>
        </w:tc>
      </w:tr>
      <w:tr w:rsidR="008F7B82" w:rsidRPr="00FB6CD7" w14:paraId="41FE985A" w14:textId="77777777" w:rsidTr="00DD0C90">
        <w:tc>
          <w:tcPr>
            <w:tcW w:w="0" w:type="auto"/>
          </w:tcPr>
          <w:p w14:paraId="14C62300" w14:textId="77777777" w:rsidR="008F7B82" w:rsidRPr="00FB6CD7" w:rsidRDefault="008F7B82" w:rsidP="00DD0C90">
            <w:pPr>
              <w:rPr>
                <w:b/>
                <w:bCs/>
                <w:lang w:val="es-VE"/>
              </w:rPr>
            </w:pPr>
            <w:r w:rsidRPr="00FB6CD7">
              <w:rPr>
                <w:b/>
                <w:bCs/>
                <w:lang w:val="es-VE"/>
              </w:rPr>
              <w:t>Descripción del requerimiento funcional:</w:t>
            </w:r>
          </w:p>
          <w:p w14:paraId="10397CC3" w14:textId="77777777" w:rsidR="008F7B82" w:rsidRPr="00FB6CD7" w:rsidRDefault="008F7B82" w:rsidP="00DD0C90">
            <w:pPr>
              <w:spacing w:after="120"/>
              <w:rPr>
                <w:iCs/>
                <w:color w:val="000000" w:themeColor="text1"/>
                <w:lang w:val="es-VE"/>
              </w:rPr>
            </w:pPr>
            <w:r w:rsidRPr="00FB6CD7">
              <w:rPr>
                <w:iCs/>
                <w:color w:val="000000" w:themeColor="text1"/>
                <w:lang w:val="es-VE" w:eastAsia="es-ES"/>
              </w:rPr>
              <w:t xml:space="preserve">        </w:t>
            </w:r>
            <w:r w:rsidRPr="00FB6CD7">
              <w:rPr>
                <w:lang w:val="es-VE" w:eastAsia="es-ES"/>
              </w:rPr>
              <w:t>El sistema debe permitir al usuario crear una cuenta de aspirante en el sitio y con los datos que el sistema pida.</w:t>
            </w:r>
          </w:p>
          <w:p w14:paraId="0873FC71" w14:textId="77777777" w:rsidR="008F7B82" w:rsidRPr="00FB6CD7" w:rsidRDefault="008F7B82" w:rsidP="00DD0C90">
            <w:pPr>
              <w:rPr>
                <w:b/>
                <w:bCs/>
                <w:lang w:val="es-VE"/>
              </w:rPr>
            </w:pPr>
            <w:r w:rsidRPr="00FB6CD7">
              <w:rPr>
                <w:b/>
                <w:bCs/>
                <w:lang w:val="es-VE"/>
              </w:rPr>
              <w:t>Reglas de negocio asociadas:</w:t>
            </w:r>
          </w:p>
          <w:p w14:paraId="64A825FC" w14:textId="77777777" w:rsidR="008F7B82" w:rsidRPr="00FB6CD7" w:rsidRDefault="008F7B82" w:rsidP="008F7B82">
            <w:pPr>
              <w:pStyle w:val="Prrafodelista"/>
              <w:numPr>
                <w:ilvl w:val="0"/>
                <w:numId w:val="7"/>
              </w:numPr>
              <w:spacing w:after="120"/>
              <w:rPr>
                <w:iCs/>
                <w:color w:val="000000" w:themeColor="text1"/>
                <w:lang w:val="es-VE"/>
              </w:rPr>
            </w:pPr>
            <w:r w:rsidRPr="00FB6CD7">
              <w:rPr>
                <w:iCs/>
                <w:color w:val="000000" w:themeColor="text1"/>
                <w:lang w:val="es-VE"/>
              </w:rPr>
              <w:t>El usuario debe ser obligatoriamente mayor de edad (18 años o más).</w:t>
            </w:r>
          </w:p>
          <w:p w14:paraId="21C61176" w14:textId="77777777" w:rsidR="008F7B82" w:rsidRPr="00FB6CD7" w:rsidRDefault="008F7B82" w:rsidP="008F7B82">
            <w:pPr>
              <w:pStyle w:val="Prrafodelista"/>
              <w:numPr>
                <w:ilvl w:val="0"/>
                <w:numId w:val="7"/>
              </w:numPr>
              <w:rPr>
                <w:iCs/>
                <w:color w:val="000000" w:themeColor="text1"/>
                <w:lang w:val="es-VE"/>
              </w:rPr>
            </w:pPr>
            <w:r w:rsidRPr="00FB6CD7">
              <w:rPr>
                <w:iCs/>
                <w:color w:val="000000" w:themeColor="text1"/>
                <w:lang w:val="es-VE"/>
              </w:rPr>
              <w:t>La aplicación es exclusivamente para usuarios hispanohablantes.</w:t>
            </w:r>
          </w:p>
          <w:p w14:paraId="46989856" w14:textId="77777777" w:rsidR="008F7B82" w:rsidRPr="00FB6CD7" w:rsidRDefault="008F7B82" w:rsidP="00DD0C90">
            <w:pPr>
              <w:rPr>
                <w:b/>
                <w:bCs/>
                <w:snapToGrid w:val="0"/>
                <w:lang w:val="es-VE"/>
              </w:rPr>
            </w:pPr>
            <w:r w:rsidRPr="00FB6CD7">
              <w:rPr>
                <w:b/>
                <w:bCs/>
                <w:snapToGrid w:val="0"/>
                <w:lang w:val="es-VE"/>
              </w:rPr>
              <w:t>Interfaces del requerimiento:</w:t>
            </w:r>
          </w:p>
          <w:p w14:paraId="6718E51F" w14:textId="77777777" w:rsidR="008F7B82" w:rsidRPr="00FB6CD7" w:rsidRDefault="008F7B82" w:rsidP="00DD0C90">
            <w:pPr>
              <w:rPr>
                <w:snapToGrid w:val="0"/>
                <w:lang w:val="es-VE"/>
              </w:rPr>
            </w:pPr>
            <w:r w:rsidRPr="00FB6CD7">
              <w:rPr>
                <w:snapToGrid w:val="0"/>
                <w:lang w:val="es-VE"/>
              </w:rPr>
              <w:t xml:space="preserve">       Interfaz de registro del sistema</w:t>
            </w:r>
          </w:p>
          <w:p w14:paraId="411AB3D9" w14:textId="77777777" w:rsidR="008F7B82" w:rsidRPr="00FB6CD7" w:rsidRDefault="008F7B82" w:rsidP="00DD0C90">
            <w:pPr>
              <w:rPr>
                <w:snapToGrid w:val="0"/>
                <w:lang w:val="es-VE"/>
              </w:rPr>
            </w:pPr>
            <w:r w:rsidRPr="00FB6CD7">
              <w:rPr>
                <w:noProof/>
                <w:lang w:val="es-ES" w:eastAsia="es-ES"/>
              </w:rPr>
              <w:drawing>
                <wp:inline distT="0" distB="0" distL="0" distR="0" wp14:anchorId="2314D608" wp14:editId="45C60852">
                  <wp:extent cx="2416959" cy="3215640"/>
                  <wp:effectExtent l="0" t="0" r="2540" b="381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10-14 at 5.20.50 PM (1).jpeg"/>
                          <pic:cNvPicPr/>
                        </pic:nvPicPr>
                        <pic:blipFill>
                          <a:blip r:embed="rId18">
                            <a:extLst>
                              <a:ext uri="{28A0092B-C50C-407E-A947-70E740481C1C}">
                                <a14:useLocalDpi xmlns:a14="http://schemas.microsoft.com/office/drawing/2010/main" val="0"/>
                              </a:ext>
                            </a:extLst>
                          </a:blip>
                          <a:stretch>
                            <a:fillRect/>
                          </a:stretch>
                        </pic:blipFill>
                        <pic:spPr>
                          <a:xfrm>
                            <a:off x="0" y="0"/>
                            <a:ext cx="2418177" cy="3217261"/>
                          </a:xfrm>
                          <a:prstGeom prst="rect">
                            <a:avLst/>
                          </a:prstGeom>
                        </pic:spPr>
                      </pic:pic>
                    </a:graphicData>
                  </a:graphic>
                </wp:inline>
              </w:drawing>
            </w:r>
          </w:p>
          <w:p w14:paraId="387260A7" w14:textId="77777777" w:rsidR="008F7B82" w:rsidRPr="00FB6CD7" w:rsidRDefault="008F7B82" w:rsidP="00DD0C90">
            <w:pPr>
              <w:rPr>
                <w:b/>
                <w:bCs/>
                <w:lang w:val="es-VE"/>
              </w:rPr>
            </w:pPr>
            <w:r w:rsidRPr="00FB6CD7">
              <w:rPr>
                <w:b/>
                <w:bCs/>
                <w:lang w:val="es-VE"/>
              </w:rPr>
              <w:t>Estructura de datos:</w:t>
            </w:r>
          </w:p>
          <w:p w14:paraId="16F2B1D3" w14:textId="77777777" w:rsidR="008F7B82" w:rsidRPr="00FB6CD7" w:rsidRDefault="008F7B82"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689"/>
              <w:gridCol w:w="2581"/>
              <w:gridCol w:w="618"/>
              <w:gridCol w:w="340"/>
              <w:gridCol w:w="552"/>
              <w:gridCol w:w="1052"/>
              <w:gridCol w:w="429"/>
              <w:gridCol w:w="496"/>
              <w:gridCol w:w="1230"/>
            </w:tblGrid>
            <w:tr w:rsidR="008F7B82" w:rsidRPr="00FB6CD7" w14:paraId="165612AA" w14:textId="77777777" w:rsidTr="00DD0C90">
              <w:tc>
                <w:tcPr>
                  <w:tcW w:w="194" w:type="pct"/>
                  <w:tcBorders>
                    <w:top w:val="single" w:sz="4" w:space="0" w:color="auto"/>
                    <w:left w:val="single" w:sz="4" w:space="0" w:color="auto"/>
                    <w:bottom w:val="single" w:sz="4" w:space="0" w:color="auto"/>
                    <w:right w:val="single" w:sz="4" w:space="0" w:color="auto"/>
                  </w:tcBorders>
                </w:tcPr>
                <w:p w14:paraId="779CA63E" w14:textId="77777777" w:rsidR="008F7B82" w:rsidRPr="00FB6CD7" w:rsidRDefault="008F7B82" w:rsidP="00DD0C90">
                  <w:pPr>
                    <w:jc w:val="center"/>
                    <w:rPr>
                      <w:b/>
                      <w:bCs/>
                      <w:lang w:val="es-VE"/>
                    </w:rPr>
                  </w:pPr>
                  <w:r w:rsidRPr="00FB6CD7">
                    <w:rPr>
                      <w:b/>
                      <w:bCs/>
                      <w:lang w:val="es-VE"/>
                    </w:rPr>
                    <w:t>ID</w:t>
                  </w:r>
                </w:p>
              </w:tc>
              <w:tc>
                <w:tcPr>
                  <w:tcW w:w="1064" w:type="pct"/>
                  <w:tcBorders>
                    <w:top w:val="single" w:sz="4" w:space="0" w:color="auto"/>
                    <w:left w:val="single" w:sz="4" w:space="0" w:color="auto"/>
                    <w:bottom w:val="single" w:sz="4" w:space="0" w:color="auto"/>
                    <w:right w:val="single" w:sz="4" w:space="0" w:color="auto"/>
                  </w:tcBorders>
                </w:tcPr>
                <w:p w14:paraId="4FA29A60" w14:textId="77777777" w:rsidR="008F7B82" w:rsidRPr="00FB6CD7" w:rsidRDefault="008F7B82" w:rsidP="00DD0C90">
                  <w:pPr>
                    <w:jc w:val="center"/>
                    <w:rPr>
                      <w:b/>
                      <w:bCs/>
                      <w:lang w:val="es-VE"/>
                    </w:rPr>
                  </w:pPr>
                  <w:r w:rsidRPr="00FB6CD7">
                    <w:rPr>
                      <w:b/>
                      <w:bCs/>
                      <w:lang w:val="es-VE"/>
                    </w:rPr>
                    <w:t>Campo</w:t>
                  </w:r>
                </w:p>
              </w:tc>
              <w:tc>
                <w:tcPr>
                  <w:tcW w:w="1541" w:type="pct"/>
                  <w:tcBorders>
                    <w:top w:val="single" w:sz="4" w:space="0" w:color="auto"/>
                    <w:left w:val="single" w:sz="4" w:space="0" w:color="auto"/>
                    <w:bottom w:val="single" w:sz="4" w:space="0" w:color="auto"/>
                    <w:right w:val="single" w:sz="4" w:space="0" w:color="auto"/>
                  </w:tcBorders>
                </w:tcPr>
                <w:p w14:paraId="2C092679" w14:textId="77777777" w:rsidR="008F7B82" w:rsidRPr="00FB6CD7" w:rsidRDefault="008F7B82" w:rsidP="00DD0C90">
                  <w:pPr>
                    <w:jc w:val="center"/>
                    <w:rPr>
                      <w:b/>
                      <w:bCs/>
                      <w:lang w:val="es-VE"/>
                    </w:rPr>
                  </w:pPr>
                  <w:r w:rsidRPr="00FB6CD7">
                    <w:rPr>
                      <w:b/>
                      <w:bCs/>
                      <w:lang w:val="es-VE"/>
                    </w:rPr>
                    <w:t>Descripción</w:t>
                  </w:r>
                </w:p>
              </w:tc>
              <w:tc>
                <w:tcPr>
                  <w:tcW w:w="224" w:type="pct"/>
                  <w:tcBorders>
                    <w:top w:val="single" w:sz="4" w:space="0" w:color="auto"/>
                    <w:left w:val="single" w:sz="4" w:space="0" w:color="auto"/>
                    <w:bottom w:val="single" w:sz="4" w:space="0" w:color="auto"/>
                    <w:right w:val="single" w:sz="4" w:space="0" w:color="auto"/>
                  </w:tcBorders>
                </w:tcPr>
                <w:p w14:paraId="7615C260" w14:textId="77777777" w:rsidR="008F7B82" w:rsidRPr="00FB6CD7" w:rsidRDefault="008F7B82" w:rsidP="00DD0C90">
                  <w:pPr>
                    <w:jc w:val="center"/>
                    <w:rPr>
                      <w:b/>
                      <w:bCs/>
                      <w:lang w:val="es-VE"/>
                    </w:rPr>
                  </w:pPr>
                  <w:r w:rsidRPr="00FB6CD7">
                    <w:rPr>
                      <w:b/>
                      <w:bCs/>
                      <w:lang w:val="es-VE"/>
                    </w:rPr>
                    <w:t>T</w:t>
                  </w:r>
                </w:p>
              </w:tc>
              <w:tc>
                <w:tcPr>
                  <w:tcW w:w="223" w:type="pct"/>
                  <w:tcBorders>
                    <w:top w:val="single" w:sz="4" w:space="0" w:color="auto"/>
                    <w:left w:val="single" w:sz="4" w:space="0" w:color="auto"/>
                    <w:bottom w:val="single" w:sz="4" w:space="0" w:color="auto"/>
                    <w:right w:val="single" w:sz="4" w:space="0" w:color="auto"/>
                  </w:tcBorders>
                </w:tcPr>
                <w:p w14:paraId="3BCED596" w14:textId="77777777" w:rsidR="008F7B82" w:rsidRPr="00FB6CD7" w:rsidRDefault="008F7B82" w:rsidP="00DD0C90">
                  <w:pPr>
                    <w:jc w:val="center"/>
                    <w:rPr>
                      <w:b/>
                      <w:bCs/>
                      <w:lang w:val="es-VE"/>
                    </w:rPr>
                  </w:pPr>
                  <w:r w:rsidRPr="00FB6CD7">
                    <w:rPr>
                      <w:b/>
                      <w:bCs/>
                      <w:lang w:val="es-VE"/>
                    </w:rPr>
                    <w:t>L</w:t>
                  </w:r>
                </w:p>
              </w:tc>
              <w:tc>
                <w:tcPr>
                  <w:tcW w:w="301" w:type="pct"/>
                  <w:tcBorders>
                    <w:top w:val="single" w:sz="4" w:space="0" w:color="auto"/>
                    <w:left w:val="single" w:sz="4" w:space="0" w:color="auto"/>
                    <w:bottom w:val="single" w:sz="4" w:space="0" w:color="auto"/>
                    <w:right w:val="single" w:sz="4" w:space="0" w:color="auto"/>
                  </w:tcBorders>
                </w:tcPr>
                <w:p w14:paraId="08E4A6F3" w14:textId="77777777" w:rsidR="008F7B82" w:rsidRPr="00FB6CD7" w:rsidRDefault="008F7B82" w:rsidP="00DD0C90">
                  <w:pPr>
                    <w:jc w:val="center"/>
                    <w:rPr>
                      <w:b/>
                      <w:bCs/>
                      <w:lang w:val="es-VE"/>
                    </w:rPr>
                  </w:pPr>
                  <w:r w:rsidRPr="00FB6CD7">
                    <w:rPr>
                      <w:b/>
                      <w:bCs/>
                      <w:lang w:val="es-VE"/>
                    </w:rPr>
                    <w:t>RPV</w:t>
                  </w:r>
                </w:p>
              </w:tc>
              <w:tc>
                <w:tcPr>
                  <w:tcW w:w="301" w:type="pct"/>
                  <w:tcBorders>
                    <w:top w:val="single" w:sz="4" w:space="0" w:color="auto"/>
                    <w:left w:val="single" w:sz="4" w:space="0" w:color="auto"/>
                    <w:bottom w:val="single" w:sz="4" w:space="0" w:color="auto"/>
                    <w:right w:val="single" w:sz="4" w:space="0" w:color="auto"/>
                  </w:tcBorders>
                </w:tcPr>
                <w:p w14:paraId="46E56862" w14:textId="77777777" w:rsidR="008F7B82" w:rsidRPr="00FB6CD7" w:rsidRDefault="008F7B82"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69E2429A" w14:textId="77777777" w:rsidR="008F7B82" w:rsidRPr="00FB6CD7" w:rsidRDefault="008F7B82"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28220755" w14:textId="77777777" w:rsidR="008F7B82" w:rsidRPr="00FB6CD7" w:rsidRDefault="008F7B82"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3C80053F" w14:textId="77777777" w:rsidR="008F7B82" w:rsidRPr="00FB6CD7" w:rsidRDefault="008F7B82" w:rsidP="00DD0C90">
                  <w:pPr>
                    <w:jc w:val="center"/>
                    <w:rPr>
                      <w:b/>
                      <w:bCs/>
                      <w:lang w:val="es-VE"/>
                    </w:rPr>
                  </w:pPr>
                  <w:r w:rsidRPr="00FB6CD7">
                    <w:rPr>
                      <w:b/>
                      <w:bCs/>
                      <w:lang w:val="es-VE"/>
                    </w:rPr>
                    <w:t>Validaciones</w:t>
                  </w:r>
                </w:p>
              </w:tc>
            </w:tr>
            <w:tr w:rsidR="008F7B82" w:rsidRPr="00142753" w14:paraId="176727A1" w14:textId="77777777" w:rsidTr="00DD0C90">
              <w:tc>
                <w:tcPr>
                  <w:tcW w:w="194" w:type="pct"/>
                  <w:tcBorders>
                    <w:top w:val="single" w:sz="4" w:space="0" w:color="auto"/>
                    <w:left w:val="single" w:sz="4" w:space="0" w:color="auto"/>
                    <w:bottom w:val="single" w:sz="4" w:space="0" w:color="auto"/>
                    <w:right w:val="single" w:sz="4" w:space="0" w:color="auto"/>
                  </w:tcBorders>
                </w:tcPr>
                <w:p w14:paraId="7F16AFE3" w14:textId="77777777" w:rsidR="008F7B82" w:rsidRPr="00FB6CD7" w:rsidRDefault="008F7B82" w:rsidP="00DD0C90">
                  <w:pPr>
                    <w:rPr>
                      <w:lang w:val="es-VE"/>
                    </w:rPr>
                  </w:pPr>
                  <w:r w:rsidRPr="00FB6CD7">
                    <w:rPr>
                      <w:lang w:val="es-VE"/>
                    </w:rPr>
                    <w:t>1</w:t>
                  </w:r>
                </w:p>
              </w:tc>
              <w:tc>
                <w:tcPr>
                  <w:tcW w:w="1064" w:type="pct"/>
                  <w:tcBorders>
                    <w:top w:val="single" w:sz="4" w:space="0" w:color="auto"/>
                    <w:left w:val="single" w:sz="4" w:space="0" w:color="auto"/>
                    <w:bottom w:val="single" w:sz="4" w:space="0" w:color="auto"/>
                    <w:right w:val="single" w:sz="4" w:space="0" w:color="auto"/>
                  </w:tcBorders>
                </w:tcPr>
                <w:p w14:paraId="24669725" w14:textId="77777777" w:rsidR="008F7B82" w:rsidRPr="00FB6CD7" w:rsidRDefault="008F7B82" w:rsidP="00DD0C90">
                  <w:pPr>
                    <w:rPr>
                      <w:lang w:val="es-VE"/>
                    </w:rPr>
                  </w:pPr>
                  <w:r w:rsidRPr="00FB6CD7">
                    <w:rPr>
                      <w:lang w:val="es-VE"/>
                    </w:rPr>
                    <w:t>Nombre Completo</w:t>
                  </w:r>
                </w:p>
              </w:tc>
              <w:tc>
                <w:tcPr>
                  <w:tcW w:w="1541" w:type="pct"/>
                  <w:tcBorders>
                    <w:top w:val="single" w:sz="4" w:space="0" w:color="auto"/>
                    <w:left w:val="single" w:sz="4" w:space="0" w:color="auto"/>
                    <w:bottom w:val="single" w:sz="4" w:space="0" w:color="auto"/>
                    <w:right w:val="single" w:sz="4" w:space="0" w:color="auto"/>
                  </w:tcBorders>
                </w:tcPr>
                <w:p w14:paraId="0EC12DB4" w14:textId="77777777" w:rsidR="008F7B82" w:rsidRPr="00FB6CD7" w:rsidRDefault="008F7B82" w:rsidP="00DD0C90">
                  <w:pPr>
                    <w:rPr>
                      <w:lang w:val="es-VE"/>
                    </w:rPr>
                  </w:pPr>
                  <w:r w:rsidRPr="00FB6CD7">
                    <w:rPr>
                      <w:lang w:val="es-VE"/>
                    </w:rPr>
                    <w:t>Nombre completo del aspirante</w:t>
                  </w:r>
                </w:p>
              </w:tc>
              <w:tc>
                <w:tcPr>
                  <w:tcW w:w="224" w:type="pct"/>
                  <w:tcBorders>
                    <w:top w:val="single" w:sz="4" w:space="0" w:color="auto"/>
                    <w:left w:val="single" w:sz="4" w:space="0" w:color="auto"/>
                    <w:bottom w:val="single" w:sz="4" w:space="0" w:color="auto"/>
                    <w:right w:val="single" w:sz="4" w:space="0" w:color="auto"/>
                  </w:tcBorders>
                </w:tcPr>
                <w:p w14:paraId="2402FBE7" w14:textId="77777777" w:rsidR="008F7B82" w:rsidRPr="00FB6CD7" w:rsidRDefault="008F7B82"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21869886" w14:textId="1730430E" w:rsidR="008F7B82" w:rsidRPr="00FB6CD7" w:rsidRDefault="0004257F" w:rsidP="00DD0C90">
                  <w:pPr>
                    <w:rPr>
                      <w:lang w:val="es-VE"/>
                    </w:rPr>
                  </w:pPr>
                  <w:r>
                    <w:rPr>
                      <w:lang w:val="es-VE"/>
                    </w:rPr>
                    <w:t>5</w:t>
                  </w:r>
                  <w:r w:rsidR="008F7B82"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43960AB8"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6E261DF7"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75886DD"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2A3AA91F"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2776E620" w14:textId="33DFDACF" w:rsidR="008F7B82" w:rsidRPr="00FB6CD7" w:rsidRDefault="008F7B82" w:rsidP="00DD0C90">
                  <w:pPr>
                    <w:rPr>
                      <w:lang w:val="es-VE"/>
                    </w:rPr>
                  </w:pPr>
                  <w:r w:rsidRPr="00FB6CD7">
                    <w:rPr>
                      <w:lang w:val="es-VE"/>
                    </w:rPr>
                    <w:t>Debe tener una longitud mínima de 4 caracteres.</w:t>
                  </w:r>
                </w:p>
              </w:tc>
            </w:tr>
            <w:tr w:rsidR="008F7B82" w:rsidRPr="00142753" w14:paraId="59C12120" w14:textId="77777777" w:rsidTr="00DD0C90">
              <w:tc>
                <w:tcPr>
                  <w:tcW w:w="194" w:type="pct"/>
                  <w:tcBorders>
                    <w:top w:val="single" w:sz="4" w:space="0" w:color="auto"/>
                    <w:left w:val="single" w:sz="4" w:space="0" w:color="auto"/>
                    <w:bottom w:val="single" w:sz="4" w:space="0" w:color="auto"/>
                    <w:right w:val="single" w:sz="4" w:space="0" w:color="auto"/>
                  </w:tcBorders>
                </w:tcPr>
                <w:p w14:paraId="6B680255" w14:textId="77777777" w:rsidR="008F7B82" w:rsidRPr="00FB6CD7" w:rsidRDefault="008F7B82" w:rsidP="00DD0C90">
                  <w:pPr>
                    <w:rPr>
                      <w:lang w:val="es-VE"/>
                    </w:rPr>
                  </w:pPr>
                  <w:r w:rsidRPr="00FB6CD7">
                    <w:rPr>
                      <w:lang w:val="es-VE"/>
                    </w:rPr>
                    <w:t>2</w:t>
                  </w:r>
                </w:p>
              </w:tc>
              <w:tc>
                <w:tcPr>
                  <w:tcW w:w="1064" w:type="pct"/>
                  <w:tcBorders>
                    <w:top w:val="single" w:sz="4" w:space="0" w:color="auto"/>
                    <w:left w:val="single" w:sz="4" w:space="0" w:color="auto"/>
                    <w:bottom w:val="single" w:sz="4" w:space="0" w:color="auto"/>
                    <w:right w:val="single" w:sz="4" w:space="0" w:color="auto"/>
                  </w:tcBorders>
                </w:tcPr>
                <w:p w14:paraId="102E7596" w14:textId="77777777" w:rsidR="008F7B82" w:rsidRPr="00FB6CD7" w:rsidRDefault="008F7B82" w:rsidP="00DD0C90">
                  <w:pPr>
                    <w:rPr>
                      <w:lang w:val="es-VE"/>
                    </w:rPr>
                  </w:pPr>
                  <w:r w:rsidRPr="00FB6CD7">
                    <w:rPr>
                      <w:lang w:val="es-VE"/>
                    </w:rPr>
                    <w:t>Email</w:t>
                  </w:r>
                </w:p>
              </w:tc>
              <w:tc>
                <w:tcPr>
                  <w:tcW w:w="1541" w:type="pct"/>
                  <w:tcBorders>
                    <w:top w:val="single" w:sz="4" w:space="0" w:color="auto"/>
                    <w:left w:val="single" w:sz="4" w:space="0" w:color="auto"/>
                    <w:bottom w:val="single" w:sz="4" w:space="0" w:color="auto"/>
                    <w:right w:val="single" w:sz="4" w:space="0" w:color="auto"/>
                  </w:tcBorders>
                </w:tcPr>
                <w:p w14:paraId="6161B4F6" w14:textId="77777777" w:rsidR="008F7B82" w:rsidRPr="00FB6CD7" w:rsidRDefault="008F7B82" w:rsidP="00DD0C90">
                  <w:pPr>
                    <w:rPr>
                      <w:lang w:val="es-VE"/>
                    </w:rPr>
                  </w:pPr>
                  <w:r w:rsidRPr="00FB6CD7">
                    <w:rPr>
                      <w:lang w:val="es-VE"/>
                    </w:rPr>
                    <w:t>Email del aspirante</w:t>
                  </w:r>
                </w:p>
              </w:tc>
              <w:tc>
                <w:tcPr>
                  <w:tcW w:w="224" w:type="pct"/>
                  <w:tcBorders>
                    <w:top w:val="single" w:sz="4" w:space="0" w:color="auto"/>
                    <w:left w:val="single" w:sz="4" w:space="0" w:color="auto"/>
                    <w:bottom w:val="single" w:sz="4" w:space="0" w:color="auto"/>
                    <w:right w:val="single" w:sz="4" w:space="0" w:color="auto"/>
                  </w:tcBorders>
                </w:tcPr>
                <w:p w14:paraId="7C68276B" w14:textId="77777777" w:rsidR="008F7B82" w:rsidRPr="00FB6CD7" w:rsidRDefault="008F7B82" w:rsidP="00DD0C90">
                  <w:pPr>
                    <w:rPr>
                      <w:lang w:val="es-VE"/>
                    </w:rPr>
                  </w:pPr>
                  <w:r w:rsidRPr="00FB6CD7">
                    <w:rPr>
                      <w:lang w:val="es-VE"/>
                    </w:rPr>
                    <w:t>Email</w:t>
                  </w:r>
                </w:p>
              </w:tc>
              <w:tc>
                <w:tcPr>
                  <w:tcW w:w="223" w:type="pct"/>
                  <w:tcBorders>
                    <w:top w:val="single" w:sz="4" w:space="0" w:color="auto"/>
                    <w:left w:val="single" w:sz="4" w:space="0" w:color="auto"/>
                    <w:bottom w:val="single" w:sz="4" w:space="0" w:color="auto"/>
                    <w:right w:val="single" w:sz="4" w:space="0" w:color="auto"/>
                  </w:tcBorders>
                </w:tcPr>
                <w:p w14:paraId="42BD1CD9" w14:textId="79508D00" w:rsidR="008F7B82" w:rsidRPr="00FB6CD7" w:rsidRDefault="0004257F" w:rsidP="00DD0C90">
                  <w:pPr>
                    <w:rPr>
                      <w:lang w:val="es-VE"/>
                    </w:rPr>
                  </w:pPr>
                  <w:r>
                    <w:rPr>
                      <w:lang w:val="es-VE"/>
                    </w:rPr>
                    <w:t>5</w:t>
                  </w:r>
                  <w:r w:rsidR="008F7B82"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6C0876BD"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1BC01C8F"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4146301"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0D26FB07"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2B78F0F8" w14:textId="0C103CC8" w:rsidR="008F7B82" w:rsidRPr="00FB6CD7" w:rsidRDefault="008F7B82" w:rsidP="00DD0C90">
                  <w:pPr>
                    <w:rPr>
                      <w:lang w:val="es-VE"/>
                    </w:rPr>
                  </w:pPr>
                  <w:r w:rsidRPr="00FB6CD7">
                    <w:rPr>
                      <w:lang w:val="es-VE"/>
                    </w:rPr>
                    <w:t>Debe tener la estructura de un correo. Debe tener una longitud mínima de 4 caracteres.</w:t>
                  </w:r>
                </w:p>
              </w:tc>
            </w:tr>
            <w:tr w:rsidR="008F7B82" w:rsidRPr="00142753" w14:paraId="695ADF9B" w14:textId="77777777" w:rsidTr="00DD0C90">
              <w:tc>
                <w:tcPr>
                  <w:tcW w:w="194" w:type="pct"/>
                  <w:tcBorders>
                    <w:top w:val="single" w:sz="4" w:space="0" w:color="auto"/>
                    <w:left w:val="single" w:sz="4" w:space="0" w:color="auto"/>
                    <w:bottom w:val="single" w:sz="4" w:space="0" w:color="auto"/>
                    <w:right w:val="single" w:sz="4" w:space="0" w:color="auto"/>
                  </w:tcBorders>
                </w:tcPr>
                <w:p w14:paraId="6120A9F5" w14:textId="77777777" w:rsidR="008F7B82" w:rsidRPr="00FB6CD7" w:rsidRDefault="008F7B82" w:rsidP="00DD0C90">
                  <w:pPr>
                    <w:rPr>
                      <w:lang w:val="es-VE"/>
                    </w:rPr>
                  </w:pPr>
                  <w:r w:rsidRPr="00FB6CD7">
                    <w:rPr>
                      <w:lang w:val="es-VE"/>
                    </w:rPr>
                    <w:t>3</w:t>
                  </w:r>
                </w:p>
              </w:tc>
              <w:tc>
                <w:tcPr>
                  <w:tcW w:w="1064" w:type="pct"/>
                  <w:tcBorders>
                    <w:top w:val="single" w:sz="4" w:space="0" w:color="auto"/>
                    <w:left w:val="single" w:sz="4" w:space="0" w:color="auto"/>
                    <w:bottom w:val="single" w:sz="4" w:space="0" w:color="auto"/>
                    <w:right w:val="single" w:sz="4" w:space="0" w:color="auto"/>
                  </w:tcBorders>
                </w:tcPr>
                <w:p w14:paraId="3D24F3F8" w14:textId="77777777" w:rsidR="008F7B82" w:rsidRPr="00FB6CD7" w:rsidRDefault="008F7B82" w:rsidP="00DD0C90">
                  <w:pPr>
                    <w:rPr>
                      <w:lang w:val="es-VE"/>
                    </w:rPr>
                  </w:pPr>
                  <w:r w:rsidRPr="00FB6CD7">
                    <w:rPr>
                      <w:lang w:val="es-VE"/>
                    </w:rPr>
                    <w:t>Contraseña</w:t>
                  </w:r>
                </w:p>
              </w:tc>
              <w:tc>
                <w:tcPr>
                  <w:tcW w:w="1541" w:type="pct"/>
                  <w:tcBorders>
                    <w:top w:val="single" w:sz="4" w:space="0" w:color="auto"/>
                    <w:left w:val="single" w:sz="4" w:space="0" w:color="auto"/>
                    <w:bottom w:val="single" w:sz="4" w:space="0" w:color="auto"/>
                    <w:right w:val="single" w:sz="4" w:space="0" w:color="auto"/>
                  </w:tcBorders>
                </w:tcPr>
                <w:p w14:paraId="4DB05460" w14:textId="77777777" w:rsidR="008F7B82" w:rsidRPr="00FB6CD7" w:rsidRDefault="008F7B82" w:rsidP="00DD0C90">
                  <w:pPr>
                    <w:rPr>
                      <w:lang w:val="es-VE"/>
                    </w:rPr>
                  </w:pPr>
                  <w:r w:rsidRPr="00FB6CD7">
                    <w:rPr>
                      <w:lang w:val="es-VE"/>
                    </w:rPr>
                    <w:t>Contraseña del aspirante</w:t>
                  </w:r>
                </w:p>
              </w:tc>
              <w:tc>
                <w:tcPr>
                  <w:tcW w:w="224" w:type="pct"/>
                  <w:tcBorders>
                    <w:top w:val="single" w:sz="4" w:space="0" w:color="auto"/>
                    <w:left w:val="single" w:sz="4" w:space="0" w:color="auto"/>
                    <w:bottom w:val="single" w:sz="4" w:space="0" w:color="auto"/>
                    <w:right w:val="single" w:sz="4" w:space="0" w:color="auto"/>
                  </w:tcBorders>
                </w:tcPr>
                <w:p w14:paraId="00A1B435" w14:textId="77777777" w:rsidR="008F7B82" w:rsidRPr="00FB6CD7" w:rsidRDefault="008F7B82"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568AF3C0" w14:textId="77777777" w:rsidR="008F7B82" w:rsidRPr="00FB6CD7" w:rsidRDefault="008F7B82" w:rsidP="00DD0C90">
                  <w:pPr>
                    <w:rPr>
                      <w:lang w:val="es-VE"/>
                    </w:rPr>
                  </w:pPr>
                  <w:r w:rsidRPr="00FB6CD7">
                    <w:rPr>
                      <w:lang w:val="es-VE"/>
                    </w:rPr>
                    <w:t>20</w:t>
                  </w:r>
                </w:p>
              </w:tc>
              <w:tc>
                <w:tcPr>
                  <w:tcW w:w="301" w:type="pct"/>
                  <w:tcBorders>
                    <w:top w:val="single" w:sz="4" w:space="0" w:color="auto"/>
                    <w:left w:val="single" w:sz="4" w:space="0" w:color="auto"/>
                    <w:bottom w:val="single" w:sz="4" w:space="0" w:color="auto"/>
                    <w:right w:val="single" w:sz="4" w:space="0" w:color="auto"/>
                  </w:tcBorders>
                </w:tcPr>
                <w:p w14:paraId="2BB5E3D2"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7BF1B0C6"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021792B2"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5D636664"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495BFF38" w14:textId="47FF1F67" w:rsidR="008F7B82" w:rsidRPr="00FB6CD7" w:rsidRDefault="008F7B82" w:rsidP="00DD0C90">
                  <w:pPr>
                    <w:rPr>
                      <w:lang w:val="es-VE"/>
                    </w:rPr>
                  </w:pPr>
                  <w:r w:rsidRPr="00FB6CD7">
                    <w:rPr>
                      <w:lang w:val="es-VE"/>
                    </w:rPr>
                    <w:t xml:space="preserve">Debe tener una longitud </w:t>
                  </w:r>
                  <w:r w:rsidRPr="00FB6CD7">
                    <w:rPr>
                      <w:lang w:val="es-VE"/>
                    </w:rPr>
                    <w:lastRenderedPageBreak/>
                    <w:t>mínima de 4 caracteres.</w:t>
                  </w:r>
                </w:p>
              </w:tc>
            </w:tr>
            <w:tr w:rsidR="008F7B82" w:rsidRPr="00FB6CD7" w14:paraId="6EEB80CA" w14:textId="77777777" w:rsidTr="00DD0C90">
              <w:tc>
                <w:tcPr>
                  <w:tcW w:w="194" w:type="pct"/>
                  <w:tcBorders>
                    <w:top w:val="single" w:sz="4" w:space="0" w:color="auto"/>
                    <w:left w:val="single" w:sz="4" w:space="0" w:color="auto"/>
                    <w:bottom w:val="single" w:sz="4" w:space="0" w:color="auto"/>
                    <w:right w:val="single" w:sz="4" w:space="0" w:color="auto"/>
                  </w:tcBorders>
                </w:tcPr>
                <w:p w14:paraId="5E413C76" w14:textId="77777777" w:rsidR="008F7B82" w:rsidRPr="00FB6CD7" w:rsidRDefault="008F7B82" w:rsidP="00DD0C90">
                  <w:pPr>
                    <w:rPr>
                      <w:lang w:val="es-VE"/>
                    </w:rPr>
                  </w:pPr>
                  <w:r w:rsidRPr="00FB6CD7">
                    <w:rPr>
                      <w:lang w:val="es-VE"/>
                    </w:rPr>
                    <w:lastRenderedPageBreak/>
                    <w:t>4</w:t>
                  </w:r>
                </w:p>
              </w:tc>
              <w:tc>
                <w:tcPr>
                  <w:tcW w:w="1064" w:type="pct"/>
                  <w:tcBorders>
                    <w:top w:val="single" w:sz="4" w:space="0" w:color="auto"/>
                    <w:left w:val="single" w:sz="4" w:space="0" w:color="auto"/>
                    <w:bottom w:val="single" w:sz="4" w:space="0" w:color="auto"/>
                    <w:right w:val="single" w:sz="4" w:space="0" w:color="auto"/>
                  </w:tcBorders>
                </w:tcPr>
                <w:p w14:paraId="07B95E13" w14:textId="77777777" w:rsidR="008F7B82" w:rsidRPr="00FB6CD7" w:rsidRDefault="008F7B82" w:rsidP="00DD0C90">
                  <w:pPr>
                    <w:rPr>
                      <w:lang w:val="es-VE"/>
                    </w:rPr>
                  </w:pPr>
                  <w:r w:rsidRPr="00FB6CD7">
                    <w:rPr>
                      <w:lang w:val="es-VE"/>
                    </w:rPr>
                    <w:t>Fecha de nacimiento</w:t>
                  </w:r>
                </w:p>
              </w:tc>
              <w:tc>
                <w:tcPr>
                  <w:tcW w:w="1541" w:type="pct"/>
                  <w:tcBorders>
                    <w:top w:val="single" w:sz="4" w:space="0" w:color="auto"/>
                    <w:left w:val="single" w:sz="4" w:space="0" w:color="auto"/>
                    <w:bottom w:val="single" w:sz="4" w:space="0" w:color="auto"/>
                    <w:right w:val="single" w:sz="4" w:space="0" w:color="auto"/>
                  </w:tcBorders>
                </w:tcPr>
                <w:p w14:paraId="6D5AC542" w14:textId="77777777" w:rsidR="008F7B82" w:rsidRPr="00FB6CD7" w:rsidRDefault="008F7B82" w:rsidP="00DD0C90">
                  <w:pPr>
                    <w:rPr>
                      <w:lang w:val="es-VE"/>
                    </w:rPr>
                  </w:pPr>
                  <w:r w:rsidRPr="00FB6CD7">
                    <w:rPr>
                      <w:lang w:val="es-VE"/>
                    </w:rPr>
                    <w:t>Fecha de nacimiento del aspirante</w:t>
                  </w:r>
                </w:p>
              </w:tc>
              <w:tc>
                <w:tcPr>
                  <w:tcW w:w="224" w:type="pct"/>
                  <w:tcBorders>
                    <w:top w:val="single" w:sz="4" w:space="0" w:color="auto"/>
                    <w:left w:val="single" w:sz="4" w:space="0" w:color="auto"/>
                    <w:bottom w:val="single" w:sz="4" w:space="0" w:color="auto"/>
                    <w:right w:val="single" w:sz="4" w:space="0" w:color="auto"/>
                  </w:tcBorders>
                </w:tcPr>
                <w:p w14:paraId="4E4E6452" w14:textId="77777777" w:rsidR="008F7B82" w:rsidRPr="00FB6CD7" w:rsidRDefault="008F7B82" w:rsidP="00DD0C90">
                  <w:pPr>
                    <w:rPr>
                      <w:lang w:val="es-VE"/>
                    </w:rPr>
                  </w:pPr>
                  <w:r w:rsidRPr="00FB6CD7">
                    <w:rPr>
                      <w:lang w:val="es-VE"/>
                    </w:rPr>
                    <w:t>N</w:t>
                  </w:r>
                </w:p>
              </w:tc>
              <w:tc>
                <w:tcPr>
                  <w:tcW w:w="223" w:type="pct"/>
                  <w:tcBorders>
                    <w:top w:val="single" w:sz="4" w:space="0" w:color="auto"/>
                    <w:left w:val="single" w:sz="4" w:space="0" w:color="auto"/>
                    <w:bottom w:val="single" w:sz="4" w:space="0" w:color="auto"/>
                    <w:right w:val="single" w:sz="4" w:space="0" w:color="auto"/>
                  </w:tcBorders>
                </w:tcPr>
                <w:p w14:paraId="306B74A2"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25663256"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CA5CBA8" w14:textId="77777777" w:rsidR="008F7B82" w:rsidRPr="00FB6CD7" w:rsidRDefault="008F7B82" w:rsidP="00DD0C90">
                  <w:pPr>
                    <w:rPr>
                      <w:lang w:val="es-VE"/>
                    </w:rPr>
                  </w:pPr>
                  <w:r w:rsidRPr="00FB6CD7">
                    <w:rPr>
                      <w:lang w:val="es-VE"/>
                    </w:rPr>
                    <w:t>12/31/2000</w:t>
                  </w:r>
                </w:p>
              </w:tc>
              <w:tc>
                <w:tcPr>
                  <w:tcW w:w="229" w:type="pct"/>
                  <w:tcBorders>
                    <w:top w:val="single" w:sz="4" w:space="0" w:color="auto"/>
                    <w:left w:val="single" w:sz="4" w:space="0" w:color="auto"/>
                    <w:bottom w:val="single" w:sz="4" w:space="0" w:color="auto"/>
                    <w:right w:val="single" w:sz="4" w:space="0" w:color="auto"/>
                  </w:tcBorders>
                </w:tcPr>
                <w:p w14:paraId="5F82D1A2"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38B11961"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7D277CCB" w14:textId="22BBBF3F" w:rsidR="008F7B82" w:rsidRPr="00FB6CD7" w:rsidRDefault="008F7B82" w:rsidP="00DD0C90">
                  <w:pPr>
                    <w:rPr>
                      <w:lang w:val="es-VE"/>
                    </w:rPr>
                  </w:pPr>
                </w:p>
              </w:tc>
            </w:tr>
            <w:tr w:rsidR="008F7B82" w:rsidRPr="00FB6CD7" w14:paraId="1C16E323" w14:textId="77777777" w:rsidTr="00DD0C90">
              <w:tc>
                <w:tcPr>
                  <w:tcW w:w="194" w:type="pct"/>
                  <w:tcBorders>
                    <w:top w:val="single" w:sz="4" w:space="0" w:color="auto"/>
                    <w:left w:val="single" w:sz="4" w:space="0" w:color="auto"/>
                    <w:bottom w:val="single" w:sz="4" w:space="0" w:color="auto"/>
                    <w:right w:val="single" w:sz="4" w:space="0" w:color="auto"/>
                  </w:tcBorders>
                </w:tcPr>
                <w:p w14:paraId="5BB8A7C3" w14:textId="77777777" w:rsidR="008F7B82" w:rsidRPr="00FB6CD7" w:rsidRDefault="008F7B82" w:rsidP="00DD0C90">
                  <w:pPr>
                    <w:rPr>
                      <w:lang w:val="es-VE"/>
                    </w:rPr>
                  </w:pPr>
                  <w:r w:rsidRPr="00FB6CD7">
                    <w:rPr>
                      <w:lang w:val="es-VE"/>
                    </w:rPr>
                    <w:t>5</w:t>
                  </w:r>
                </w:p>
              </w:tc>
              <w:tc>
                <w:tcPr>
                  <w:tcW w:w="1064" w:type="pct"/>
                  <w:tcBorders>
                    <w:top w:val="single" w:sz="4" w:space="0" w:color="auto"/>
                    <w:left w:val="single" w:sz="4" w:space="0" w:color="auto"/>
                    <w:bottom w:val="single" w:sz="4" w:space="0" w:color="auto"/>
                    <w:right w:val="single" w:sz="4" w:space="0" w:color="auto"/>
                  </w:tcBorders>
                </w:tcPr>
                <w:p w14:paraId="5608D0B6" w14:textId="77777777" w:rsidR="008F7B82" w:rsidRPr="00FB6CD7" w:rsidRDefault="008F7B82" w:rsidP="00DD0C90">
                  <w:pPr>
                    <w:rPr>
                      <w:lang w:val="es-VE"/>
                    </w:rPr>
                  </w:pPr>
                  <w:r w:rsidRPr="00FB6CD7">
                    <w:rPr>
                      <w:lang w:val="es-VE"/>
                    </w:rPr>
                    <w:t>País</w:t>
                  </w:r>
                </w:p>
              </w:tc>
              <w:tc>
                <w:tcPr>
                  <w:tcW w:w="1541" w:type="pct"/>
                  <w:tcBorders>
                    <w:top w:val="single" w:sz="4" w:space="0" w:color="auto"/>
                    <w:left w:val="single" w:sz="4" w:space="0" w:color="auto"/>
                    <w:bottom w:val="single" w:sz="4" w:space="0" w:color="auto"/>
                    <w:right w:val="single" w:sz="4" w:space="0" w:color="auto"/>
                  </w:tcBorders>
                </w:tcPr>
                <w:p w14:paraId="2B3BAD09" w14:textId="77777777" w:rsidR="008F7B82" w:rsidRPr="00FB6CD7" w:rsidRDefault="008F7B82" w:rsidP="00DD0C90">
                  <w:pPr>
                    <w:rPr>
                      <w:lang w:val="es-VE"/>
                    </w:rPr>
                  </w:pPr>
                  <w:r w:rsidRPr="00FB6CD7">
                    <w:rPr>
                      <w:lang w:val="es-VE"/>
                    </w:rPr>
                    <w:t>País de residencia del aspirante</w:t>
                  </w:r>
                </w:p>
              </w:tc>
              <w:tc>
                <w:tcPr>
                  <w:tcW w:w="224" w:type="pct"/>
                  <w:tcBorders>
                    <w:top w:val="single" w:sz="4" w:space="0" w:color="auto"/>
                    <w:left w:val="single" w:sz="4" w:space="0" w:color="auto"/>
                    <w:bottom w:val="single" w:sz="4" w:space="0" w:color="auto"/>
                    <w:right w:val="single" w:sz="4" w:space="0" w:color="auto"/>
                  </w:tcBorders>
                </w:tcPr>
                <w:p w14:paraId="2B6A00B9" w14:textId="77777777" w:rsidR="008F7B82" w:rsidRPr="00FB6CD7" w:rsidRDefault="008F7B82"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1CAA7381"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21DDB7A"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E79B953" w14:textId="77777777" w:rsidR="008F7B82" w:rsidRPr="00FB6CD7" w:rsidRDefault="008F7B82" w:rsidP="00DD0C90">
                  <w:pPr>
                    <w:rPr>
                      <w:lang w:val="es-VE"/>
                    </w:rPr>
                  </w:pPr>
                  <w:r w:rsidRPr="00FB6CD7">
                    <w:rPr>
                      <w:lang w:val="es-VE"/>
                    </w:rPr>
                    <w:t>Argentina</w:t>
                  </w:r>
                </w:p>
              </w:tc>
              <w:tc>
                <w:tcPr>
                  <w:tcW w:w="229" w:type="pct"/>
                  <w:tcBorders>
                    <w:top w:val="single" w:sz="4" w:space="0" w:color="auto"/>
                    <w:left w:val="single" w:sz="4" w:space="0" w:color="auto"/>
                    <w:bottom w:val="single" w:sz="4" w:space="0" w:color="auto"/>
                    <w:right w:val="single" w:sz="4" w:space="0" w:color="auto"/>
                  </w:tcBorders>
                </w:tcPr>
                <w:p w14:paraId="7EC79577"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49BE0126"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193EDFA8" w14:textId="77777777" w:rsidR="008F7B82" w:rsidRPr="00FB6CD7" w:rsidRDefault="008F7B82" w:rsidP="00DD0C90">
                  <w:pPr>
                    <w:rPr>
                      <w:lang w:val="es-VE"/>
                    </w:rPr>
                  </w:pPr>
                </w:p>
              </w:tc>
            </w:tr>
            <w:tr w:rsidR="008F7B82" w:rsidRPr="00FB6CD7" w14:paraId="7F84648D" w14:textId="77777777" w:rsidTr="00DD0C90">
              <w:tc>
                <w:tcPr>
                  <w:tcW w:w="194" w:type="pct"/>
                  <w:tcBorders>
                    <w:top w:val="single" w:sz="4" w:space="0" w:color="auto"/>
                    <w:left w:val="single" w:sz="4" w:space="0" w:color="auto"/>
                    <w:bottom w:val="single" w:sz="4" w:space="0" w:color="auto"/>
                    <w:right w:val="single" w:sz="4" w:space="0" w:color="auto"/>
                  </w:tcBorders>
                </w:tcPr>
                <w:p w14:paraId="3514648C" w14:textId="77777777" w:rsidR="008F7B82" w:rsidRPr="00FB6CD7" w:rsidRDefault="008F7B82" w:rsidP="00DD0C90">
                  <w:pPr>
                    <w:rPr>
                      <w:lang w:val="es-VE"/>
                    </w:rPr>
                  </w:pPr>
                  <w:r w:rsidRPr="00FB6CD7">
                    <w:rPr>
                      <w:lang w:val="es-VE"/>
                    </w:rPr>
                    <w:t>6</w:t>
                  </w:r>
                </w:p>
              </w:tc>
              <w:tc>
                <w:tcPr>
                  <w:tcW w:w="1064" w:type="pct"/>
                  <w:tcBorders>
                    <w:top w:val="single" w:sz="4" w:space="0" w:color="auto"/>
                    <w:left w:val="single" w:sz="4" w:space="0" w:color="auto"/>
                    <w:bottom w:val="single" w:sz="4" w:space="0" w:color="auto"/>
                    <w:right w:val="single" w:sz="4" w:space="0" w:color="auto"/>
                  </w:tcBorders>
                </w:tcPr>
                <w:p w14:paraId="6A62167D" w14:textId="77777777" w:rsidR="008F7B82" w:rsidRPr="00FB6CD7" w:rsidRDefault="008F7B82" w:rsidP="00DD0C90">
                  <w:pPr>
                    <w:rPr>
                      <w:lang w:val="es-VE"/>
                    </w:rPr>
                  </w:pPr>
                  <w:r w:rsidRPr="00FB6CD7">
                    <w:rPr>
                      <w:lang w:val="es-VE"/>
                    </w:rPr>
                    <w:t>Sexo</w:t>
                  </w:r>
                </w:p>
              </w:tc>
              <w:tc>
                <w:tcPr>
                  <w:tcW w:w="1541" w:type="pct"/>
                  <w:tcBorders>
                    <w:top w:val="single" w:sz="4" w:space="0" w:color="auto"/>
                    <w:left w:val="single" w:sz="4" w:space="0" w:color="auto"/>
                    <w:bottom w:val="single" w:sz="4" w:space="0" w:color="auto"/>
                    <w:right w:val="single" w:sz="4" w:space="0" w:color="auto"/>
                  </w:tcBorders>
                </w:tcPr>
                <w:p w14:paraId="5005AC20" w14:textId="77777777" w:rsidR="008F7B82" w:rsidRPr="00FB6CD7" w:rsidRDefault="008F7B82" w:rsidP="00DD0C90">
                  <w:pPr>
                    <w:rPr>
                      <w:lang w:val="es-VE"/>
                    </w:rPr>
                  </w:pPr>
                  <w:r w:rsidRPr="00FB6CD7">
                    <w:rPr>
                      <w:lang w:val="es-VE"/>
                    </w:rPr>
                    <w:t>Sexo del aspirante</w:t>
                  </w:r>
                </w:p>
              </w:tc>
              <w:tc>
                <w:tcPr>
                  <w:tcW w:w="224" w:type="pct"/>
                  <w:tcBorders>
                    <w:top w:val="single" w:sz="4" w:space="0" w:color="auto"/>
                    <w:left w:val="single" w:sz="4" w:space="0" w:color="auto"/>
                    <w:bottom w:val="single" w:sz="4" w:space="0" w:color="auto"/>
                    <w:right w:val="single" w:sz="4" w:space="0" w:color="auto"/>
                  </w:tcBorders>
                </w:tcPr>
                <w:p w14:paraId="04A924FD" w14:textId="77777777" w:rsidR="008F7B82" w:rsidRPr="00FB6CD7" w:rsidRDefault="008F7B82"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67FCBDD2"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660B1F2B" w14:textId="1782979C" w:rsidR="008F7B82" w:rsidRPr="00FB6CD7" w:rsidRDefault="0004257F" w:rsidP="00DD0C90">
                  <w:pPr>
                    <w:rPr>
                      <w:lang w:val="es-VE"/>
                    </w:rPr>
                  </w:pPr>
                  <w:r>
                    <w:rPr>
                      <w:lang w:val="es-VE"/>
                    </w:rPr>
                    <w:t>M, F</w:t>
                  </w:r>
                </w:p>
              </w:tc>
              <w:tc>
                <w:tcPr>
                  <w:tcW w:w="301" w:type="pct"/>
                  <w:tcBorders>
                    <w:top w:val="single" w:sz="4" w:space="0" w:color="auto"/>
                    <w:left w:val="single" w:sz="4" w:space="0" w:color="auto"/>
                    <w:bottom w:val="single" w:sz="4" w:space="0" w:color="auto"/>
                    <w:right w:val="single" w:sz="4" w:space="0" w:color="auto"/>
                  </w:tcBorders>
                </w:tcPr>
                <w:p w14:paraId="53B79474"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4C70C31"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232B9CC7"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B2A4420" w14:textId="6F1E31DF" w:rsidR="008F7B82" w:rsidRPr="00FB6CD7" w:rsidRDefault="008F7B82" w:rsidP="008F7B82">
                  <w:pPr>
                    <w:rPr>
                      <w:lang w:val="es-VE"/>
                    </w:rPr>
                  </w:pPr>
                  <w:r w:rsidRPr="00FB6CD7">
                    <w:rPr>
                      <w:lang w:val="es-VE"/>
                    </w:rPr>
                    <w:t>Debe seleccionar algún sexo</w:t>
                  </w:r>
                </w:p>
              </w:tc>
            </w:tr>
            <w:tr w:rsidR="008F7B82" w:rsidRPr="00FB6CD7" w14:paraId="4081B8E9" w14:textId="77777777" w:rsidTr="00DD0C90">
              <w:tc>
                <w:tcPr>
                  <w:tcW w:w="194" w:type="pct"/>
                  <w:tcBorders>
                    <w:top w:val="single" w:sz="4" w:space="0" w:color="auto"/>
                    <w:left w:val="single" w:sz="4" w:space="0" w:color="auto"/>
                    <w:bottom w:val="single" w:sz="4" w:space="0" w:color="auto"/>
                    <w:right w:val="single" w:sz="4" w:space="0" w:color="auto"/>
                  </w:tcBorders>
                </w:tcPr>
                <w:p w14:paraId="151268C4" w14:textId="77777777" w:rsidR="008F7B82" w:rsidRPr="00FB6CD7" w:rsidRDefault="008F7B82" w:rsidP="00DD0C90">
                  <w:pPr>
                    <w:rPr>
                      <w:lang w:val="es-VE"/>
                    </w:rPr>
                  </w:pPr>
                  <w:r w:rsidRPr="00FB6CD7">
                    <w:rPr>
                      <w:lang w:val="es-VE"/>
                    </w:rPr>
                    <w:t>7</w:t>
                  </w:r>
                </w:p>
              </w:tc>
              <w:tc>
                <w:tcPr>
                  <w:tcW w:w="1064" w:type="pct"/>
                  <w:tcBorders>
                    <w:top w:val="single" w:sz="4" w:space="0" w:color="auto"/>
                    <w:left w:val="single" w:sz="4" w:space="0" w:color="auto"/>
                    <w:bottom w:val="single" w:sz="4" w:space="0" w:color="auto"/>
                    <w:right w:val="single" w:sz="4" w:space="0" w:color="auto"/>
                  </w:tcBorders>
                </w:tcPr>
                <w:p w14:paraId="7E49DE46" w14:textId="77777777" w:rsidR="008F7B82" w:rsidRPr="00FB6CD7" w:rsidRDefault="008F7B82" w:rsidP="00DD0C90">
                  <w:pPr>
                    <w:rPr>
                      <w:lang w:val="es-VE"/>
                    </w:rPr>
                  </w:pPr>
                  <w:r w:rsidRPr="00FB6CD7">
                    <w:rPr>
                      <w:lang w:val="es-VE"/>
                    </w:rPr>
                    <w:t>Mensajes Emergentes</w:t>
                  </w:r>
                </w:p>
              </w:tc>
              <w:tc>
                <w:tcPr>
                  <w:tcW w:w="1541" w:type="pct"/>
                  <w:tcBorders>
                    <w:top w:val="single" w:sz="4" w:space="0" w:color="auto"/>
                    <w:left w:val="single" w:sz="4" w:space="0" w:color="auto"/>
                    <w:bottom w:val="single" w:sz="4" w:space="0" w:color="auto"/>
                    <w:right w:val="single" w:sz="4" w:space="0" w:color="auto"/>
                  </w:tcBorders>
                </w:tcPr>
                <w:p w14:paraId="72E110AC" w14:textId="77777777" w:rsidR="008F7B82" w:rsidRPr="00FB6CD7" w:rsidRDefault="008F7B82" w:rsidP="00DD0C90">
                  <w:pPr>
                    <w:rPr>
                      <w:lang w:val="es-VE"/>
                    </w:rPr>
                  </w:pPr>
                  <w:r w:rsidRPr="00FB6CD7">
                    <w:rPr>
                      <w:lang w:val="es-VE"/>
                    </w:rPr>
                    <w:t>Mensajes emergentes de error o éxito.</w:t>
                  </w:r>
                </w:p>
              </w:tc>
              <w:tc>
                <w:tcPr>
                  <w:tcW w:w="224" w:type="pct"/>
                  <w:tcBorders>
                    <w:top w:val="single" w:sz="4" w:space="0" w:color="auto"/>
                    <w:left w:val="single" w:sz="4" w:space="0" w:color="auto"/>
                    <w:bottom w:val="single" w:sz="4" w:space="0" w:color="auto"/>
                    <w:right w:val="single" w:sz="4" w:space="0" w:color="auto"/>
                  </w:tcBorders>
                </w:tcPr>
                <w:p w14:paraId="3F499065" w14:textId="77777777" w:rsidR="008F7B82" w:rsidRPr="00FB6CD7" w:rsidRDefault="008F7B82" w:rsidP="00DD0C90">
                  <w:pPr>
                    <w:rPr>
                      <w:lang w:val="es-VE"/>
                    </w:rPr>
                  </w:pPr>
                </w:p>
                <w:p w14:paraId="04353A8D" w14:textId="77777777" w:rsidR="008F7B82" w:rsidRPr="00FB6CD7" w:rsidRDefault="008F7B82"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0913EE1F" w14:textId="77777777" w:rsidR="008F7B82" w:rsidRPr="00FB6CD7" w:rsidRDefault="008F7B82" w:rsidP="00DD0C90">
                  <w:pPr>
                    <w:rPr>
                      <w:lang w:val="es-VE"/>
                    </w:rPr>
                  </w:pPr>
                  <w:r w:rsidRPr="00FB6CD7">
                    <w:rPr>
                      <w:lang w:val="es-VE"/>
                    </w:rPr>
                    <w:t>60</w:t>
                  </w:r>
                </w:p>
              </w:tc>
              <w:tc>
                <w:tcPr>
                  <w:tcW w:w="301" w:type="pct"/>
                  <w:tcBorders>
                    <w:top w:val="single" w:sz="4" w:space="0" w:color="auto"/>
                    <w:left w:val="single" w:sz="4" w:space="0" w:color="auto"/>
                    <w:bottom w:val="single" w:sz="4" w:space="0" w:color="auto"/>
                    <w:right w:val="single" w:sz="4" w:space="0" w:color="auto"/>
                  </w:tcBorders>
                </w:tcPr>
                <w:p w14:paraId="5CA2C5E5"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6B8EC997"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FD8992B" w14:textId="77777777" w:rsidR="008F7B82" w:rsidRPr="00FB6CD7" w:rsidRDefault="008F7B82"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1378F571" w14:textId="77777777" w:rsidR="008F7B82" w:rsidRPr="00FB6CD7" w:rsidRDefault="008F7B82"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226CBC54" w14:textId="77777777" w:rsidR="008F7B82" w:rsidRPr="00FB6CD7" w:rsidRDefault="008F7B82" w:rsidP="00DD0C90">
                  <w:pPr>
                    <w:rPr>
                      <w:lang w:val="es-VE"/>
                    </w:rPr>
                  </w:pPr>
                </w:p>
              </w:tc>
            </w:tr>
          </w:tbl>
          <w:p w14:paraId="4B9F86AE" w14:textId="77777777" w:rsidR="008F7B82" w:rsidRPr="00FB6CD7" w:rsidRDefault="008F7B82" w:rsidP="00DD0C90">
            <w:pPr>
              <w:tabs>
                <w:tab w:val="left" w:pos="4533"/>
                <w:tab w:val="left" w:pos="8760"/>
              </w:tabs>
              <w:spacing w:line="240" w:lineRule="auto"/>
              <w:jc w:val="left"/>
              <w:rPr>
                <w:b/>
                <w:bCs/>
                <w:lang w:val="es-VE" w:eastAsia="es-ES"/>
              </w:rPr>
            </w:pPr>
            <w:r w:rsidRPr="00FB6CD7">
              <w:rPr>
                <w:b/>
                <w:bCs/>
                <w:lang w:val="es-VE" w:eastAsia="es-ES"/>
              </w:rPr>
              <w:tab/>
            </w:r>
          </w:p>
        </w:tc>
      </w:tr>
      <w:tr w:rsidR="008F7B82" w:rsidRPr="00142753" w14:paraId="7A44238D" w14:textId="77777777" w:rsidTr="00DD0C90">
        <w:trPr>
          <w:cantSplit/>
          <w:trHeight w:val="459"/>
        </w:trPr>
        <w:tc>
          <w:tcPr>
            <w:tcW w:w="0" w:type="auto"/>
          </w:tcPr>
          <w:p w14:paraId="5F27980C" w14:textId="77777777" w:rsidR="008F7B82" w:rsidRPr="00FB6CD7" w:rsidRDefault="008F7B82" w:rsidP="00DD0C90">
            <w:pPr>
              <w:rPr>
                <w:rStyle w:val="InfoBlueCar"/>
                <w:b/>
                <w:bCs/>
                <w:color w:val="auto"/>
                <w:lang w:val="es-VE"/>
              </w:rPr>
            </w:pPr>
            <w:r w:rsidRPr="00FB6CD7">
              <w:rPr>
                <w:b/>
                <w:bCs/>
                <w:lang w:val="es-VE"/>
              </w:rPr>
              <w:lastRenderedPageBreak/>
              <w:t>Prioridad:</w:t>
            </w:r>
          </w:p>
          <w:p w14:paraId="0D00FF05" w14:textId="77777777" w:rsidR="008F7B82" w:rsidRPr="00FB6CD7" w:rsidRDefault="008F7B82" w:rsidP="00DD0C90">
            <w:pPr>
              <w:rPr>
                <w:lang w:val="es-VE"/>
              </w:rPr>
            </w:pPr>
            <w:r w:rsidRPr="00FB6CD7">
              <w:rPr>
                <w:lang w:val="es-VE"/>
              </w:rPr>
              <w:t xml:space="preserve">( </w:t>
            </w:r>
            <w:r w:rsidRPr="00FB6CD7">
              <w:rPr>
                <w:b/>
                <w:lang w:val="es-VE"/>
              </w:rPr>
              <w:t>X</w:t>
            </w:r>
            <w:r w:rsidRPr="00FB6CD7">
              <w:rPr>
                <w:lang w:val="es-VE"/>
              </w:rPr>
              <w:t xml:space="preserve"> ) Alta          (</w:t>
            </w:r>
            <w:r w:rsidRPr="00FB6CD7">
              <w:rPr>
                <w:b/>
                <w:bCs/>
                <w:lang w:val="es-VE"/>
              </w:rPr>
              <w:t xml:space="preserve"> </w:t>
            </w:r>
            <w:r w:rsidRPr="00FB6CD7">
              <w:rPr>
                <w:lang w:val="es-VE"/>
              </w:rPr>
              <w:t>) Media alta          (  ) Media          (  ) Media baja          (  ) Baja</w:t>
            </w:r>
            <w:r w:rsidRPr="00FB6CD7">
              <w:rPr>
                <w:lang w:val="es-VE"/>
              </w:rPr>
              <w:tab/>
            </w:r>
          </w:p>
        </w:tc>
      </w:tr>
    </w:tbl>
    <w:p w14:paraId="69892674" w14:textId="77777777" w:rsidR="008F7B82" w:rsidRPr="00FB6CD7" w:rsidRDefault="008F7B82" w:rsidP="00C006D0">
      <w:pPr>
        <w:rPr>
          <w:lang w:val="es-VE"/>
        </w:rPr>
      </w:pPr>
    </w:p>
    <w:p w14:paraId="1D4CAB3B" w14:textId="77777777" w:rsidR="00C006D0" w:rsidRPr="00FB6CD7" w:rsidRDefault="00C006D0" w:rsidP="00C006D0">
      <w:pPr>
        <w:spacing w:before="120" w:after="60"/>
        <w:outlineLvl w:val="1"/>
        <w:rPr>
          <w:rFonts w:ascii="Arial" w:hAnsi="Arial" w:cs="Arial"/>
          <w:b/>
          <w:bCs/>
          <w:lang w:val="es-VE"/>
        </w:rPr>
      </w:pPr>
      <w:r w:rsidRPr="00FB6CD7">
        <w:rPr>
          <w:rFonts w:ascii="Arial" w:hAnsi="Arial" w:cs="Arial"/>
          <w:b/>
          <w:bCs/>
          <w:lang w:val="es-VE"/>
        </w:rPr>
        <w:t>3.4.2 &lt;req6.2 – Registro de empresa&gt;</w:t>
      </w:r>
    </w:p>
    <w:p w14:paraId="2151B168" w14:textId="78145F74"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Andrés Perdomo)</w:t>
      </w: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8F7B82" w:rsidRPr="00142753" w14:paraId="7EEDB56F" w14:textId="77777777" w:rsidTr="00DD0C90">
        <w:trPr>
          <w:trHeight w:val="360"/>
        </w:trPr>
        <w:tc>
          <w:tcPr>
            <w:tcW w:w="0" w:type="auto"/>
            <w:vMerge w:val="restart"/>
          </w:tcPr>
          <w:p w14:paraId="44777407" w14:textId="77777777" w:rsidR="008F7B82" w:rsidRPr="00FB6CD7" w:rsidRDefault="008F7B82" w:rsidP="00DD0C90">
            <w:pPr>
              <w:rPr>
                <w:b/>
                <w:bCs/>
                <w:lang w:val="es-VE"/>
              </w:rPr>
            </w:pPr>
            <w:r w:rsidRPr="00FB6CD7">
              <w:rPr>
                <w:b/>
                <w:bCs/>
                <w:lang w:val="es-VE"/>
              </w:rPr>
              <w:t>Característica Asociada:</w:t>
            </w:r>
          </w:p>
          <w:p w14:paraId="35AB1266" w14:textId="77777777" w:rsidR="008F7B82" w:rsidRPr="00FB6CD7" w:rsidRDefault="008F7B82" w:rsidP="00DD0C90">
            <w:pPr>
              <w:pStyle w:val="InfoBlue"/>
              <w:rPr>
                <w:i w:val="0"/>
                <w:iCs w:val="0"/>
                <w:color w:val="auto"/>
                <w:lang w:val="es-VE"/>
              </w:rPr>
            </w:pPr>
            <w:r w:rsidRPr="00FB6CD7">
              <w:rPr>
                <w:i w:val="0"/>
                <w:iCs w:val="0"/>
                <w:color w:val="auto"/>
                <w:lang w:val="es-VE"/>
              </w:rPr>
              <w:t xml:space="preserve">        Gestión de Usuarios. </w:t>
            </w:r>
          </w:p>
        </w:tc>
      </w:tr>
      <w:tr w:rsidR="008F7B82" w:rsidRPr="00142753" w14:paraId="0A4C8537" w14:textId="77777777" w:rsidTr="00DD0C90">
        <w:trPr>
          <w:trHeight w:val="360"/>
        </w:trPr>
        <w:tc>
          <w:tcPr>
            <w:tcW w:w="0" w:type="auto"/>
            <w:vMerge/>
          </w:tcPr>
          <w:p w14:paraId="00565020" w14:textId="77777777" w:rsidR="008F7B82" w:rsidRPr="00FB6CD7" w:rsidRDefault="008F7B82" w:rsidP="00DD0C90">
            <w:pPr>
              <w:pStyle w:val="InfoBlue"/>
              <w:rPr>
                <w:i w:val="0"/>
                <w:iCs w:val="0"/>
                <w:color w:val="auto"/>
                <w:lang w:val="es-VE"/>
              </w:rPr>
            </w:pPr>
          </w:p>
        </w:tc>
      </w:tr>
      <w:tr w:rsidR="008F7B82" w:rsidRPr="00142753" w14:paraId="49C11B5D" w14:textId="77777777" w:rsidTr="00DD0C90">
        <w:tc>
          <w:tcPr>
            <w:tcW w:w="0" w:type="auto"/>
          </w:tcPr>
          <w:p w14:paraId="349F3B31" w14:textId="77777777" w:rsidR="008F7B82" w:rsidRPr="00FB6CD7" w:rsidRDefault="008F7B82" w:rsidP="00DD0C90">
            <w:pPr>
              <w:rPr>
                <w:b/>
                <w:bCs/>
                <w:lang w:val="es-VE"/>
              </w:rPr>
            </w:pPr>
            <w:r w:rsidRPr="00FB6CD7">
              <w:rPr>
                <w:b/>
                <w:bCs/>
                <w:lang w:val="es-VE"/>
              </w:rPr>
              <w:t>Descripción del requerimiento funcional:</w:t>
            </w:r>
          </w:p>
          <w:p w14:paraId="5BAE8F19" w14:textId="77777777" w:rsidR="008F7B82" w:rsidRPr="00FB6CD7" w:rsidRDefault="008F7B82" w:rsidP="00DD0C90">
            <w:pPr>
              <w:spacing w:after="120"/>
              <w:rPr>
                <w:iCs/>
                <w:color w:val="000000" w:themeColor="text1"/>
                <w:lang w:val="es-VE"/>
              </w:rPr>
            </w:pPr>
            <w:r w:rsidRPr="00FB6CD7">
              <w:rPr>
                <w:iCs/>
                <w:color w:val="000000" w:themeColor="text1"/>
                <w:lang w:val="es-VE" w:eastAsia="es-ES"/>
              </w:rPr>
              <w:t xml:space="preserve">        </w:t>
            </w:r>
            <w:r w:rsidRPr="00FB6CD7">
              <w:rPr>
                <w:lang w:val="es-VE" w:eastAsia="es-ES"/>
              </w:rPr>
              <w:t>El sistema debe permitir al usuario crear una cuenta de empresa en el sitio y con los datos que el sistema pida.</w:t>
            </w:r>
          </w:p>
          <w:p w14:paraId="52B48789" w14:textId="77777777" w:rsidR="008F7B82" w:rsidRPr="00FB6CD7" w:rsidRDefault="008F7B82" w:rsidP="00DD0C90">
            <w:pPr>
              <w:rPr>
                <w:b/>
                <w:bCs/>
                <w:lang w:val="es-VE"/>
              </w:rPr>
            </w:pPr>
            <w:r w:rsidRPr="00FB6CD7">
              <w:rPr>
                <w:b/>
                <w:bCs/>
                <w:lang w:val="es-VE"/>
              </w:rPr>
              <w:t>Reglas de negocio asociadas:</w:t>
            </w:r>
          </w:p>
          <w:p w14:paraId="72C08602" w14:textId="77777777" w:rsidR="008F7B82" w:rsidRPr="00FB6CD7" w:rsidRDefault="008F7B82" w:rsidP="008F7B82">
            <w:pPr>
              <w:pStyle w:val="Prrafodelista"/>
              <w:numPr>
                <w:ilvl w:val="0"/>
                <w:numId w:val="7"/>
              </w:numPr>
              <w:spacing w:after="120"/>
              <w:rPr>
                <w:iCs/>
                <w:color w:val="000000" w:themeColor="text1"/>
                <w:lang w:val="es-VE"/>
              </w:rPr>
            </w:pPr>
            <w:r w:rsidRPr="00FB6CD7">
              <w:rPr>
                <w:iCs/>
                <w:color w:val="000000" w:themeColor="text1"/>
                <w:lang w:val="es-VE"/>
              </w:rPr>
              <w:t>El usuario debe ser obligatoriamente mayor de edad (18 años o más).</w:t>
            </w:r>
          </w:p>
          <w:p w14:paraId="5EE1E280" w14:textId="77777777" w:rsidR="008F7B82" w:rsidRPr="00FB6CD7" w:rsidRDefault="008F7B82" w:rsidP="008F7B82">
            <w:pPr>
              <w:pStyle w:val="Prrafodelista"/>
              <w:numPr>
                <w:ilvl w:val="0"/>
                <w:numId w:val="7"/>
              </w:numPr>
              <w:rPr>
                <w:iCs/>
                <w:color w:val="000000" w:themeColor="text1"/>
                <w:lang w:val="es-VE"/>
              </w:rPr>
            </w:pPr>
            <w:r w:rsidRPr="00FB6CD7">
              <w:rPr>
                <w:iCs/>
                <w:color w:val="000000" w:themeColor="text1"/>
                <w:lang w:val="es-VE"/>
              </w:rPr>
              <w:t>La aplicación es exclusivamente para usuarios hispanohablantes.</w:t>
            </w:r>
          </w:p>
          <w:p w14:paraId="1ABB385F" w14:textId="77777777" w:rsidR="008F7B82" w:rsidRPr="00FB6CD7" w:rsidRDefault="008F7B82" w:rsidP="00DD0C90">
            <w:pPr>
              <w:rPr>
                <w:b/>
                <w:bCs/>
                <w:snapToGrid w:val="0"/>
                <w:lang w:val="es-VE"/>
              </w:rPr>
            </w:pPr>
            <w:r w:rsidRPr="00FB6CD7">
              <w:rPr>
                <w:b/>
                <w:bCs/>
                <w:snapToGrid w:val="0"/>
                <w:lang w:val="es-VE"/>
              </w:rPr>
              <w:t>Interfaces del requerimiento:</w:t>
            </w:r>
          </w:p>
          <w:p w14:paraId="1B6E4F42" w14:textId="77777777" w:rsidR="008F7B82" w:rsidRPr="00FB6CD7" w:rsidRDefault="008F7B82" w:rsidP="00DD0C90">
            <w:pPr>
              <w:rPr>
                <w:snapToGrid w:val="0"/>
                <w:lang w:val="es-VE"/>
              </w:rPr>
            </w:pPr>
            <w:r w:rsidRPr="00FB6CD7">
              <w:rPr>
                <w:snapToGrid w:val="0"/>
                <w:lang w:val="es-VE"/>
              </w:rPr>
              <w:t xml:space="preserve">       Interfaz de registro del sistema</w:t>
            </w:r>
          </w:p>
          <w:p w14:paraId="71E35A09" w14:textId="5B14D284" w:rsidR="008F7B82" w:rsidRPr="00FB6CD7" w:rsidRDefault="0084489A" w:rsidP="00DD0C90">
            <w:pPr>
              <w:rPr>
                <w:snapToGrid w:val="0"/>
                <w:lang w:val="es-VE"/>
              </w:rPr>
            </w:pPr>
            <w:r w:rsidRPr="00FB6CD7">
              <w:rPr>
                <w:noProof/>
                <w:lang w:val="es-ES" w:eastAsia="es-ES"/>
              </w:rPr>
              <w:lastRenderedPageBreak/>
              <w:drawing>
                <wp:inline distT="0" distB="0" distL="0" distR="0" wp14:anchorId="48DCE5A6" wp14:editId="4A9CE0F0">
                  <wp:extent cx="2903220" cy="372610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300" cy="3735196"/>
                          </a:xfrm>
                          <a:prstGeom prst="rect">
                            <a:avLst/>
                          </a:prstGeom>
                        </pic:spPr>
                      </pic:pic>
                    </a:graphicData>
                  </a:graphic>
                </wp:inline>
              </w:drawing>
            </w:r>
          </w:p>
          <w:p w14:paraId="3A01FAEA" w14:textId="77777777" w:rsidR="008F7B82" w:rsidRPr="00FB6CD7" w:rsidRDefault="008F7B82" w:rsidP="00DD0C90">
            <w:pPr>
              <w:rPr>
                <w:b/>
                <w:bCs/>
                <w:lang w:val="es-VE"/>
              </w:rPr>
            </w:pPr>
            <w:r w:rsidRPr="00FB6CD7">
              <w:rPr>
                <w:b/>
                <w:bCs/>
                <w:lang w:val="es-VE"/>
              </w:rPr>
              <w:t>Estructura de datos:</w:t>
            </w:r>
          </w:p>
          <w:p w14:paraId="7903AF5B" w14:textId="77777777" w:rsidR="008F7B82" w:rsidRPr="00FB6CD7" w:rsidRDefault="008F7B82"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694"/>
              <w:gridCol w:w="2588"/>
              <w:gridCol w:w="618"/>
              <w:gridCol w:w="440"/>
              <w:gridCol w:w="552"/>
              <w:gridCol w:w="940"/>
              <w:gridCol w:w="429"/>
              <w:gridCol w:w="496"/>
              <w:gridCol w:w="1230"/>
            </w:tblGrid>
            <w:tr w:rsidR="008F7B82" w:rsidRPr="00FB6CD7" w14:paraId="3F2EACE2" w14:textId="77777777" w:rsidTr="00DD0C90">
              <w:tc>
                <w:tcPr>
                  <w:tcW w:w="194" w:type="pct"/>
                  <w:tcBorders>
                    <w:top w:val="single" w:sz="4" w:space="0" w:color="auto"/>
                    <w:left w:val="single" w:sz="4" w:space="0" w:color="auto"/>
                    <w:bottom w:val="single" w:sz="4" w:space="0" w:color="auto"/>
                    <w:right w:val="single" w:sz="4" w:space="0" w:color="auto"/>
                  </w:tcBorders>
                </w:tcPr>
                <w:p w14:paraId="1D6B39C9" w14:textId="77777777" w:rsidR="008F7B82" w:rsidRPr="00FB6CD7" w:rsidRDefault="008F7B82" w:rsidP="00DD0C90">
                  <w:pPr>
                    <w:jc w:val="center"/>
                    <w:rPr>
                      <w:b/>
                      <w:bCs/>
                      <w:lang w:val="es-VE"/>
                    </w:rPr>
                  </w:pPr>
                  <w:r w:rsidRPr="00FB6CD7">
                    <w:rPr>
                      <w:b/>
                      <w:bCs/>
                      <w:lang w:val="es-VE"/>
                    </w:rPr>
                    <w:t>ID</w:t>
                  </w:r>
                </w:p>
              </w:tc>
              <w:tc>
                <w:tcPr>
                  <w:tcW w:w="1064" w:type="pct"/>
                  <w:tcBorders>
                    <w:top w:val="single" w:sz="4" w:space="0" w:color="auto"/>
                    <w:left w:val="single" w:sz="4" w:space="0" w:color="auto"/>
                    <w:bottom w:val="single" w:sz="4" w:space="0" w:color="auto"/>
                    <w:right w:val="single" w:sz="4" w:space="0" w:color="auto"/>
                  </w:tcBorders>
                </w:tcPr>
                <w:p w14:paraId="35949416" w14:textId="77777777" w:rsidR="008F7B82" w:rsidRPr="00FB6CD7" w:rsidRDefault="008F7B82" w:rsidP="00DD0C90">
                  <w:pPr>
                    <w:jc w:val="center"/>
                    <w:rPr>
                      <w:b/>
                      <w:bCs/>
                      <w:lang w:val="es-VE"/>
                    </w:rPr>
                  </w:pPr>
                  <w:r w:rsidRPr="00FB6CD7">
                    <w:rPr>
                      <w:b/>
                      <w:bCs/>
                      <w:lang w:val="es-VE"/>
                    </w:rPr>
                    <w:t>Campo</w:t>
                  </w:r>
                </w:p>
              </w:tc>
              <w:tc>
                <w:tcPr>
                  <w:tcW w:w="1541" w:type="pct"/>
                  <w:tcBorders>
                    <w:top w:val="single" w:sz="4" w:space="0" w:color="auto"/>
                    <w:left w:val="single" w:sz="4" w:space="0" w:color="auto"/>
                    <w:bottom w:val="single" w:sz="4" w:space="0" w:color="auto"/>
                    <w:right w:val="single" w:sz="4" w:space="0" w:color="auto"/>
                  </w:tcBorders>
                </w:tcPr>
                <w:p w14:paraId="2001CF16" w14:textId="77777777" w:rsidR="008F7B82" w:rsidRPr="00FB6CD7" w:rsidRDefault="008F7B82" w:rsidP="00DD0C90">
                  <w:pPr>
                    <w:jc w:val="center"/>
                    <w:rPr>
                      <w:b/>
                      <w:bCs/>
                      <w:lang w:val="es-VE"/>
                    </w:rPr>
                  </w:pPr>
                  <w:r w:rsidRPr="00FB6CD7">
                    <w:rPr>
                      <w:b/>
                      <w:bCs/>
                      <w:lang w:val="es-VE"/>
                    </w:rPr>
                    <w:t>Descripción</w:t>
                  </w:r>
                </w:p>
              </w:tc>
              <w:tc>
                <w:tcPr>
                  <w:tcW w:w="224" w:type="pct"/>
                  <w:tcBorders>
                    <w:top w:val="single" w:sz="4" w:space="0" w:color="auto"/>
                    <w:left w:val="single" w:sz="4" w:space="0" w:color="auto"/>
                    <w:bottom w:val="single" w:sz="4" w:space="0" w:color="auto"/>
                    <w:right w:val="single" w:sz="4" w:space="0" w:color="auto"/>
                  </w:tcBorders>
                </w:tcPr>
                <w:p w14:paraId="00723039" w14:textId="77777777" w:rsidR="008F7B82" w:rsidRPr="00FB6CD7" w:rsidRDefault="008F7B82" w:rsidP="00DD0C90">
                  <w:pPr>
                    <w:jc w:val="center"/>
                    <w:rPr>
                      <w:b/>
                      <w:bCs/>
                      <w:lang w:val="es-VE"/>
                    </w:rPr>
                  </w:pPr>
                  <w:r w:rsidRPr="00FB6CD7">
                    <w:rPr>
                      <w:b/>
                      <w:bCs/>
                      <w:lang w:val="es-VE"/>
                    </w:rPr>
                    <w:t>T</w:t>
                  </w:r>
                </w:p>
              </w:tc>
              <w:tc>
                <w:tcPr>
                  <w:tcW w:w="223" w:type="pct"/>
                  <w:tcBorders>
                    <w:top w:val="single" w:sz="4" w:space="0" w:color="auto"/>
                    <w:left w:val="single" w:sz="4" w:space="0" w:color="auto"/>
                    <w:bottom w:val="single" w:sz="4" w:space="0" w:color="auto"/>
                    <w:right w:val="single" w:sz="4" w:space="0" w:color="auto"/>
                  </w:tcBorders>
                </w:tcPr>
                <w:p w14:paraId="37B0BB25" w14:textId="77777777" w:rsidR="008F7B82" w:rsidRPr="00FB6CD7" w:rsidRDefault="008F7B82" w:rsidP="00DD0C90">
                  <w:pPr>
                    <w:jc w:val="center"/>
                    <w:rPr>
                      <w:b/>
                      <w:bCs/>
                      <w:lang w:val="es-VE"/>
                    </w:rPr>
                  </w:pPr>
                  <w:r w:rsidRPr="00FB6CD7">
                    <w:rPr>
                      <w:b/>
                      <w:bCs/>
                      <w:lang w:val="es-VE"/>
                    </w:rPr>
                    <w:t>L</w:t>
                  </w:r>
                </w:p>
              </w:tc>
              <w:tc>
                <w:tcPr>
                  <w:tcW w:w="301" w:type="pct"/>
                  <w:tcBorders>
                    <w:top w:val="single" w:sz="4" w:space="0" w:color="auto"/>
                    <w:left w:val="single" w:sz="4" w:space="0" w:color="auto"/>
                    <w:bottom w:val="single" w:sz="4" w:space="0" w:color="auto"/>
                    <w:right w:val="single" w:sz="4" w:space="0" w:color="auto"/>
                  </w:tcBorders>
                </w:tcPr>
                <w:p w14:paraId="12085C61" w14:textId="77777777" w:rsidR="008F7B82" w:rsidRPr="00FB6CD7" w:rsidRDefault="008F7B82" w:rsidP="00DD0C90">
                  <w:pPr>
                    <w:jc w:val="center"/>
                    <w:rPr>
                      <w:b/>
                      <w:bCs/>
                      <w:lang w:val="es-VE"/>
                    </w:rPr>
                  </w:pPr>
                  <w:r w:rsidRPr="00FB6CD7">
                    <w:rPr>
                      <w:b/>
                      <w:bCs/>
                      <w:lang w:val="es-VE"/>
                    </w:rPr>
                    <w:t>RPV</w:t>
                  </w:r>
                </w:p>
              </w:tc>
              <w:tc>
                <w:tcPr>
                  <w:tcW w:w="301" w:type="pct"/>
                  <w:tcBorders>
                    <w:top w:val="single" w:sz="4" w:space="0" w:color="auto"/>
                    <w:left w:val="single" w:sz="4" w:space="0" w:color="auto"/>
                    <w:bottom w:val="single" w:sz="4" w:space="0" w:color="auto"/>
                    <w:right w:val="single" w:sz="4" w:space="0" w:color="auto"/>
                  </w:tcBorders>
                </w:tcPr>
                <w:p w14:paraId="65CC9D53" w14:textId="77777777" w:rsidR="008F7B82" w:rsidRPr="00FB6CD7" w:rsidRDefault="008F7B82"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75BC59CF" w14:textId="77777777" w:rsidR="008F7B82" w:rsidRPr="00FB6CD7" w:rsidRDefault="008F7B82"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55CE402D" w14:textId="77777777" w:rsidR="008F7B82" w:rsidRPr="00FB6CD7" w:rsidRDefault="008F7B82"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6480E06D" w14:textId="77777777" w:rsidR="008F7B82" w:rsidRPr="00FB6CD7" w:rsidRDefault="008F7B82" w:rsidP="00DD0C90">
                  <w:pPr>
                    <w:jc w:val="center"/>
                    <w:rPr>
                      <w:b/>
                      <w:bCs/>
                      <w:lang w:val="es-VE"/>
                    </w:rPr>
                  </w:pPr>
                  <w:r w:rsidRPr="00FB6CD7">
                    <w:rPr>
                      <w:b/>
                      <w:bCs/>
                      <w:lang w:val="es-VE"/>
                    </w:rPr>
                    <w:t>Validaciones</w:t>
                  </w:r>
                </w:p>
              </w:tc>
            </w:tr>
            <w:tr w:rsidR="008F7B82" w:rsidRPr="00142753" w14:paraId="4D0CEEDE" w14:textId="77777777" w:rsidTr="00DD0C90">
              <w:tc>
                <w:tcPr>
                  <w:tcW w:w="194" w:type="pct"/>
                  <w:tcBorders>
                    <w:top w:val="single" w:sz="4" w:space="0" w:color="auto"/>
                    <w:left w:val="single" w:sz="4" w:space="0" w:color="auto"/>
                    <w:bottom w:val="single" w:sz="4" w:space="0" w:color="auto"/>
                    <w:right w:val="single" w:sz="4" w:space="0" w:color="auto"/>
                  </w:tcBorders>
                </w:tcPr>
                <w:p w14:paraId="7CAB3A88" w14:textId="77777777" w:rsidR="008F7B82" w:rsidRPr="00FB6CD7" w:rsidRDefault="008F7B82" w:rsidP="00DD0C90">
                  <w:pPr>
                    <w:rPr>
                      <w:lang w:val="es-VE"/>
                    </w:rPr>
                  </w:pPr>
                  <w:r w:rsidRPr="00FB6CD7">
                    <w:rPr>
                      <w:lang w:val="es-VE"/>
                    </w:rPr>
                    <w:t>1</w:t>
                  </w:r>
                </w:p>
              </w:tc>
              <w:tc>
                <w:tcPr>
                  <w:tcW w:w="1064" w:type="pct"/>
                  <w:tcBorders>
                    <w:top w:val="single" w:sz="4" w:space="0" w:color="auto"/>
                    <w:left w:val="single" w:sz="4" w:space="0" w:color="auto"/>
                    <w:bottom w:val="single" w:sz="4" w:space="0" w:color="auto"/>
                    <w:right w:val="single" w:sz="4" w:space="0" w:color="auto"/>
                  </w:tcBorders>
                </w:tcPr>
                <w:p w14:paraId="4FF16AD7" w14:textId="77777777" w:rsidR="008F7B82" w:rsidRPr="00FB6CD7" w:rsidRDefault="008F7B82" w:rsidP="00DD0C90">
                  <w:pPr>
                    <w:rPr>
                      <w:lang w:val="es-VE"/>
                    </w:rPr>
                  </w:pPr>
                  <w:r w:rsidRPr="00FB6CD7">
                    <w:rPr>
                      <w:lang w:val="es-VE"/>
                    </w:rPr>
                    <w:t>Nombre de la empresa</w:t>
                  </w:r>
                </w:p>
              </w:tc>
              <w:tc>
                <w:tcPr>
                  <w:tcW w:w="1541" w:type="pct"/>
                  <w:tcBorders>
                    <w:top w:val="single" w:sz="4" w:space="0" w:color="auto"/>
                    <w:left w:val="single" w:sz="4" w:space="0" w:color="auto"/>
                    <w:bottom w:val="single" w:sz="4" w:space="0" w:color="auto"/>
                    <w:right w:val="single" w:sz="4" w:space="0" w:color="auto"/>
                  </w:tcBorders>
                </w:tcPr>
                <w:p w14:paraId="7B9CA89F" w14:textId="77777777" w:rsidR="008F7B82" w:rsidRPr="00FB6CD7" w:rsidRDefault="008F7B82" w:rsidP="00DD0C90">
                  <w:pPr>
                    <w:rPr>
                      <w:lang w:val="es-VE"/>
                    </w:rPr>
                  </w:pPr>
                  <w:r w:rsidRPr="00FB6CD7">
                    <w:rPr>
                      <w:lang w:val="es-VE"/>
                    </w:rPr>
                    <w:t>Nombre de la empresa</w:t>
                  </w:r>
                </w:p>
              </w:tc>
              <w:tc>
                <w:tcPr>
                  <w:tcW w:w="224" w:type="pct"/>
                  <w:tcBorders>
                    <w:top w:val="single" w:sz="4" w:space="0" w:color="auto"/>
                    <w:left w:val="single" w:sz="4" w:space="0" w:color="auto"/>
                    <w:bottom w:val="single" w:sz="4" w:space="0" w:color="auto"/>
                    <w:right w:val="single" w:sz="4" w:space="0" w:color="auto"/>
                  </w:tcBorders>
                </w:tcPr>
                <w:p w14:paraId="43FDD8E4" w14:textId="77777777" w:rsidR="008F7B82" w:rsidRPr="00FB6CD7" w:rsidRDefault="008F7B82"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7C7689DA" w14:textId="5BE122B0" w:rsidR="008F7B82" w:rsidRPr="00FB6CD7" w:rsidRDefault="0004257F" w:rsidP="00DD0C90">
                  <w:pPr>
                    <w:rPr>
                      <w:lang w:val="es-VE"/>
                    </w:rPr>
                  </w:pPr>
                  <w:r>
                    <w:rPr>
                      <w:lang w:val="es-VE"/>
                    </w:rPr>
                    <w:t>5</w:t>
                  </w:r>
                  <w:r w:rsidR="008F7B82"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6A936708"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33E47B0B"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F51265E"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4739C807"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0EBB9341" w14:textId="6A8C8DC2" w:rsidR="008F7B82" w:rsidRPr="00FB6CD7" w:rsidRDefault="008F7B82" w:rsidP="00DD0C90">
                  <w:pPr>
                    <w:rPr>
                      <w:lang w:val="es-VE"/>
                    </w:rPr>
                  </w:pPr>
                  <w:r w:rsidRPr="00FB6CD7">
                    <w:rPr>
                      <w:lang w:val="es-VE"/>
                    </w:rPr>
                    <w:t>Debe tener una longitud mínima de 4 caracteres.</w:t>
                  </w:r>
                </w:p>
              </w:tc>
            </w:tr>
            <w:tr w:rsidR="008F7B82" w:rsidRPr="00142753" w14:paraId="750DA447" w14:textId="77777777" w:rsidTr="00DD0C90">
              <w:tc>
                <w:tcPr>
                  <w:tcW w:w="194" w:type="pct"/>
                  <w:tcBorders>
                    <w:top w:val="single" w:sz="4" w:space="0" w:color="auto"/>
                    <w:left w:val="single" w:sz="4" w:space="0" w:color="auto"/>
                    <w:bottom w:val="single" w:sz="4" w:space="0" w:color="auto"/>
                    <w:right w:val="single" w:sz="4" w:space="0" w:color="auto"/>
                  </w:tcBorders>
                </w:tcPr>
                <w:p w14:paraId="043494B7" w14:textId="77777777" w:rsidR="008F7B82" w:rsidRPr="00FB6CD7" w:rsidRDefault="008F7B82" w:rsidP="00DD0C90">
                  <w:pPr>
                    <w:rPr>
                      <w:lang w:val="es-VE"/>
                    </w:rPr>
                  </w:pPr>
                  <w:r w:rsidRPr="00FB6CD7">
                    <w:rPr>
                      <w:lang w:val="es-VE"/>
                    </w:rPr>
                    <w:t>2</w:t>
                  </w:r>
                </w:p>
              </w:tc>
              <w:tc>
                <w:tcPr>
                  <w:tcW w:w="1064" w:type="pct"/>
                  <w:tcBorders>
                    <w:top w:val="single" w:sz="4" w:space="0" w:color="auto"/>
                    <w:left w:val="single" w:sz="4" w:space="0" w:color="auto"/>
                    <w:bottom w:val="single" w:sz="4" w:space="0" w:color="auto"/>
                    <w:right w:val="single" w:sz="4" w:space="0" w:color="auto"/>
                  </w:tcBorders>
                </w:tcPr>
                <w:p w14:paraId="7039F0B1" w14:textId="77777777" w:rsidR="008F7B82" w:rsidRPr="00FB6CD7" w:rsidRDefault="008F7B82" w:rsidP="00DD0C90">
                  <w:pPr>
                    <w:rPr>
                      <w:lang w:val="es-VE"/>
                    </w:rPr>
                  </w:pPr>
                  <w:r w:rsidRPr="00FB6CD7">
                    <w:rPr>
                      <w:lang w:val="es-VE"/>
                    </w:rPr>
                    <w:t>Email</w:t>
                  </w:r>
                </w:p>
              </w:tc>
              <w:tc>
                <w:tcPr>
                  <w:tcW w:w="1541" w:type="pct"/>
                  <w:tcBorders>
                    <w:top w:val="single" w:sz="4" w:space="0" w:color="auto"/>
                    <w:left w:val="single" w:sz="4" w:space="0" w:color="auto"/>
                    <w:bottom w:val="single" w:sz="4" w:space="0" w:color="auto"/>
                    <w:right w:val="single" w:sz="4" w:space="0" w:color="auto"/>
                  </w:tcBorders>
                </w:tcPr>
                <w:p w14:paraId="79D3A9B0" w14:textId="77777777" w:rsidR="008F7B82" w:rsidRPr="00FB6CD7" w:rsidRDefault="008F7B82" w:rsidP="00DD0C90">
                  <w:pPr>
                    <w:rPr>
                      <w:lang w:val="es-VE"/>
                    </w:rPr>
                  </w:pPr>
                  <w:r w:rsidRPr="00FB6CD7">
                    <w:rPr>
                      <w:lang w:val="es-VE"/>
                    </w:rPr>
                    <w:t>Email de la empresa</w:t>
                  </w:r>
                </w:p>
              </w:tc>
              <w:tc>
                <w:tcPr>
                  <w:tcW w:w="224" w:type="pct"/>
                  <w:tcBorders>
                    <w:top w:val="single" w:sz="4" w:space="0" w:color="auto"/>
                    <w:left w:val="single" w:sz="4" w:space="0" w:color="auto"/>
                    <w:bottom w:val="single" w:sz="4" w:space="0" w:color="auto"/>
                    <w:right w:val="single" w:sz="4" w:space="0" w:color="auto"/>
                  </w:tcBorders>
                </w:tcPr>
                <w:p w14:paraId="4821BAA6" w14:textId="77777777" w:rsidR="008F7B82" w:rsidRPr="00FB6CD7" w:rsidRDefault="008F7B82" w:rsidP="00DD0C90">
                  <w:pPr>
                    <w:rPr>
                      <w:lang w:val="es-VE"/>
                    </w:rPr>
                  </w:pPr>
                  <w:r w:rsidRPr="00FB6CD7">
                    <w:rPr>
                      <w:lang w:val="es-VE"/>
                    </w:rPr>
                    <w:t>Email</w:t>
                  </w:r>
                </w:p>
              </w:tc>
              <w:tc>
                <w:tcPr>
                  <w:tcW w:w="223" w:type="pct"/>
                  <w:tcBorders>
                    <w:top w:val="single" w:sz="4" w:space="0" w:color="auto"/>
                    <w:left w:val="single" w:sz="4" w:space="0" w:color="auto"/>
                    <w:bottom w:val="single" w:sz="4" w:space="0" w:color="auto"/>
                    <w:right w:val="single" w:sz="4" w:space="0" w:color="auto"/>
                  </w:tcBorders>
                </w:tcPr>
                <w:p w14:paraId="510259EE" w14:textId="05EB865F" w:rsidR="008F7B82" w:rsidRPr="00FB6CD7" w:rsidRDefault="0004257F" w:rsidP="00DD0C90">
                  <w:pPr>
                    <w:rPr>
                      <w:lang w:val="es-VE"/>
                    </w:rPr>
                  </w:pPr>
                  <w:r>
                    <w:rPr>
                      <w:lang w:val="es-VE"/>
                    </w:rPr>
                    <w:t>5</w:t>
                  </w:r>
                  <w:r w:rsidR="008F7B82" w:rsidRPr="00FB6CD7">
                    <w:rPr>
                      <w:lang w:val="es-VE"/>
                    </w:rPr>
                    <w:t>0</w:t>
                  </w:r>
                </w:p>
              </w:tc>
              <w:tc>
                <w:tcPr>
                  <w:tcW w:w="301" w:type="pct"/>
                  <w:tcBorders>
                    <w:top w:val="single" w:sz="4" w:space="0" w:color="auto"/>
                    <w:left w:val="single" w:sz="4" w:space="0" w:color="auto"/>
                    <w:bottom w:val="single" w:sz="4" w:space="0" w:color="auto"/>
                    <w:right w:val="single" w:sz="4" w:space="0" w:color="auto"/>
                  </w:tcBorders>
                </w:tcPr>
                <w:p w14:paraId="6240E151"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6E10C2CE"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140E45A3"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029227CE"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3C0DB60B" w14:textId="125B92F8" w:rsidR="008F7B82" w:rsidRPr="00FB6CD7" w:rsidRDefault="008F7B82" w:rsidP="00DD0C90">
                  <w:pPr>
                    <w:rPr>
                      <w:lang w:val="es-VE"/>
                    </w:rPr>
                  </w:pPr>
                  <w:r w:rsidRPr="00FB6CD7">
                    <w:rPr>
                      <w:lang w:val="es-VE"/>
                    </w:rPr>
                    <w:t>Debe tener la estructura de un correo. Debe tener una longitud mínima de 4 caracteres.</w:t>
                  </w:r>
                </w:p>
              </w:tc>
            </w:tr>
            <w:tr w:rsidR="008F7B82" w:rsidRPr="00142753" w14:paraId="5D3CF834" w14:textId="77777777" w:rsidTr="00DD0C90">
              <w:tc>
                <w:tcPr>
                  <w:tcW w:w="194" w:type="pct"/>
                  <w:tcBorders>
                    <w:top w:val="single" w:sz="4" w:space="0" w:color="auto"/>
                    <w:left w:val="single" w:sz="4" w:space="0" w:color="auto"/>
                    <w:bottom w:val="single" w:sz="4" w:space="0" w:color="auto"/>
                    <w:right w:val="single" w:sz="4" w:space="0" w:color="auto"/>
                  </w:tcBorders>
                </w:tcPr>
                <w:p w14:paraId="2764384C" w14:textId="77777777" w:rsidR="008F7B82" w:rsidRPr="00FB6CD7" w:rsidRDefault="008F7B82" w:rsidP="00DD0C90">
                  <w:pPr>
                    <w:rPr>
                      <w:lang w:val="es-VE"/>
                    </w:rPr>
                  </w:pPr>
                  <w:r w:rsidRPr="00FB6CD7">
                    <w:rPr>
                      <w:lang w:val="es-VE"/>
                    </w:rPr>
                    <w:t>3</w:t>
                  </w:r>
                </w:p>
              </w:tc>
              <w:tc>
                <w:tcPr>
                  <w:tcW w:w="1064" w:type="pct"/>
                  <w:tcBorders>
                    <w:top w:val="single" w:sz="4" w:space="0" w:color="auto"/>
                    <w:left w:val="single" w:sz="4" w:space="0" w:color="auto"/>
                    <w:bottom w:val="single" w:sz="4" w:space="0" w:color="auto"/>
                    <w:right w:val="single" w:sz="4" w:space="0" w:color="auto"/>
                  </w:tcBorders>
                </w:tcPr>
                <w:p w14:paraId="4AD082DE" w14:textId="77777777" w:rsidR="008F7B82" w:rsidRPr="00FB6CD7" w:rsidRDefault="008F7B82" w:rsidP="00DD0C90">
                  <w:pPr>
                    <w:rPr>
                      <w:lang w:val="es-VE"/>
                    </w:rPr>
                  </w:pPr>
                  <w:r w:rsidRPr="00FB6CD7">
                    <w:rPr>
                      <w:lang w:val="es-VE"/>
                    </w:rPr>
                    <w:t>Contraseña</w:t>
                  </w:r>
                </w:p>
              </w:tc>
              <w:tc>
                <w:tcPr>
                  <w:tcW w:w="1541" w:type="pct"/>
                  <w:tcBorders>
                    <w:top w:val="single" w:sz="4" w:space="0" w:color="auto"/>
                    <w:left w:val="single" w:sz="4" w:space="0" w:color="auto"/>
                    <w:bottom w:val="single" w:sz="4" w:space="0" w:color="auto"/>
                    <w:right w:val="single" w:sz="4" w:space="0" w:color="auto"/>
                  </w:tcBorders>
                </w:tcPr>
                <w:p w14:paraId="3C394E86" w14:textId="77777777" w:rsidR="008F7B82" w:rsidRPr="00FB6CD7" w:rsidRDefault="008F7B82" w:rsidP="00DD0C90">
                  <w:pPr>
                    <w:rPr>
                      <w:lang w:val="es-VE"/>
                    </w:rPr>
                  </w:pPr>
                  <w:r w:rsidRPr="00FB6CD7">
                    <w:rPr>
                      <w:lang w:val="es-VE"/>
                    </w:rPr>
                    <w:t>Contraseña de la empresa</w:t>
                  </w:r>
                </w:p>
              </w:tc>
              <w:tc>
                <w:tcPr>
                  <w:tcW w:w="224" w:type="pct"/>
                  <w:tcBorders>
                    <w:top w:val="single" w:sz="4" w:space="0" w:color="auto"/>
                    <w:left w:val="single" w:sz="4" w:space="0" w:color="auto"/>
                    <w:bottom w:val="single" w:sz="4" w:space="0" w:color="auto"/>
                    <w:right w:val="single" w:sz="4" w:space="0" w:color="auto"/>
                  </w:tcBorders>
                </w:tcPr>
                <w:p w14:paraId="7D863647" w14:textId="77777777" w:rsidR="008F7B82" w:rsidRPr="00FB6CD7" w:rsidRDefault="008F7B82"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20DD4C90" w14:textId="77777777" w:rsidR="008F7B82" w:rsidRPr="00FB6CD7" w:rsidRDefault="008F7B82" w:rsidP="00DD0C90">
                  <w:pPr>
                    <w:rPr>
                      <w:lang w:val="es-VE"/>
                    </w:rPr>
                  </w:pPr>
                  <w:r w:rsidRPr="00FB6CD7">
                    <w:rPr>
                      <w:lang w:val="es-VE"/>
                    </w:rPr>
                    <w:t>20</w:t>
                  </w:r>
                </w:p>
              </w:tc>
              <w:tc>
                <w:tcPr>
                  <w:tcW w:w="301" w:type="pct"/>
                  <w:tcBorders>
                    <w:top w:val="single" w:sz="4" w:space="0" w:color="auto"/>
                    <w:left w:val="single" w:sz="4" w:space="0" w:color="auto"/>
                    <w:bottom w:val="single" w:sz="4" w:space="0" w:color="auto"/>
                    <w:right w:val="single" w:sz="4" w:space="0" w:color="auto"/>
                  </w:tcBorders>
                </w:tcPr>
                <w:p w14:paraId="64CEF312"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724FF3AB"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0043EA2D"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487B67FC"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41510BC2" w14:textId="1E42EAA9" w:rsidR="008F7B82" w:rsidRPr="00FB6CD7" w:rsidRDefault="008F7B82" w:rsidP="00DD0C90">
                  <w:pPr>
                    <w:rPr>
                      <w:lang w:val="es-VE"/>
                    </w:rPr>
                  </w:pPr>
                  <w:r w:rsidRPr="00FB6CD7">
                    <w:rPr>
                      <w:lang w:val="es-VE"/>
                    </w:rPr>
                    <w:t>Debe tener una longitud mínima de 4 caracteres.</w:t>
                  </w:r>
                </w:p>
              </w:tc>
            </w:tr>
            <w:tr w:rsidR="008F7B82" w:rsidRPr="00FB6CD7" w14:paraId="79402B5E" w14:textId="77777777" w:rsidTr="00DD0C90">
              <w:tc>
                <w:tcPr>
                  <w:tcW w:w="194" w:type="pct"/>
                  <w:tcBorders>
                    <w:top w:val="single" w:sz="4" w:space="0" w:color="auto"/>
                    <w:left w:val="single" w:sz="4" w:space="0" w:color="auto"/>
                    <w:bottom w:val="single" w:sz="4" w:space="0" w:color="auto"/>
                    <w:right w:val="single" w:sz="4" w:space="0" w:color="auto"/>
                  </w:tcBorders>
                </w:tcPr>
                <w:p w14:paraId="070ABDDB" w14:textId="77777777" w:rsidR="008F7B82" w:rsidRPr="00FB6CD7" w:rsidRDefault="008F7B82" w:rsidP="00DD0C90">
                  <w:pPr>
                    <w:rPr>
                      <w:lang w:val="es-VE"/>
                    </w:rPr>
                  </w:pPr>
                  <w:r w:rsidRPr="00FB6CD7">
                    <w:rPr>
                      <w:lang w:val="es-VE"/>
                    </w:rPr>
                    <w:t>4</w:t>
                  </w:r>
                </w:p>
              </w:tc>
              <w:tc>
                <w:tcPr>
                  <w:tcW w:w="1064" w:type="pct"/>
                  <w:tcBorders>
                    <w:top w:val="single" w:sz="4" w:space="0" w:color="auto"/>
                    <w:left w:val="single" w:sz="4" w:space="0" w:color="auto"/>
                    <w:bottom w:val="single" w:sz="4" w:space="0" w:color="auto"/>
                    <w:right w:val="single" w:sz="4" w:space="0" w:color="auto"/>
                  </w:tcBorders>
                </w:tcPr>
                <w:p w14:paraId="422241AA" w14:textId="77777777" w:rsidR="008F7B82" w:rsidRPr="00FB6CD7" w:rsidRDefault="008F7B82" w:rsidP="00DD0C90">
                  <w:pPr>
                    <w:rPr>
                      <w:lang w:val="es-VE"/>
                    </w:rPr>
                  </w:pPr>
                  <w:r w:rsidRPr="00FB6CD7">
                    <w:rPr>
                      <w:lang w:val="es-VE"/>
                    </w:rPr>
                    <w:t>País</w:t>
                  </w:r>
                </w:p>
              </w:tc>
              <w:tc>
                <w:tcPr>
                  <w:tcW w:w="1541" w:type="pct"/>
                  <w:tcBorders>
                    <w:top w:val="single" w:sz="4" w:space="0" w:color="auto"/>
                    <w:left w:val="single" w:sz="4" w:space="0" w:color="auto"/>
                    <w:bottom w:val="single" w:sz="4" w:space="0" w:color="auto"/>
                    <w:right w:val="single" w:sz="4" w:space="0" w:color="auto"/>
                  </w:tcBorders>
                </w:tcPr>
                <w:p w14:paraId="373DFF0F" w14:textId="77777777" w:rsidR="008F7B82" w:rsidRPr="00FB6CD7" w:rsidRDefault="008F7B82" w:rsidP="00DD0C90">
                  <w:pPr>
                    <w:rPr>
                      <w:lang w:val="es-VE"/>
                    </w:rPr>
                  </w:pPr>
                  <w:r w:rsidRPr="00FB6CD7">
                    <w:rPr>
                      <w:lang w:val="es-VE"/>
                    </w:rPr>
                    <w:t>País de ubicación de la empresa</w:t>
                  </w:r>
                </w:p>
              </w:tc>
              <w:tc>
                <w:tcPr>
                  <w:tcW w:w="224" w:type="pct"/>
                  <w:tcBorders>
                    <w:top w:val="single" w:sz="4" w:space="0" w:color="auto"/>
                    <w:left w:val="single" w:sz="4" w:space="0" w:color="auto"/>
                    <w:bottom w:val="single" w:sz="4" w:space="0" w:color="auto"/>
                    <w:right w:val="single" w:sz="4" w:space="0" w:color="auto"/>
                  </w:tcBorders>
                </w:tcPr>
                <w:p w14:paraId="606EB64B" w14:textId="77777777" w:rsidR="008F7B82" w:rsidRPr="00FB6CD7" w:rsidRDefault="008F7B82" w:rsidP="00DD0C90">
                  <w:pPr>
                    <w:rPr>
                      <w:lang w:val="es-VE"/>
                    </w:rPr>
                  </w:pPr>
                  <w:r w:rsidRPr="00FB6CD7">
                    <w:rPr>
                      <w:lang w:val="es-VE"/>
                    </w:rPr>
                    <w:t>A</w:t>
                  </w:r>
                </w:p>
              </w:tc>
              <w:tc>
                <w:tcPr>
                  <w:tcW w:w="223" w:type="pct"/>
                  <w:tcBorders>
                    <w:top w:val="single" w:sz="4" w:space="0" w:color="auto"/>
                    <w:left w:val="single" w:sz="4" w:space="0" w:color="auto"/>
                    <w:bottom w:val="single" w:sz="4" w:space="0" w:color="auto"/>
                    <w:right w:val="single" w:sz="4" w:space="0" w:color="auto"/>
                  </w:tcBorders>
                </w:tcPr>
                <w:p w14:paraId="12543EE7"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44FDEDB9"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5C95A8D3" w14:textId="77777777" w:rsidR="008F7B82" w:rsidRPr="00FB6CD7" w:rsidRDefault="008F7B82" w:rsidP="00DD0C90">
                  <w:pPr>
                    <w:rPr>
                      <w:lang w:val="es-VE"/>
                    </w:rPr>
                  </w:pPr>
                  <w:r w:rsidRPr="00FB6CD7">
                    <w:rPr>
                      <w:lang w:val="es-VE"/>
                    </w:rPr>
                    <w:t xml:space="preserve">Argentina </w:t>
                  </w:r>
                </w:p>
              </w:tc>
              <w:tc>
                <w:tcPr>
                  <w:tcW w:w="229" w:type="pct"/>
                  <w:tcBorders>
                    <w:top w:val="single" w:sz="4" w:space="0" w:color="auto"/>
                    <w:left w:val="single" w:sz="4" w:space="0" w:color="auto"/>
                    <w:bottom w:val="single" w:sz="4" w:space="0" w:color="auto"/>
                    <w:right w:val="single" w:sz="4" w:space="0" w:color="auto"/>
                  </w:tcBorders>
                </w:tcPr>
                <w:p w14:paraId="747A7F97" w14:textId="77777777"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A7DB500" w14:textId="77777777"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63957F43" w14:textId="77777777" w:rsidR="008F7B82" w:rsidRPr="00FB6CD7" w:rsidRDefault="008F7B82" w:rsidP="00DD0C90">
                  <w:pPr>
                    <w:rPr>
                      <w:lang w:val="es-VE"/>
                    </w:rPr>
                  </w:pPr>
                </w:p>
              </w:tc>
            </w:tr>
            <w:tr w:rsidR="008F7B82" w:rsidRPr="00FB6CD7" w14:paraId="71B25FB6" w14:textId="77777777" w:rsidTr="00DD0C90">
              <w:tc>
                <w:tcPr>
                  <w:tcW w:w="194" w:type="pct"/>
                  <w:tcBorders>
                    <w:top w:val="single" w:sz="4" w:space="0" w:color="auto"/>
                    <w:left w:val="single" w:sz="4" w:space="0" w:color="auto"/>
                    <w:bottom w:val="single" w:sz="4" w:space="0" w:color="auto"/>
                    <w:right w:val="single" w:sz="4" w:space="0" w:color="auto"/>
                  </w:tcBorders>
                </w:tcPr>
                <w:p w14:paraId="2DCCA2EB" w14:textId="77777777" w:rsidR="008F7B82" w:rsidRPr="00FB6CD7" w:rsidRDefault="008F7B82" w:rsidP="00DD0C90">
                  <w:pPr>
                    <w:rPr>
                      <w:lang w:val="es-VE"/>
                    </w:rPr>
                  </w:pPr>
                  <w:r w:rsidRPr="00FB6CD7">
                    <w:rPr>
                      <w:lang w:val="es-VE"/>
                    </w:rPr>
                    <w:t>5</w:t>
                  </w:r>
                </w:p>
              </w:tc>
              <w:tc>
                <w:tcPr>
                  <w:tcW w:w="1064" w:type="pct"/>
                  <w:tcBorders>
                    <w:top w:val="single" w:sz="4" w:space="0" w:color="auto"/>
                    <w:left w:val="single" w:sz="4" w:space="0" w:color="auto"/>
                    <w:bottom w:val="single" w:sz="4" w:space="0" w:color="auto"/>
                    <w:right w:val="single" w:sz="4" w:space="0" w:color="auto"/>
                  </w:tcBorders>
                </w:tcPr>
                <w:p w14:paraId="1E92EF42" w14:textId="77777777" w:rsidR="008F7B82" w:rsidRPr="00FB6CD7" w:rsidRDefault="008F7B82" w:rsidP="00DD0C90">
                  <w:pPr>
                    <w:rPr>
                      <w:lang w:val="es-VE"/>
                    </w:rPr>
                  </w:pPr>
                  <w:r w:rsidRPr="00FB6CD7">
                    <w:rPr>
                      <w:lang w:val="es-VE"/>
                    </w:rPr>
                    <w:t>Mensajes Emergentes</w:t>
                  </w:r>
                </w:p>
              </w:tc>
              <w:tc>
                <w:tcPr>
                  <w:tcW w:w="1541" w:type="pct"/>
                  <w:tcBorders>
                    <w:top w:val="single" w:sz="4" w:space="0" w:color="auto"/>
                    <w:left w:val="single" w:sz="4" w:space="0" w:color="auto"/>
                    <w:bottom w:val="single" w:sz="4" w:space="0" w:color="auto"/>
                    <w:right w:val="single" w:sz="4" w:space="0" w:color="auto"/>
                  </w:tcBorders>
                </w:tcPr>
                <w:p w14:paraId="05F1814F" w14:textId="77777777" w:rsidR="008F7B82" w:rsidRPr="00FB6CD7" w:rsidRDefault="008F7B82" w:rsidP="00DD0C90">
                  <w:pPr>
                    <w:rPr>
                      <w:lang w:val="es-VE"/>
                    </w:rPr>
                  </w:pPr>
                  <w:r w:rsidRPr="00FB6CD7">
                    <w:rPr>
                      <w:lang w:val="es-VE"/>
                    </w:rPr>
                    <w:t>Mensajes emergentes de error o éxito.</w:t>
                  </w:r>
                </w:p>
              </w:tc>
              <w:tc>
                <w:tcPr>
                  <w:tcW w:w="224" w:type="pct"/>
                  <w:tcBorders>
                    <w:top w:val="single" w:sz="4" w:space="0" w:color="auto"/>
                    <w:left w:val="single" w:sz="4" w:space="0" w:color="auto"/>
                    <w:bottom w:val="single" w:sz="4" w:space="0" w:color="auto"/>
                    <w:right w:val="single" w:sz="4" w:space="0" w:color="auto"/>
                  </w:tcBorders>
                </w:tcPr>
                <w:p w14:paraId="1CFA6E5F" w14:textId="77777777" w:rsidR="008F7B82" w:rsidRPr="00FB6CD7" w:rsidRDefault="008F7B82"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4E68EE9B" w14:textId="77777777" w:rsidR="008F7B82" w:rsidRPr="00FB6CD7" w:rsidRDefault="008F7B82" w:rsidP="00DD0C90">
                  <w:pPr>
                    <w:rPr>
                      <w:lang w:val="es-VE"/>
                    </w:rPr>
                  </w:pPr>
                  <w:r w:rsidRPr="00FB6CD7">
                    <w:rPr>
                      <w:lang w:val="es-VE"/>
                    </w:rPr>
                    <w:t>60</w:t>
                  </w:r>
                </w:p>
              </w:tc>
              <w:tc>
                <w:tcPr>
                  <w:tcW w:w="301" w:type="pct"/>
                  <w:tcBorders>
                    <w:top w:val="single" w:sz="4" w:space="0" w:color="auto"/>
                    <w:left w:val="single" w:sz="4" w:space="0" w:color="auto"/>
                    <w:bottom w:val="single" w:sz="4" w:space="0" w:color="auto"/>
                    <w:right w:val="single" w:sz="4" w:space="0" w:color="auto"/>
                  </w:tcBorders>
                </w:tcPr>
                <w:p w14:paraId="2A967DB6"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6A617AF1"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8B668DC" w14:textId="77777777" w:rsidR="008F7B82" w:rsidRPr="00FB6CD7" w:rsidRDefault="008F7B82"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48E19CAF" w14:textId="77777777" w:rsidR="008F7B82" w:rsidRPr="00FB6CD7" w:rsidRDefault="008F7B82"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1244BA79" w14:textId="77777777" w:rsidR="008F7B82" w:rsidRPr="00FB6CD7" w:rsidRDefault="008F7B82" w:rsidP="00DD0C90">
                  <w:pPr>
                    <w:rPr>
                      <w:lang w:val="es-VE"/>
                    </w:rPr>
                  </w:pPr>
                </w:p>
              </w:tc>
            </w:tr>
            <w:tr w:rsidR="008F7B82" w:rsidRPr="00142753" w14:paraId="06F91402" w14:textId="77777777" w:rsidTr="00DD0C90">
              <w:tc>
                <w:tcPr>
                  <w:tcW w:w="194" w:type="pct"/>
                  <w:tcBorders>
                    <w:top w:val="single" w:sz="4" w:space="0" w:color="auto"/>
                    <w:left w:val="single" w:sz="4" w:space="0" w:color="auto"/>
                    <w:bottom w:val="single" w:sz="4" w:space="0" w:color="auto"/>
                    <w:right w:val="single" w:sz="4" w:space="0" w:color="auto"/>
                  </w:tcBorders>
                </w:tcPr>
                <w:p w14:paraId="7C4F9B28" w14:textId="1C81391E" w:rsidR="008F7B82" w:rsidRPr="00FB6CD7" w:rsidRDefault="008F7B82" w:rsidP="00DD0C90">
                  <w:pPr>
                    <w:rPr>
                      <w:lang w:val="es-VE"/>
                    </w:rPr>
                  </w:pPr>
                  <w:r w:rsidRPr="00FB6CD7">
                    <w:rPr>
                      <w:lang w:val="es-VE"/>
                    </w:rPr>
                    <w:t>6</w:t>
                  </w:r>
                </w:p>
              </w:tc>
              <w:tc>
                <w:tcPr>
                  <w:tcW w:w="1064" w:type="pct"/>
                  <w:tcBorders>
                    <w:top w:val="single" w:sz="4" w:space="0" w:color="auto"/>
                    <w:left w:val="single" w:sz="4" w:space="0" w:color="auto"/>
                    <w:bottom w:val="single" w:sz="4" w:space="0" w:color="auto"/>
                    <w:right w:val="single" w:sz="4" w:space="0" w:color="auto"/>
                  </w:tcBorders>
                </w:tcPr>
                <w:p w14:paraId="15004F76" w14:textId="7CF6C1E7" w:rsidR="008F7B82" w:rsidRPr="00FB6CD7" w:rsidRDefault="008F7B82" w:rsidP="00DD0C90">
                  <w:pPr>
                    <w:rPr>
                      <w:lang w:val="es-VE"/>
                    </w:rPr>
                  </w:pPr>
                  <w:r w:rsidRPr="00FB6CD7">
                    <w:rPr>
                      <w:lang w:val="es-VE"/>
                    </w:rPr>
                    <w:t>Dirección</w:t>
                  </w:r>
                </w:p>
              </w:tc>
              <w:tc>
                <w:tcPr>
                  <w:tcW w:w="1541" w:type="pct"/>
                  <w:tcBorders>
                    <w:top w:val="single" w:sz="4" w:space="0" w:color="auto"/>
                    <w:left w:val="single" w:sz="4" w:space="0" w:color="auto"/>
                    <w:bottom w:val="single" w:sz="4" w:space="0" w:color="auto"/>
                    <w:right w:val="single" w:sz="4" w:space="0" w:color="auto"/>
                  </w:tcBorders>
                </w:tcPr>
                <w:p w14:paraId="47F51425" w14:textId="443D0960" w:rsidR="008F7B82" w:rsidRPr="00FB6CD7" w:rsidRDefault="008F7B82" w:rsidP="00DD0C90">
                  <w:pPr>
                    <w:rPr>
                      <w:lang w:val="es-VE"/>
                    </w:rPr>
                  </w:pPr>
                  <w:r w:rsidRPr="00FB6CD7">
                    <w:rPr>
                      <w:lang w:val="es-VE"/>
                    </w:rPr>
                    <w:t>Dirección de la empresa.</w:t>
                  </w:r>
                </w:p>
              </w:tc>
              <w:tc>
                <w:tcPr>
                  <w:tcW w:w="224" w:type="pct"/>
                  <w:tcBorders>
                    <w:top w:val="single" w:sz="4" w:space="0" w:color="auto"/>
                    <w:left w:val="single" w:sz="4" w:space="0" w:color="auto"/>
                    <w:bottom w:val="single" w:sz="4" w:space="0" w:color="auto"/>
                    <w:right w:val="single" w:sz="4" w:space="0" w:color="auto"/>
                  </w:tcBorders>
                </w:tcPr>
                <w:p w14:paraId="2012A4B6" w14:textId="5A9FCE7A" w:rsidR="008F7B82" w:rsidRPr="00FB6CD7" w:rsidRDefault="008F7B82"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0645A8B9" w14:textId="780E4842" w:rsidR="008F7B82" w:rsidRPr="00FB6CD7" w:rsidRDefault="008F7B82" w:rsidP="00DD0C90">
                  <w:pPr>
                    <w:rPr>
                      <w:lang w:val="es-VE"/>
                    </w:rPr>
                  </w:pPr>
                  <w:r w:rsidRPr="00FB6CD7">
                    <w:rPr>
                      <w:lang w:val="es-VE"/>
                    </w:rPr>
                    <w:t>500</w:t>
                  </w:r>
                </w:p>
              </w:tc>
              <w:tc>
                <w:tcPr>
                  <w:tcW w:w="301" w:type="pct"/>
                  <w:tcBorders>
                    <w:top w:val="single" w:sz="4" w:space="0" w:color="auto"/>
                    <w:left w:val="single" w:sz="4" w:space="0" w:color="auto"/>
                    <w:bottom w:val="single" w:sz="4" w:space="0" w:color="auto"/>
                    <w:right w:val="single" w:sz="4" w:space="0" w:color="auto"/>
                  </w:tcBorders>
                </w:tcPr>
                <w:p w14:paraId="39666313" w14:textId="77777777" w:rsidR="008F7B82" w:rsidRPr="00FB6CD7" w:rsidRDefault="008F7B82"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27F3ADA4" w14:textId="77777777" w:rsidR="008F7B82" w:rsidRPr="00FB6CD7" w:rsidRDefault="008F7B82"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A5928F8" w14:textId="56F70C54" w:rsidR="008F7B82" w:rsidRPr="00FB6CD7" w:rsidRDefault="008F7B82"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59859B5E" w14:textId="5EA0D233" w:rsidR="008F7B82" w:rsidRPr="00FB6CD7" w:rsidRDefault="008F7B82"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75A646DA" w14:textId="5E2F1C52" w:rsidR="008F7B82" w:rsidRPr="00FB6CD7" w:rsidRDefault="008F7B82" w:rsidP="00DD0C90">
                  <w:pPr>
                    <w:rPr>
                      <w:lang w:val="es-VE"/>
                    </w:rPr>
                  </w:pPr>
                  <w:r w:rsidRPr="00FB6CD7">
                    <w:rPr>
                      <w:lang w:val="es-VE"/>
                    </w:rPr>
                    <w:t>Verificar que tenga la estructura de una dirección.</w:t>
                  </w:r>
                  <w:r w:rsidR="0004257F">
                    <w:rPr>
                      <w:lang w:val="es-VE"/>
                    </w:rPr>
                    <w:t xml:space="preserve"> El </w:t>
                  </w:r>
                  <w:r w:rsidR="0004257F">
                    <w:rPr>
                      <w:lang w:val="es-VE"/>
                    </w:rPr>
                    <w:lastRenderedPageBreak/>
                    <w:t>campo no puede estar vacio.</w:t>
                  </w:r>
                </w:p>
              </w:tc>
            </w:tr>
          </w:tbl>
          <w:p w14:paraId="630ECC51" w14:textId="77777777" w:rsidR="008F7B82" w:rsidRPr="00FB6CD7" w:rsidRDefault="008F7B82" w:rsidP="00DD0C90">
            <w:pPr>
              <w:tabs>
                <w:tab w:val="left" w:pos="4533"/>
                <w:tab w:val="left" w:pos="8760"/>
              </w:tabs>
              <w:spacing w:line="240" w:lineRule="auto"/>
              <w:jc w:val="left"/>
              <w:rPr>
                <w:b/>
                <w:bCs/>
                <w:lang w:val="es-VE" w:eastAsia="es-ES"/>
              </w:rPr>
            </w:pPr>
            <w:r w:rsidRPr="00FB6CD7">
              <w:rPr>
                <w:b/>
                <w:bCs/>
                <w:lang w:val="es-VE" w:eastAsia="es-ES"/>
              </w:rPr>
              <w:lastRenderedPageBreak/>
              <w:tab/>
            </w:r>
          </w:p>
        </w:tc>
      </w:tr>
      <w:tr w:rsidR="008F7B82" w:rsidRPr="00142753" w14:paraId="02149F9C" w14:textId="77777777" w:rsidTr="00DD0C90">
        <w:trPr>
          <w:cantSplit/>
          <w:trHeight w:val="459"/>
        </w:trPr>
        <w:tc>
          <w:tcPr>
            <w:tcW w:w="0" w:type="auto"/>
          </w:tcPr>
          <w:p w14:paraId="104393C2" w14:textId="77777777" w:rsidR="008F7B82" w:rsidRPr="00FB6CD7" w:rsidRDefault="008F7B82" w:rsidP="00DD0C90">
            <w:pPr>
              <w:rPr>
                <w:rStyle w:val="InfoBlueCar"/>
                <w:b/>
                <w:bCs/>
                <w:color w:val="auto"/>
                <w:lang w:val="es-VE"/>
              </w:rPr>
            </w:pPr>
            <w:r w:rsidRPr="00FB6CD7">
              <w:rPr>
                <w:b/>
                <w:bCs/>
                <w:lang w:val="es-VE"/>
              </w:rPr>
              <w:lastRenderedPageBreak/>
              <w:t>Prioridad:</w:t>
            </w:r>
          </w:p>
          <w:p w14:paraId="0B882C35" w14:textId="77777777" w:rsidR="008F7B82" w:rsidRPr="00FB6CD7" w:rsidRDefault="008F7B82" w:rsidP="00DD0C90">
            <w:pPr>
              <w:rPr>
                <w:lang w:val="es-VE"/>
              </w:rPr>
            </w:pPr>
            <w:r w:rsidRPr="00FB6CD7">
              <w:rPr>
                <w:lang w:val="es-VE"/>
              </w:rPr>
              <w:t xml:space="preserve">( </w:t>
            </w:r>
            <w:r w:rsidRPr="00FB6CD7">
              <w:rPr>
                <w:b/>
                <w:lang w:val="es-VE"/>
              </w:rPr>
              <w:t>X</w:t>
            </w:r>
            <w:r w:rsidRPr="00FB6CD7">
              <w:rPr>
                <w:lang w:val="es-VE"/>
              </w:rPr>
              <w:t xml:space="preserve"> ) Alta          (</w:t>
            </w:r>
            <w:r w:rsidRPr="00FB6CD7">
              <w:rPr>
                <w:b/>
                <w:bCs/>
                <w:lang w:val="es-VE"/>
              </w:rPr>
              <w:t xml:space="preserve"> </w:t>
            </w:r>
            <w:r w:rsidRPr="00FB6CD7">
              <w:rPr>
                <w:lang w:val="es-VE"/>
              </w:rPr>
              <w:t>) Media alta          (  ) Media          (  ) Media baja          (  ) Baja</w:t>
            </w:r>
            <w:r w:rsidRPr="00FB6CD7">
              <w:rPr>
                <w:lang w:val="es-VE"/>
              </w:rPr>
              <w:tab/>
            </w:r>
          </w:p>
        </w:tc>
      </w:tr>
    </w:tbl>
    <w:p w14:paraId="409ED097"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560F9462" w14:textId="77777777" w:rsidR="00C006D0" w:rsidRPr="00FB6CD7" w:rsidRDefault="00C006D0" w:rsidP="00C006D0">
      <w:pPr>
        <w:keepNext/>
        <w:numPr>
          <w:ilvl w:val="1"/>
          <w:numId w:val="1"/>
        </w:numPr>
        <w:spacing w:before="120" w:after="60"/>
        <w:outlineLvl w:val="1"/>
        <w:rPr>
          <w:rFonts w:ascii="Arial" w:hAnsi="Arial" w:cs="Arial"/>
          <w:b/>
          <w:bCs/>
          <w:lang w:val="es-VE"/>
        </w:rPr>
      </w:pPr>
      <w:r w:rsidRPr="00FB6CD7">
        <w:rPr>
          <w:rFonts w:ascii="Arial" w:hAnsi="Arial" w:cs="Arial"/>
          <w:b/>
          <w:bCs/>
          <w:lang w:val="es-VE"/>
        </w:rPr>
        <w:t>&lt;req7 – Modificar Formulario de Búsqueda de Empleo&gt;</w:t>
      </w:r>
    </w:p>
    <w:p w14:paraId="2EBC56E2" w14:textId="27B4F69E"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Andrea Mendoza)</w:t>
      </w:r>
    </w:p>
    <w:tbl>
      <w:tblPr>
        <w:tblW w:w="5036"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8"/>
      </w:tblGrid>
      <w:tr w:rsidR="0084489A" w:rsidRPr="00142753" w14:paraId="4B413FB2" w14:textId="77777777" w:rsidTr="00DD0C90">
        <w:trPr>
          <w:trHeight w:val="373"/>
        </w:trPr>
        <w:tc>
          <w:tcPr>
            <w:tcW w:w="0" w:type="auto"/>
            <w:vMerge w:val="restart"/>
          </w:tcPr>
          <w:p w14:paraId="62A96989" w14:textId="77777777" w:rsidR="0084489A" w:rsidRPr="00FB6CD7" w:rsidRDefault="0084489A" w:rsidP="00DD0C90">
            <w:pPr>
              <w:rPr>
                <w:b/>
                <w:bCs/>
                <w:lang w:val="es-VE"/>
              </w:rPr>
            </w:pPr>
            <w:r w:rsidRPr="00FB6CD7">
              <w:rPr>
                <w:b/>
                <w:bCs/>
                <w:lang w:val="es-VE"/>
              </w:rPr>
              <w:t>Característica Asociada:</w:t>
            </w:r>
          </w:p>
          <w:p w14:paraId="184286FC" w14:textId="77777777" w:rsidR="0084489A" w:rsidRPr="00FB6CD7" w:rsidRDefault="0084489A" w:rsidP="00DD0C90">
            <w:pPr>
              <w:pStyle w:val="InfoBlue"/>
              <w:rPr>
                <w:i w:val="0"/>
                <w:iCs w:val="0"/>
                <w:color w:val="auto"/>
                <w:lang w:val="es-VE"/>
              </w:rPr>
            </w:pPr>
            <w:r w:rsidRPr="00FB6CD7">
              <w:rPr>
                <w:i w:val="0"/>
                <w:iCs w:val="0"/>
                <w:color w:val="auto"/>
                <w:lang w:val="es-VE"/>
              </w:rPr>
              <w:t xml:space="preserve">         Gestión de Usuarios.</w:t>
            </w:r>
          </w:p>
        </w:tc>
      </w:tr>
      <w:tr w:rsidR="0084489A" w:rsidRPr="00142753" w14:paraId="1BB54DAA" w14:textId="77777777" w:rsidTr="00DD0C90">
        <w:trPr>
          <w:trHeight w:val="373"/>
        </w:trPr>
        <w:tc>
          <w:tcPr>
            <w:tcW w:w="0" w:type="auto"/>
            <w:vMerge/>
          </w:tcPr>
          <w:p w14:paraId="21357AD0" w14:textId="77777777" w:rsidR="0084489A" w:rsidRPr="00FB6CD7" w:rsidRDefault="0084489A" w:rsidP="00DD0C90">
            <w:pPr>
              <w:pStyle w:val="InfoBlue"/>
              <w:rPr>
                <w:i w:val="0"/>
                <w:iCs w:val="0"/>
                <w:color w:val="auto"/>
                <w:lang w:val="es-VE"/>
              </w:rPr>
            </w:pPr>
          </w:p>
        </w:tc>
      </w:tr>
      <w:tr w:rsidR="0084489A" w:rsidRPr="00142753" w14:paraId="27D99BA8" w14:textId="77777777" w:rsidTr="00DD0C90">
        <w:tc>
          <w:tcPr>
            <w:tcW w:w="0" w:type="auto"/>
          </w:tcPr>
          <w:p w14:paraId="15712CE8" w14:textId="77777777" w:rsidR="0084489A" w:rsidRPr="00FB6CD7" w:rsidRDefault="0084489A" w:rsidP="00DD0C90">
            <w:pPr>
              <w:rPr>
                <w:b/>
                <w:bCs/>
                <w:lang w:val="es-VE"/>
              </w:rPr>
            </w:pPr>
            <w:r w:rsidRPr="00FB6CD7">
              <w:rPr>
                <w:b/>
                <w:bCs/>
                <w:lang w:val="es-VE"/>
              </w:rPr>
              <w:t>Descripción del requerimiento funcional:</w:t>
            </w:r>
          </w:p>
          <w:p w14:paraId="31D471F6" w14:textId="77777777" w:rsidR="0084489A" w:rsidRPr="00FB6CD7" w:rsidRDefault="0084489A" w:rsidP="00DD0C90">
            <w:pPr>
              <w:spacing w:after="120"/>
              <w:rPr>
                <w:iCs/>
                <w:color w:val="000000" w:themeColor="text1"/>
                <w:lang w:val="es-VE"/>
              </w:rPr>
            </w:pPr>
            <w:r w:rsidRPr="00FB6CD7">
              <w:rPr>
                <w:iCs/>
                <w:color w:val="000000" w:themeColor="text1"/>
                <w:lang w:val="es-VE" w:eastAsia="es-ES"/>
              </w:rPr>
              <w:t xml:space="preserve">          El sistema debe modificar los datos del formulario de búsqueda del usuario aspirante.</w:t>
            </w:r>
          </w:p>
          <w:p w14:paraId="3E24AE41" w14:textId="77777777" w:rsidR="0084489A" w:rsidRPr="00FB6CD7" w:rsidRDefault="0084489A" w:rsidP="00DD0C90">
            <w:pPr>
              <w:rPr>
                <w:b/>
                <w:bCs/>
                <w:lang w:val="es-VE"/>
              </w:rPr>
            </w:pPr>
            <w:r w:rsidRPr="00FB6CD7">
              <w:rPr>
                <w:b/>
                <w:bCs/>
                <w:lang w:val="es-VE"/>
              </w:rPr>
              <w:t>Reglas de negocio asociadas:</w:t>
            </w:r>
          </w:p>
          <w:p w14:paraId="203DBCD2" w14:textId="77777777" w:rsidR="0084489A" w:rsidRPr="00FB6CD7" w:rsidRDefault="0084489A" w:rsidP="00DD0C90">
            <w:pPr>
              <w:spacing w:after="120"/>
              <w:rPr>
                <w:iCs/>
                <w:color w:val="000000" w:themeColor="text1"/>
                <w:lang w:val="es-VE"/>
              </w:rPr>
            </w:pPr>
            <w:r w:rsidRPr="00FB6CD7">
              <w:rPr>
                <w:iCs/>
                <w:color w:val="000000" w:themeColor="text1"/>
                <w:lang w:val="es-VE"/>
              </w:rPr>
              <w:t xml:space="preserve">         </w:t>
            </w:r>
          </w:p>
          <w:p w14:paraId="7B818985" w14:textId="77777777" w:rsidR="0084489A" w:rsidRPr="00FB6CD7" w:rsidRDefault="0084489A" w:rsidP="00DD0C90">
            <w:pPr>
              <w:rPr>
                <w:b/>
                <w:bCs/>
                <w:snapToGrid w:val="0"/>
                <w:lang w:val="es-VE"/>
              </w:rPr>
            </w:pPr>
            <w:r w:rsidRPr="00FB6CD7">
              <w:rPr>
                <w:b/>
                <w:bCs/>
                <w:snapToGrid w:val="0"/>
                <w:lang w:val="es-VE"/>
              </w:rPr>
              <w:t>Interfaces del requerimiento:</w:t>
            </w:r>
          </w:p>
          <w:p w14:paraId="3385AD3A" w14:textId="77777777" w:rsidR="0084489A" w:rsidRPr="00FB6CD7" w:rsidRDefault="0084489A" w:rsidP="00DD0C90">
            <w:pPr>
              <w:jc w:val="left"/>
              <w:rPr>
                <w:snapToGrid w:val="0"/>
                <w:lang w:val="es-VE"/>
              </w:rPr>
            </w:pPr>
            <w:r w:rsidRPr="00FB6CD7">
              <w:rPr>
                <w:snapToGrid w:val="0"/>
                <w:lang w:val="es-VE"/>
              </w:rPr>
              <w:t xml:space="preserve">          Interfaz de Modificación de Formulario de Búsqueda de Empleo</w:t>
            </w:r>
          </w:p>
          <w:p w14:paraId="2A5351EE" w14:textId="77777777" w:rsidR="0084489A" w:rsidRPr="00FB6CD7" w:rsidRDefault="0084489A" w:rsidP="00DD0C90">
            <w:pPr>
              <w:jc w:val="left"/>
              <w:rPr>
                <w:snapToGrid w:val="0"/>
                <w:lang w:val="es-VE"/>
              </w:rPr>
            </w:pPr>
            <w:r w:rsidRPr="00FB6CD7">
              <w:rPr>
                <w:noProof/>
                <w:lang w:val="es-ES" w:eastAsia="es-ES"/>
              </w:rPr>
              <w:drawing>
                <wp:inline distT="0" distB="0" distL="0" distR="0" wp14:anchorId="3B103AD6" wp14:editId="78ADF962">
                  <wp:extent cx="5164442"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735" cy="2781356"/>
                          </a:xfrm>
                          <a:prstGeom prst="rect">
                            <a:avLst/>
                          </a:prstGeom>
                        </pic:spPr>
                      </pic:pic>
                    </a:graphicData>
                  </a:graphic>
                </wp:inline>
              </w:drawing>
            </w:r>
          </w:p>
          <w:p w14:paraId="597AD25A" w14:textId="77777777" w:rsidR="0084489A" w:rsidRPr="00FB6CD7" w:rsidRDefault="0084489A" w:rsidP="00DD0C90">
            <w:pPr>
              <w:rPr>
                <w:b/>
                <w:bCs/>
                <w:lang w:val="es-VE"/>
              </w:rPr>
            </w:pPr>
            <w:r w:rsidRPr="00FB6CD7">
              <w:rPr>
                <w:b/>
                <w:bCs/>
                <w:lang w:val="es-VE"/>
              </w:rPr>
              <w:t>Estructura de datos:</w:t>
            </w:r>
          </w:p>
          <w:p w14:paraId="57E4BE0E" w14:textId="77777777" w:rsidR="0084489A" w:rsidRPr="00FB6CD7" w:rsidRDefault="0084489A"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933"/>
              <w:gridCol w:w="2826"/>
              <w:gridCol w:w="429"/>
              <w:gridCol w:w="540"/>
              <w:gridCol w:w="552"/>
              <w:gridCol w:w="552"/>
              <w:gridCol w:w="429"/>
              <w:gridCol w:w="496"/>
              <w:gridCol w:w="1230"/>
            </w:tblGrid>
            <w:tr w:rsidR="0084489A" w:rsidRPr="00FB6CD7" w14:paraId="1231AF44" w14:textId="77777777" w:rsidTr="00DD0C90">
              <w:tc>
                <w:tcPr>
                  <w:tcW w:w="194" w:type="pct"/>
                  <w:tcBorders>
                    <w:top w:val="single" w:sz="4" w:space="0" w:color="auto"/>
                    <w:left w:val="single" w:sz="4" w:space="0" w:color="auto"/>
                    <w:bottom w:val="single" w:sz="4" w:space="0" w:color="auto"/>
                    <w:right w:val="single" w:sz="4" w:space="0" w:color="auto"/>
                  </w:tcBorders>
                </w:tcPr>
                <w:p w14:paraId="7D5C067C" w14:textId="77777777" w:rsidR="0084489A" w:rsidRPr="00FB6CD7" w:rsidRDefault="0084489A" w:rsidP="00DD0C90">
                  <w:pPr>
                    <w:jc w:val="center"/>
                    <w:rPr>
                      <w:b/>
                      <w:bCs/>
                      <w:lang w:val="es-VE"/>
                    </w:rPr>
                  </w:pPr>
                  <w:r w:rsidRPr="00FB6CD7">
                    <w:rPr>
                      <w:b/>
                      <w:bCs/>
                      <w:lang w:val="es-VE"/>
                    </w:rPr>
                    <w:t>ID</w:t>
                  </w:r>
                </w:p>
              </w:tc>
              <w:tc>
                <w:tcPr>
                  <w:tcW w:w="1063" w:type="pct"/>
                  <w:tcBorders>
                    <w:top w:val="single" w:sz="4" w:space="0" w:color="auto"/>
                    <w:left w:val="single" w:sz="4" w:space="0" w:color="auto"/>
                    <w:bottom w:val="single" w:sz="4" w:space="0" w:color="auto"/>
                    <w:right w:val="single" w:sz="4" w:space="0" w:color="auto"/>
                  </w:tcBorders>
                </w:tcPr>
                <w:p w14:paraId="4E71B65C" w14:textId="77777777" w:rsidR="0084489A" w:rsidRPr="00FB6CD7" w:rsidRDefault="0084489A" w:rsidP="00DD0C90">
                  <w:pPr>
                    <w:jc w:val="center"/>
                    <w:rPr>
                      <w:b/>
                      <w:bCs/>
                      <w:lang w:val="es-VE"/>
                    </w:rPr>
                  </w:pPr>
                  <w:r w:rsidRPr="00FB6CD7">
                    <w:rPr>
                      <w:b/>
                      <w:bCs/>
                      <w:lang w:val="es-VE"/>
                    </w:rPr>
                    <w:t>Campo</w:t>
                  </w:r>
                </w:p>
              </w:tc>
              <w:tc>
                <w:tcPr>
                  <w:tcW w:w="1540" w:type="pct"/>
                  <w:tcBorders>
                    <w:top w:val="single" w:sz="4" w:space="0" w:color="auto"/>
                    <w:left w:val="single" w:sz="4" w:space="0" w:color="auto"/>
                    <w:bottom w:val="single" w:sz="4" w:space="0" w:color="auto"/>
                    <w:right w:val="single" w:sz="4" w:space="0" w:color="auto"/>
                  </w:tcBorders>
                </w:tcPr>
                <w:p w14:paraId="7B6DD63D" w14:textId="77777777" w:rsidR="0084489A" w:rsidRPr="00FB6CD7" w:rsidRDefault="0084489A" w:rsidP="00DD0C90">
                  <w:pPr>
                    <w:jc w:val="center"/>
                    <w:rPr>
                      <w:b/>
                      <w:bCs/>
                      <w:lang w:val="es-VE"/>
                    </w:rPr>
                  </w:pPr>
                  <w:r w:rsidRPr="00FB6CD7">
                    <w:rPr>
                      <w:b/>
                      <w:bCs/>
                      <w:lang w:val="es-VE"/>
                    </w:rPr>
                    <w:t>Descripción</w:t>
                  </w:r>
                </w:p>
              </w:tc>
              <w:tc>
                <w:tcPr>
                  <w:tcW w:w="229" w:type="pct"/>
                  <w:tcBorders>
                    <w:top w:val="single" w:sz="4" w:space="0" w:color="auto"/>
                    <w:left w:val="single" w:sz="4" w:space="0" w:color="auto"/>
                    <w:bottom w:val="single" w:sz="4" w:space="0" w:color="auto"/>
                    <w:right w:val="single" w:sz="4" w:space="0" w:color="auto"/>
                  </w:tcBorders>
                </w:tcPr>
                <w:p w14:paraId="3FC0D4CD" w14:textId="77777777" w:rsidR="0084489A" w:rsidRPr="00FB6CD7" w:rsidRDefault="0084489A" w:rsidP="00DD0C90">
                  <w:pPr>
                    <w:jc w:val="center"/>
                    <w:rPr>
                      <w:b/>
                      <w:bCs/>
                      <w:lang w:val="es-VE"/>
                    </w:rPr>
                  </w:pPr>
                  <w:r w:rsidRPr="00FB6CD7">
                    <w:rPr>
                      <w:b/>
                      <w:bCs/>
                      <w:lang w:val="es-VE"/>
                    </w:rPr>
                    <w:t>T</w:t>
                  </w:r>
                </w:p>
              </w:tc>
              <w:tc>
                <w:tcPr>
                  <w:tcW w:w="222" w:type="pct"/>
                  <w:tcBorders>
                    <w:top w:val="single" w:sz="4" w:space="0" w:color="auto"/>
                    <w:left w:val="single" w:sz="4" w:space="0" w:color="auto"/>
                    <w:bottom w:val="single" w:sz="4" w:space="0" w:color="auto"/>
                    <w:right w:val="single" w:sz="4" w:space="0" w:color="auto"/>
                  </w:tcBorders>
                </w:tcPr>
                <w:p w14:paraId="63B09303" w14:textId="77777777" w:rsidR="0084489A" w:rsidRPr="00FB6CD7" w:rsidRDefault="0084489A" w:rsidP="00DD0C90">
                  <w:pPr>
                    <w:jc w:val="center"/>
                    <w:rPr>
                      <w:b/>
                      <w:bCs/>
                      <w:lang w:val="es-VE"/>
                    </w:rPr>
                  </w:pPr>
                  <w:r w:rsidRPr="00FB6CD7">
                    <w:rPr>
                      <w:b/>
                      <w:bCs/>
                      <w:lang w:val="es-VE"/>
                    </w:rPr>
                    <w:t>L</w:t>
                  </w:r>
                </w:p>
              </w:tc>
              <w:tc>
                <w:tcPr>
                  <w:tcW w:w="300" w:type="pct"/>
                  <w:tcBorders>
                    <w:top w:val="single" w:sz="4" w:space="0" w:color="auto"/>
                    <w:left w:val="single" w:sz="4" w:space="0" w:color="auto"/>
                    <w:bottom w:val="single" w:sz="4" w:space="0" w:color="auto"/>
                    <w:right w:val="single" w:sz="4" w:space="0" w:color="auto"/>
                  </w:tcBorders>
                </w:tcPr>
                <w:p w14:paraId="0804D26E" w14:textId="77777777" w:rsidR="0084489A" w:rsidRPr="00FB6CD7" w:rsidRDefault="0084489A" w:rsidP="00DD0C90">
                  <w:pPr>
                    <w:jc w:val="center"/>
                    <w:rPr>
                      <w:b/>
                      <w:bCs/>
                      <w:lang w:val="es-VE"/>
                    </w:rPr>
                  </w:pPr>
                  <w:r w:rsidRPr="00FB6CD7">
                    <w:rPr>
                      <w:b/>
                      <w:bCs/>
                      <w:lang w:val="es-VE"/>
                    </w:rPr>
                    <w:t>RPV</w:t>
                  </w:r>
                </w:p>
              </w:tc>
              <w:tc>
                <w:tcPr>
                  <w:tcW w:w="300" w:type="pct"/>
                  <w:tcBorders>
                    <w:top w:val="single" w:sz="4" w:space="0" w:color="auto"/>
                    <w:left w:val="single" w:sz="4" w:space="0" w:color="auto"/>
                    <w:bottom w:val="single" w:sz="4" w:space="0" w:color="auto"/>
                    <w:right w:val="single" w:sz="4" w:space="0" w:color="auto"/>
                  </w:tcBorders>
                </w:tcPr>
                <w:p w14:paraId="3C096E7F" w14:textId="77777777" w:rsidR="0084489A" w:rsidRPr="00FB6CD7" w:rsidRDefault="0084489A"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50E0E23D" w14:textId="77777777" w:rsidR="0084489A" w:rsidRPr="00FB6CD7" w:rsidRDefault="0084489A"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5E5431C6" w14:textId="77777777" w:rsidR="0084489A" w:rsidRPr="00FB6CD7" w:rsidRDefault="0084489A"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5F065D2F" w14:textId="77777777" w:rsidR="0084489A" w:rsidRPr="00FB6CD7" w:rsidRDefault="0084489A" w:rsidP="00DD0C90">
                  <w:pPr>
                    <w:jc w:val="center"/>
                    <w:rPr>
                      <w:b/>
                      <w:bCs/>
                      <w:lang w:val="es-VE"/>
                    </w:rPr>
                  </w:pPr>
                  <w:r w:rsidRPr="00FB6CD7">
                    <w:rPr>
                      <w:b/>
                      <w:bCs/>
                      <w:lang w:val="es-VE"/>
                    </w:rPr>
                    <w:t>Validaciones</w:t>
                  </w:r>
                </w:p>
              </w:tc>
            </w:tr>
            <w:tr w:rsidR="0084489A" w:rsidRPr="00FB6CD7" w14:paraId="65FAEBE1" w14:textId="77777777" w:rsidTr="00DD0C90">
              <w:tc>
                <w:tcPr>
                  <w:tcW w:w="194" w:type="pct"/>
                  <w:tcBorders>
                    <w:top w:val="single" w:sz="4" w:space="0" w:color="auto"/>
                    <w:left w:val="single" w:sz="4" w:space="0" w:color="auto"/>
                    <w:bottom w:val="single" w:sz="4" w:space="0" w:color="auto"/>
                    <w:right w:val="single" w:sz="4" w:space="0" w:color="auto"/>
                  </w:tcBorders>
                </w:tcPr>
                <w:p w14:paraId="171D795B" w14:textId="77777777" w:rsidR="0084489A" w:rsidRPr="00FB6CD7" w:rsidRDefault="0084489A" w:rsidP="00DD0C90">
                  <w:pPr>
                    <w:rPr>
                      <w:lang w:val="es-VE"/>
                    </w:rPr>
                  </w:pPr>
                  <w:r w:rsidRPr="00FB6CD7">
                    <w:rPr>
                      <w:lang w:val="es-VE"/>
                    </w:rPr>
                    <w:t>1</w:t>
                  </w:r>
                </w:p>
              </w:tc>
              <w:tc>
                <w:tcPr>
                  <w:tcW w:w="1063" w:type="pct"/>
                  <w:tcBorders>
                    <w:top w:val="single" w:sz="4" w:space="0" w:color="auto"/>
                    <w:left w:val="single" w:sz="4" w:space="0" w:color="auto"/>
                    <w:bottom w:val="single" w:sz="4" w:space="0" w:color="auto"/>
                    <w:right w:val="single" w:sz="4" w:space="0" w:color="auto"/>
                  </w:tcBorders>
                </w:tcPr>
                <w:p w14:paraId="60C54DA1" w14:textId="77777777" w:rsidR="0084489A" w:rsidRPr="00FB6CD7" w:rsidRDefault="0084489A" w:rsidP="00DD0C90">
                  <w:pPr>
                    <w:rPr>
                      <w:lang w:val="es-VE"/>
                    </w:rPr>
                  </w:pPr>
                  <w:r w:rsidRPr="00FB6CD7">
                    <w:rPr>
                      <w:lang w:val="es-VE"/>
                    </w:rPr>
                    <w:t>Nivel de Estudios</w:t>
                  </w:r>
                </w:p>
              </w:tc>
              <w:tc>
                <w:tcPr>
                  <w:tcW w:w="1540" w:type="pct"/>
                  <w:tcBorders>
                    <w:top w:val="single" w:sz="4" w:space="0" w:color="auto"/>
                    <w:left w:val="single" w:sz="4" w:space="0" w:color="auto"/>
                    <w:bottom w:val="single" w:sz="4" w:space="0" w:color="auto"/>
                    <w:right w:val="single" w:sz="4" w:space="0" w:color="auto"/>
                  </w:tcBorders>
                </w:tcPr>
                <w:p w14:paraId="0C4014D3" w14:textId="77777777" w:rsidR="0084489A" w:rsidRPr="00FB6CD7" w:rsidRDefault="0084489A" w:rsidP="00DD0C90">
                  <w:pPr>
                    <w:rPr>
                      <w:lang w:val="es-VE"/>
                    </w:rPr>
                  </w:pPr>
                  <w:r w:rsidRPr="00FB6CD7">
                    <w:rPr>
                      <w:lang w:val="es-VE"/>
                    </w:rPr>
                    <w:t>Nivel de estudios del aspirante</w:t>
                  </w:r>
                </w:p>
              </w:tc>
              <w:tc>
                <w:tcPr>
                  <w:tcW w:w="229" w:type="pct"/>
                  <w:tcBorders>
                    <w:top w:val="single" w:sz="4" w:space="0" w:color="auto"/>
                    <w:left w:val="single" w:sz="4" w:space="0" w:color="auto"/>
                    <w:bottom w:val="single" w:sz="4" w:space="0" w:color="auto"/>
                    <w:right w:val="single" w:sz="4" w:space="0" w:color="auto"/>
                  </w:tcBorders>
                </w:tcPr>
                <w:p w14:paraId="116B9562" w14:textId="77777777" w:rsidR="0084489A" w:rsidRPr="00FB6CD7" w:rsidRDefault="0084489A" w:rsidP="00DD0C90">
                  <w:pPr>
                    <w:rPr>
                      <w:lang w:val="es-VE"/>
                    </w:rPr>
                  </w:pPr>
                  <w:r w:rsidRPr="00FB6CD7">
                    <w:rPr>
                      <w:lang w:val="es-VE"/>
                    </w:rPr>
                    <w:t>A</w:t>
                  </w:r>
                </w:p>
              </w:tc>
              <w:tc>
                <w:tcPr>
                  <w:tcW w:w="222" w:type="pct"/>
                  <w:tcBorders>
                    <w:top w:val="single" w:sz="4" w:space="0" w:color="auto"/>
                    <w:left w:val="single" w:sz="4" w:space="0" w:color="auto"/>
                    <w:bottom w:val="single" w:sz="4" w:space="0" w:color="auto"/>
                    <w:right w:val="single" w:sz="4" w:space="0" w:color="auto"/>
                  </w:tcBorders>
                </w:tcPr>
                <w:p w14:paraId="674E82F4" w14:textId="77777777" w:rsidR="0084489A" w:rsidRPr="00FB6CD7" w:rsidRDefault="0084489A" w:rsidP="00DD0C90">
                  <w:pPr>
                    <w:rPr>
                      <w:lang w:val="es-VE"/>
                    </w:rPr>
                  </w:pPr>
                  <w:r w:rsidRPr="00FB6CD7">
                    <w:rPr>
                      <w:lang w:val="es-VE"/>
                    </w:rPr>
                    <w:t>20</w:t>
                  </w:r>
                </w:p>
              </w:tc>
              <w:tc>
                <w:tcPr>
                  <w:tcW w:w="300" w:type="pct"/>
                  <w:tcBorders>
                    <w:top w:val="single" w:sz="4" w:space="0" w:color="auto"/>
                    <w:left w:val="single" w:sz="4" w:space="0" w:color="auto"/>
                    <w:bottom w:val="single" w:sz="4" w:space="0" w:color="auto"/>
                    <w:right w:val="single" w:sz="4" w:space="0" w:color="auto"/>
                  </w:tcBorders>
                </w:tcPr>
                <w:p w14:paraId="4A02A6E1" w14:textId="77777777" w:rsidR="0084489A" w:rsidRPr="00FB6CD7" w:rsidRDefault="0084489A" w:rsidP="00DD0C90">
                  <w:pPr>
                    <w:rPr>
                      <w:lang w:val="es-VE"/>
                    </w:rPr>
                  </w:pPr>
                </w:p>
              </w:tc>
              <w:tc>
                <w:tcPr>
                  <w:tcW w:w="300" w:type="pct"/>
                  <w:tcBorders>
                    <w:top w:val="single" w:sz="4" w:space="0" w:color="auto"/>
                    <w:left w:val="single" w:sz="4" w:space="0" w:color="auto"/>
                    <w:bottom w:val="single" w:sz="4" w:space="0" w:color="auto"/>
                    <w:right w:val="single" w:sz="4" w:space="0" w:color="auto"/>
                  </w:tcBorders>
                </w:tcPr>
                <w:p w14:paraId="62C8D037"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CE8BCF3"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7A5907E"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45A4FFEC" w14:textId="77777777" w:rsidR="0084489A" w:rsidRPr="00FB6CD7" w:rsidRDefault="0084489A" w:rsidP="00DD0C90">
                  <w:pPr>
                    <w:rPr>
                      <w:lang w:val="es-VE"/>
                    </w:rPr>
                  </w:pPr>
                </w:p>
              </w:tc>
            </w:tr>
            <w:tr w:rsidR="0084489A" w:rsidRPr="00142753" w14:paraId="057323C3" w14:textId="77777777" w:rsidTr="00DD0C90">
              <w:tc>
                <w:tcPr>
                  <w:tcW w:w="194" w:type="pct"/>
                  <w:tcBorders>
                    <w:top w:val="single" w:sz="4" w:space="0" w:color="auto"/>
                    <w:left w:val="single" w:sz="4" w:space="0" w:color="auto"/>
                    <w:bottom w:val="single" w:sz="4" w:space="0" w:color="auto"/>
                    <w:right w:val="single" w:sz="4" w:space="0" w:color="auto"/>
                  </w:tcBorders>
                </w:tcPr>
                <w:p w14:paraId="66380D33" w14:textId="77777777" w:rsidR="0084489A" w:rsidRPr="00FB6CD7" w:rsidRDefault="0084489A" w:rsidP="00DD0C90">
                  <w:pPr>
                    <w:rPr>
                      <w:lang w:val="es-VE"/>
                    </w:rPr>
                  </w:pPr>
                  <w:r w:rsidRPr="00FB6CD7">
                    <w:rPr>
                      <w:lang w:val="es-VE"/>
                    </w:rPr>
                    <w:t>2</w:t>
                  </w:r>
                </w:p>
              </w:tc>
              <w:tc>
                <w:tcPr>
                  <w:tcW w:w="1063" w:type="pct"/>
                  <w:tcBorders>
                    <w:top w:val="single" w:sz="4" w:space="0" w:color="auto"/>
                    <w:left w:val="single" w:sz="4" w:space="0" w:color="auto"/>
                    <w:bottom w:val="single" w:sz="4" w:space="0" w:color="auto"/>
                    <w:right w:val="single" w:sz="4" w:space="0" w:color="auto"/>
                  </w:tcBorders>
                </w:tcPr>
                <w:p w14:paraId="0F5F3E0A" w14:textId="77777777" w:rsidR="0084489A" w:rsidRPr="00FB6CD7" w:rsidRDefault="0084489A" w:rsidP="00DD0C90">
                  <w:pPr>
                    <w:rPr>
                      <w:lang w:val="es-VE"/>
                    </w:rPr>
                  </w:pPr>
                  <w:r w:rsidRPr="00FB6CD7">
                    <w:rPr>
                      <w:lang w:val="es-VE"/>
                    </w:rPr>
                    <w:t>Experiencia</w:t>
                  </w:r>
                </w:p>
              </w:tc>
              <w:tc>
                <w:tcPr>
                  <w:tcW w:w="1540" w:type="pct"/>
                  <w:tcBorders>
                    <w:top w:val="single" w:sz="4" w:space="0" w:color="auto"/>
                    <w:left w:val="single" w:sz="4" w:space="0" w:color="auto"/>
                    <w:bottom w:val="single" w:sz="4" w:space="0" w:color="auto"/>
                    <w:right w:val="single" w:sz="4" w:space="0" w:color="auto"/>
                  </w:tcBorders>
                </w:tcPr>
                <w:p w14:paraId="53DBB74F" w14:textId="77777777" w:rsidR="0084489A" w:rsidRPr="00FB6CD7" w:rsidRDefault="0084489A" w:rsidP="00DD0C90">
                  <w:pPr>
                    <w:rPr>
                      <w:lang w:val="es-VE"/>
                    </w:rPr>
                  </w:pPr>
                  <w:r w:rsidRPr="00FB6CD7">
                    <w:rPr>
                      <w:lang w:val="es-VE"/>
                    </w:rPr>
                    <w:t xml:space="preserve">Curriculum o experiencia que se tenga dentro del cargo a postular </w:t>
                  </w:r>
                </w:p>
              </w:tc>
              <w:tc>
                <w:tcPr>
                  <w:tcW w:w="229" w:type="pct"/>
                  <w:tcBorders>
                    <w:top w:val="single" w:sz="4" w:space="0" w:color="auto"/>
                    <w:left w:val="single" w:sz="4" w:space="0" w:color="auto"/>
                    <w:bottom w:val="single" w:sz="4" w:space="0" w:color="auto"/>
                    <w:right w:val="single" w:sz="4" w:space="0" w:color="auto"/>
                  </w:tcBorders>
                </w:tcPr>
                <w:p w14:paraId="2F143BF3" w14:textId="77777777" w:rsidR="0084489A" w:rsidRPr="00FB6CD7" w:rsidRDefault="0084489A" w:rsidP="00DD0C90">
                  <w:pPr>
                    <w:rPr>
                      <w:lang w:val="es-VE"/>
                    </w:rPr>
                  </w:pPr>
                  <w:r w:rsidRPr="00FB6CD7">
                    <w:rPr>
                      <w:lang w:val="es-VE"/>
                    </w:rPr>
                    <w:t>AN</w:t>
                  </w:r>
                </w:p>
              </w:tc>
              <w:tc>
                <w:tcPr>
                  <w:tcW w:w="222" w:type="pct"/>
                  <w:tcBorders>
                    <w:top w:val="single" w:sz="4" w:space="0" w:color="auto"/>
                    <w:left w:val="single" w:sz="4" w:space="0" w:color="auto"/>
                    <w:bottom w:val="single" w:sz="4" w:space="0" w:color="auto"/>
                    <w:right w:val="single" w:sz="4" w:space="0" w:color="auto"/>
                  </w:tcBorders>
                </w:tcPr>
                <w:p w14:paraId="364CA27C" w14:textId="77777777" w:rsidR="0084489A" w:rsidRPr="00FB6CD7" w:rsidRDefault="0084489A" w:rsidP="00DD0C90">
                  <w:pPr>
                    <w:rPr>
                      <w:lang w:val="es-VE"/>
                    </w:rPr>
                  </w:pPr>
                  <w:r w:rsidRPr="00FB6CD7">
                    <w:rPr>
                      <w:lang w:val="es-VE"/>
                    </w:rPr>
                    <w:t>1000</w:t>
                  </w:r>
                </w:p>
              </w:tc>
              <w:tc>
                <w:tcPr>
                  <w:tcW w:w="300" w:type="pct"/>
                  <w:tcBorders>
                    <w:top w:val="single" w:sz="4" w:space="0" w:color="auto"/>
                    <w:left w:val="single" w:sz="4" w:space="0" w:color="auto"/>
                    <w:bottom w:val="single" w:sz="4" w:space="0" w:color="auto"/>
                    <w:right w:val="single" w:sz="4" w:space="0" w:color="auto"/>
                  </w:tcBorders>
                </w:tcPr>
                <w:p w14:paraId="35023448" w14:textId="77777777" w:rsidR="0084489A" w:rsidRPr="00FB6CD7" w:rsidRDefault="0084489A" w:rsidP="00DD0C90">
                  <w:pPr>
                    <w:rPr>
                      <w:lang w:val="es-VE"/>
                    </w:rPr>
                  </w:pPr>
                </w:p>
              </w:tc>
              <w:tc>
                <w:tcPr>
                  <w:tcW w:w="300" w:type="pct"/>
                  <w:tcBorders>
                    <w:top w:val="single" w:sz="4" w:space="0" w:color="auto"/>
                    <w:left w:val="single" w:sz="4" w:space="0" w:color="auto"/>
                    <w:bottom w:val="single" w:sz="4" w:space="0" w:color="auto"/>
                    <w:right w:val="single" w:sz="4" w:space="0" w:color="auto"/>
                  </w:tcBorders>
                </w:tcPr>
                <w:p w14:paraId="309C81B4"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F289E2B"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5448D846"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099DCAA0" w14:textId="2B5BE228" w:rsidR="0084489A" w:rsidRPr="00FB6CD7" w:rsidRDefault="0084489A" w:rsidP="00DD0C90">
                  <w:pPr>
                    <w:rPr>
                      <w:lang w:val="es-VE"/>
                    </w:rPr>
                  </w:pPr>
                  <w:r w:rsidRPr="00FB6CD7">
                    <w:rPr>
                      <w:lang w:val="es-VE"/>
                    </w:rPr>
                    <w:t>El campo no puede estar vacío.</w:t>
                  </w:r>
                </w:p>
              </w:tc>
            </w:tr>
            <w:tr w:rsidR="0084489A" w:rsidRPr="00FB6CD7" w14:paraId="6C30951A" w14:textId="77777777" w:rsidTr="00DD0C90">
              <w:tc>
                <w:tcPr>
                  <w:tcW w:w="194" w:type="pct"/>
                  <w:tcBorders>
                    <w:top w:val="single" w:sz="4" w:space="0" w:color="auto"/>
                    <w:left w:val="single" w:sz="4" w:space="0" w:color="auto"/>
                    <w:bottom w:val="single" w:sz="4" w:space="0" w:color="auto"/>
                    <w:right w:val="single" w:sz="4" w:space="0" w:color="auto"/>
                  </w:tcBorders>
                </w:tcPr>
                <w:p w14:paraId="2D2F95D4" w14:textId="77777777" w:rsidR="0084489A" w:rsidRPr="00FB6CD7" w:rsidRDefault="0084489A" w:rsidP="00DD0C90">
                  <w:pPr>
                    <w:rPr>
                      <w:lang w:val="es-VE"/>
                    </w:rPr>
                  </w:pPr>
                  <w:r w:rsidRPr="00FB6CD7">
                    <w:rPr>
                      <w:lang w:val="es-VE"/>
                    </w:rPr>
                    <w:t>3</w:t>
                  </w:r>
                </w:p>
              </w:tc>
              <w:tc>
                <w:tcPr>
                  <w:tcW w:w="1063" w:type="pct"/>
                  <w:tcBorders>
                    <w:top w:val="single" w:sz="4" w:space="0" w:color="auto"/>
                    <w:left w:val="single" w:sz="4" w:space="0" w:color="auto"/>
                    <w:bottom w:val="single" w:sz="4" w:space="0" w:color="auto"/>
                    <w:right w:val="single" w:sz="4" w:space="0" w:color="auto"/>
                  </w:tcBorders>
                </w:tcPr>
                <w:p w14:paraId="1593C361" w14:textId="77777777" w:rsidR="0084489A" w:rsidRPr="00FB6CD7" w:rsidRDefault="0084489A" w:rsidP="00DD0C90">
                  <w:pPr>
                    <w:rPr>
                      <w:lang w:val="es-VE"/>
                    </w:rPr>
                  </w:pPr>
                  <w:r w:rsidRPr="00FB6CD7">
                    <w:rPr>
                      <w:lang w:val="es-VE"/>
                    </w:rPr>
                    <w:t>Profesión</w:t>
                  </w:r>
                </w:p>
              </w:tc>
              <w:tc>
                <w:tcPr>
                  <w:tcW w:w="1540" w:type="pct"/>
                  <w:tcBorders>
                    <w:top w:val="single" w:sz="4" w:space="0" w:color="auto"/>
                    <w:left w:val="single" w:sz="4" w:space="0" w:color="auto"/>
                    <w:bottom w:val="single" w:sz="4" w:space="0" w:color="auto"/>
                    <w:right w:val="single" w:sz="4" w:space="0" w:color="auto"/>
                  </w:tcBorders>
                </w:tcPr>
                <w:p w14:paraId="60BB2027" w14:textId="77777777" w:rsidR="0084489A" w:rsidRPr="00FB6CD7" w:rsidRDefault="0084489A" w:rsidP="00DD0C90">
                  <w:pPr>
                    <w:rPr>
                      <w:lang w:val="es-VE"/>
                    </w:rPr>
                  </w:pPr>
                  <w:r w:rsidRPr="00FB6CD7">
                    <w:rPr>
                      <w:lang w:val="es-VE"/>
                    </w:rPr>
                    <w:t>Profesión del aspirante</w:t>
                  </w:r>
                </w:p>
              </w:tc>
              <w:tc>
                <w:tcPr>
                  <w:tcW w:w="229" w:type="pct"/>
                  <w:tcBorders>
                    <w:top w:val="single" w:sz="4" w:space="0" w:color="auto"/>
                    <w:left w:val="single" w:sz="4" w:space="0" w:color="auto"/>
                    <w:bottom w:val="single" w:sz="4" w:space="0" w:color="auto"/>
                    <w:right w:val="single" w:sz="4" w:space="0" w:color="auto"/>
                  </w:tcBorders>
                </w:tcPr>
                <w:p w14:paraId="05CD4FB0" w14:textId="77777777" w:rsidR="0084489A" w:rsidRPr="00FB6CD7" w:rsidRDefault="0084489A" w:rsidP="00DD0C90">
                  <w:pPr>
                    <w:rPr>
                      <w:lang w:val="es-VE"/>
                    </w:rPr>
                  </w:pPr>
                  <w:r w:rsidRPr="00FB6CD7">
                    <w:rPr>
                      <w:lang w:val="es-VE"/>
                    </w:rPr>
                    <w:t>A</w:t>
                  </w:r>
                </w:p>
              </w:tc>
              <w:tc>
                <w:tcPr>
                  <w:tcW w:w="222" w:type="pct"/>
                  <w:tcBorders>
                    <w:top w:val="single" w:sz="4" w:space="0" w:color="auto"/>
                    <w:left w:val="single" w:sz="4" w:space="0" w:color="auto"/>
                    <w:bottom w:val="single" w:sz="4" w:space="0" w:color="auto"/>
                    <w:right w:val="single" w:sz="4" w:space="0" w:color="auto"/>
                  </w:tcBorders>
                </w:tcPr>
                <w:p w14:paraId="3076CC69" w14:textId="77777777" w:rsidR="0084489A" w:rsidRPr="00FB6CD7" w:rsidRDefault="0084489A" w:rsidP="00DD0C90">
                  <w:pPr>
                    <w:rPr>
                      <w:lang w:val="es-VE"/>
                    </w:rPr>
                  </w:pPr>
                  <w:r w:rsidRPr="00FB6CD7">
                    <w:rPr>
                      <w:lang w:val="es-VE"/>
                    </w:rPr>
                    <w:t>30</w:t>
                  </w:r>
                </w:p>
              </w:tc>
              <w:tc>
                <w:tcPr>
                  <w:tcW w:w="300" w:type="pct"/>
                  <w:tcBorders>
                    <w:top w:val="single" w:sz="4" w:space="0" w:color="auto"/>
                    <w:left w:val="single" w:sz="4" w:space="0" w:color="auto"/>
                    <w:bottom w:val="single" w:sz="4" w:space="0" w:color="auto"/>
                    <w:right w:val="single" w:sz="4" w:space="0" w:color="auto"/>
                  </w:tcBorders>
                </w:tcPr>
                <w:p w14:paraId="588C97D5" w14:textId="77777777" w:rsidR="0084489A" w:rsidRPr="00FB6CD7" w:rsidRDefault="0084489A" w:rsidP="00DD0C90">
                  <w:pPr>
                    <w:rPr>
                      <w:lang w:val="es-VE"/>
                    </w:rPr>
                  </w:pPr>
                </w:p>
              </w:tc>
              <w:tc>
                <w:tcPr>
                  <w:tcW w:w="300" w:type="pct"/>
                  <w:tcBorders>
                    <w:top w:val="single" w:sz="4" w:space="0" w:color="auto"/>
                    <w:left w:val="single" w:sz="4" w:space="0" w:color="auto"/>
                    <w:bottom w:val="single" w:sz="4" w:space="0" w:color="auto"/>
                    <w:right w:val="single" w:sz="4" w:space="0" w:color="auto"/>
                  </w:tcBorders>
                </w:tcPr>
                <w:p w14:paraId="24A9AF5B"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1CB8FBE5"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7FA43EC1"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B0865A7" w14:textId="77777777" w:rsidR="0084489A" w:rsidRPr="00FB6CD7" w:rsidRDefault="0084489A" w:rsidP="00DD0C90">
                  <w:pPr>
                    <w:rPr>
                      <w:lang w:val="es-VE"/>
                    </w:rPr>
                  </w:pPr>
                </w:p>
              </w:tc>
            </w:tr>
            <w:tr w:rsidR="0084489A" w:rsidRPr="00142753" w14:paraId="4C21A336" w14:textId="77777777" w:rsidTr="00DD0C90">
              <w:tc>
                <w:tcPr>
                  <w:tcW w:w="194" w:type="pct"/>
                  <w:tcBorders>
                    <w:top w:val="single" w:sz="4" w:space="0" w:color="auto"/>
                    <w:left w:val="single" w:sz="4" w:space="0" w:color="auto"/>
                    <w:bottom w:val="single" w:sz="4" w:space="0" w:color="auto"/>
                    <w:right w:val="single" w:sz="4" w:space="0" w:color="auto"/>
                  </w:tcBorders>
                </w:tcPr>
                <w:p w14:paraId="1ED4F3B1" w14:textId="77777777" w:rsidR="0084489A" w:rsidRPr="00FB6CD7" w:rsidRDefault="0084489A" w:rsidP="00DD0C90">
                  <w:pPr>
                    <w:rPr>
                      <w:lang w:val="es-VE"/>
                    </w:rPr>
                  </w:pPr>
                  <w:r w:rsidRPr="00FB6CD7">
                    <w:rPr>
                      <w:lang w:val="es-VE"/>
                    </w:rPr>
                    <w:lastRenderedPageBreak/>
                    <w:t>4</w:t>
                  </w:r>
                </w:p>
              </w:tc>
              <w:tc>
                <w:tcPr>
                  <w:tcW w:w="1063" w:type="pct"/>
                  <w:tcBorders>
                    <w:top w:val="single" w:sz="4" w:space="0" w:color="auto"/>
                    <w:left w:val="single" w:sz="4" w:space="0" w:color="auto"/>
                    <w:bottom w:val="single" w:sz="4" w:space="0" w:color="auto"/>
                    <w:right w:val="single" w:sz="4" w:space="0" w:color="auto"/>
                  </w:tcBorders>
                </w:tcPr>
                <w:p w14:paraId="6A95A0D8" w14:textId="77777777" w:rsidR="0084489A" w:rsidRPr="00FB6CD7" w:rsidRDefault="0084489A" w:rsidP="00DD0C90">
                  <w:pPr>
                    <w:rPr>
                      <w:lang w:val="es-VE"/>
                    </w:rPr>
                  </w:pPr>
                  <w:r w:rsidRPr="00FB6CD7">
                    <w:rPr>
                      <w:lang w:val="es-VE"/>
                    </w:rPr>
                    <w:t>Mensajes emergentes</w:t>
                  </w:r>
                </w:p>
              </w:tc>
              <w:tc>
                <w:tcPr>
                  <w:tcW w:w="1540" w:type="pct"/>
                  <w:tcBorders>
                    <w:top w:val="single" w:sz="4" w:space="0" w:color="auto"/>
                    <w:left w:val="single" w:sz="4" w:space="0" w:color="auto"/>
                    <w:bottom w:val="single" w:sz="4" w:space="0" w:color="auto"/>
                    <w:right w:val="single" w:sz="4" w:space="0" w:color="auto"/>
                  </w:tcBorders>
                </w:tcPr>
                <w:p w14:paraId="09486C9E" w14:textId="77777777" w:rsidR="0084489A" w:rsidRPr="00FB6CD7" w:rsidRDefault="0084489A" w:rsidP="00DD0C90">
                  <w:pPr>
                    <w:rPr>
                      <w:lang w:val="es-VE"/>
                    </w:rPr>
                  </w:pPr>
                  <w:r w:rsidRPr="00FB6CD7">
                    <w:rPr>
                      <w:lang w:val="es-VE"/>
                    </w:rPr>
                    <w:t>Mensaje de error dentro del campos que contengan error</w:t>
                  </w:r>
                </w:p>
              </w:tc>
              <w:tc>
                <w:tcPr>
                  <w:tcW w:w="229" w:type="pct"/>
                  <w:tcBorders>
                    <w:top w:val="single" w:sz="4" w:space="0" w:color="auto"/>
                    <w:left w:val="single" w:sz="4" w:space="0" w:color="auto"/>
                    <w:bottom w:val="single" w:sz="4" w:space="0" w:color="auto"/>
                    <w:right w:val="single" w:sz="4" w:space="0" w:color="auto"/>
                  </w:tcBorders>
                </w:tcPr>
                <w:p w14:paraId="3A7B9D53" w14:textId="77777777" w:rsidR="0084489A" w:rsidRPr="00FB6CD7" w:rsidRDefault="0084489A" w:rsidP="00DD0C90">
                  <w:pPr>
                    <w:rPr>
                      <w:lang w:val="es-VE"/>
                    </w:rPr>
                  </w:pPr>
                  <w:r w:rsidRPr="00FB6CD7">
                    <w:rPr>
                      <w:lang w:val="es-VE"/>
                    </w:rPr>
                    <w:t>A</w:t>
                  </w:r>
                </w:p>
              </w:tc>
              <w:tc>
                <w:tcPr>
                  <w:tcW w:w="222" w:type="pct"/>
                  <w:tcBorders>
                    <w:top w:val="single" w:sz="4" w:space="0" w:color="auto"/>
                    <w:left w:val="single" w:sz="4" w:space="0" w:color="auto"/>
                    <w:bottom w:val="single" w:sz="4" w:space="0" w:color="auto"/>
                    <w:right w:val="single" w:sz="4" w:space="0" w:color="auto"/>
                  </w:tcBorders>
                </w:tcPr>
                <w:p w14:paraId="334F4E46" w14:textId="2EF0A522" w:rsidR="0084489A" w:rsidRPr="00FB6CD7" w:rsidRDefault="0004257F" w:rsidP="00DD0C90">
                  <w:pPr>
                    <w:rPr>
                      <w:lang w:val="es-VE"/>
                    </w:rPr>
                  </w:pPr>
                  <w:r>
                    <w:rPr>
                      <w:lang w:val="es-VE"/>
                    </w:rPr>
                    <w:t>6</w:t>
                  </w:r>
                  <w:r w:rsidR="0084489A" w:rsidRPr="00FB6CD7">
                    <w:rPr>
                      <w:lang w:val="es-VE"/>
                    </w:rPr>
                    <w:t>0</w:t>
                  </w:r>
                </w:p>
              </w:tc>
              <w:tc>
                <w:tcPr>
                  <w:tcW w:w="300" w:type="pct"/>
                  <w:tcBorders>
                    <w:top w:val="single" w:sz="4" w:space="0" w:color="auto"/>
                    <w:left w:val="single" w:sz="4" w:space="0" w:color="auto"/>
                    <w:bottom w:val="single" w:sz="4" w:space="0" w:color="auto"/>
                    <w:right w:val="single" w:sz="4" w:space="0" w:color="auto"/>
                  </w:tcBorders>
                </w:tcPr>
                <w:p w14:paraId="047A9419" w14:textId="77777777" w:rsidR="0084489A" w:rsidRPr="00FB6CD7" w:rsidRDefault="0084489A" w:rsidP="00DD0C90">
                  <w:pPr>
                    <w:rPr>
                      <w:lang w:val="es-VE"/>
                    </w:rPr>
                  </w:pPr>
                </w:p>
              </w:tc>
              <w:tc>
                <w:tcPr>
                  <w:tcW w:w="300" w:type="pct"/>
                  <w:tcBorders>
                    <w:top w:val="single" w:sz="4" w:space="0" w:color="auto"/>
                    <w:left w:val="single" w:sz="4" w:space="0" w:color="auto"/>
                    <w:bottom w:val="single" w:sz="4" w:space="0" w:color="auto"/>
                    <w:right w:val="single" w:sz="4" w:space="0" w:color="auto"/>
                  </w:tcBorders>
                </w:tcPr>
                <w:p w14:paraId="6D902D30"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F228DC9" w14:textId="77777777" w:rsidR="0084489A" w:rsidRPr="00FB6CD7" w:rsidRDefault="0084489A"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7BA641E4"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343ABAEB" w14:textId="77777777" w:rsidR="0084489A" w:rsidRPr="00FB6CD7" w:rsidRDefault="0084489A" w:rsidP="00DD0C90">
                  <w:pPr>
                    <w:rPr>
                      <w:lang w:val="es-VE"/>
                    </w:rPr>
                  </w:pPr>
                  <w:r w:rsidRPr="00FB6CD7">
                    <w:rPr>
                      <w:lang w:val="es-VE"/>
                    </w:rPr>
                    <w:t>Se confirma que el usuario ha leído el mensaje</w:t>
                  </w:r>
                </w:p>
              </w:tc>
            </w:tr>
          </w:tbl>
          <w:p w14:paraId="417F204A" w14:textId="77777777" w:rsidR="0084489A" w:rsidRPr="00FB6CD7" w:rsidRDefault="0084489A" w:rsidP="00DD0C90">
            <w:pPr>
              <w:tabs>
                <w:tab w:val="left" w:pos="4533"/>
                <w:tab w:val="left" w:pos="8760"/>
              </w:tabs>
              <w:spacing w:line="240" w:lineRule="auto"/>
              <w:jc w:val="left"/>
              <w:rPr>
                <w:b/>
                <w:bCs/>
                <w:lang w:val="es-VE"/>
              </w:rPr>
            </w:pPr>
          </w:p>
          <w:p w14:paraId="45069046" w14:textId="77777777" w:rsidR="0084489A" w:rsidRPr="00FB6CD7" w:rsidRDefault="0084489A" w:rsidP="00DD0C90">
            <w:pPr>
              <w:tabs>
                <w:tab w:val="left" w:pos="4533"/>
                <w:tab w:val="left" w:pos="8760"/>
              </w:tabs>
              <w:spacing w:line="240" w:lineRule="auto"/>
              <w:jc w:val="left"/>
              <w:rPr>
                <w:b/>
                <w:bCs/>
                <w:lang w:val="es-VE" w:eastAsia="es-ES"/>
              </w:rPr>
            </w:pPr>
            <w:r w:rsidRPr="00FB6CD7">
              <w:rPr>
                <w:b/>
                <w:bCs/>
                <w:lang w:val="es-VE" w:eastAsia="es-ES"/>
              </w:rPr>
              <w:tab/>
            </w:r>
          </w:p>
        </w:tc>
      </w:tr>
      <w:tr w:rsidR="0084489A" w:rsidRPr="00142753" w14:paraId="42C5D885" w14:textId="77777777" w:rsidTr="00DD0C90">
        <w:trPr>
          <w:cantSplit/>
          <w:trHeight w:val="459"/>
        </w:trPr>
        <w:tc>
          <w:tcPr>
            <w:tcW w:w="0" w:type="auto"/>
          </w:tcPr>
          <w:p w14:paraId="623547C8" w14:textId="77777777" w:rsidR="0084489A" w:rsidRPr="00FB6CD7" w:rsidRDefault="0084489A" w:rsidP="00DD0C90">
            <w:pPr>
              <w:rPr>
                <w:rStyle w:val="InfoBlueCar"/>
                <w:b/>
                <w:bCs/>
                <w:color w:val="auto"/>
                <w:lang w:val="es-VE"/>
              </w:rPr>
            </w:pPr>
            <w:r w:rsidRPr="00FB6CD7">
              <w:rPr>
                <w:b/>
                <w:bCs/>
                <w:lang w:val="es-VE"/>
              </w:rPr>
              <w:lastRenderedPageBreak/>
              <w:t>Prioridad:</w:t>
            </w:r>
          </w:p>
          <w:p w14:paraId="310FB600" w14:textId="77777777" w:rsidR="0084489A" w:rsidRPr="00FB6CD7" w:rsidRDefault="0084489A" w:rsidP="00DD0C90">
            <w:pPr>
              <w:rPr>
                <w:lang w:val="es-VE"/>
              </w:rPr>
            </w:pPr>
            <w:r w:rsidRPr="00FB6CD7">
              <w:rPr>
                <w:lang w:val="es-VE"/>
              </w:rPr>
              <w:t xml:space="preserve">( ) Alta          ( ) Media alta          ( </w:t>
            </w:r>
            <w:r w:rsidRPr="00FB6CD7">
              <w:rPr>
                <w:b/>
                <w:bCs/>
                <w:lang w:val="es-VE"/>
              </w:rPr>
              <w:t xml:space="preserve">X </w:t>
            </w:r>
            <w:r w:rsidRPr="00FB6CD7">
              <w:rPr>
                <w:lang w:val="es-VE"/>
              </w:rPr>
              <w:t>) Media          (  ) Media baja          (  ) Baja</w:t>
            </w:r>
            <w:r w:rsidRPr="00FB6CD7">
              <w:rPr>
                <w:lang w:val="es-VE"/>
              </w:rPr>
              <w:tab/>
            </w:r>
          </w:p>
        </w:tc>
      </w:tr>
    </w:tbl>
    <w:p w14:paraId="6465C2FE"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0A5DE96E" w14:textId="77777777" w:rsidR="00C006D0" w:rsidRPr="00FB6CD7" w:rsidRDefault="00C006D0" w:rsidP="00C006D0">
      <w:pPr>
        <w:keepNext/>
        <w:numPr>
          <w:ilvl w:val="1"/>
          <w:numId w:val="1"/>
        </w:numPr>
        <w:spacing w:before="120" w:after="60"/>
        <w:outlineLvl w:val="1"/>
        <w:rPr>
          <w:rFonts w:ascii="Arial" w:hAnsi="Arial" w:cs="Arial"/>
          <w:b/>
          <w:bCs/>
          <w:lang w:val="es-VE"/>
        </w:rPr>
      </w:pPr>
      <w:r w:rsidRPr="00FB6CD7">
        <w:rPr>
          <w:rFonts w:ascii="Arial" w:hAnsi="Arial" w:cs="Arial"/>
          <w:b/>
          <w:bCs/>
          <w:lang w:val="es-VE"/>
        </w:rPr>
        <w:t>&lt;req8 – Modificar Formulario de Búsqueda de Aspirantes&gt;</w:t>
      </w:r>
    </w:p>
    <w:p w14:paraId="4FD0E5D2" w14:textId="2EF681EF"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Andrea Mendoza)</w:t>
      </w: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84489A" w:rsidRPr="00142753" w14:paraId="1823069B" w14:textId="77777777" w:rsidTr="00DD0C90">
        <w:trPr>
          <w:trHeight w:val="373"/>
        </w:trPr>
        <w:tc>
          <w:tcPr>
            <w:tcW w:w="0" w:type="auto"/>
            <w:vMerge w:val="restart"/>
          </w:tcPr>
          <w:p w14:paraId="255C7C33" w14:textId="77777777" w:rsidR="0084489A" w:rsidRPr="00FB6CD7" w:rsidRDefault="0084489A" w:rsidP="00DD0C90">
            <w:pPr>
              <w:rPr>
                <w:b/>
                <w:bCs/>
                <w:lang w:val="es-VE"/>
              </w:rPr>
            </w:pPr>
            <w:r w:rsidRPr="00FB6CD7">
              <w:rPr>
                <w:b/>
                <w:bCs/>
                <w:lang w:val="es-VE"/>
              </w:rPr>
              <w:t>Característica Asociada:</w:t>
            </w:r>
          </w:p>
          <w:p w14:paraId="68156726" w14:textId="77777777" w:rsidR="0084489A" w:rsidRPr="00FB6CD7" w:rsidRDefault="0084489A" w:rsidP="00DD0C90">
            <w:pPr>
              <w:pStyle w:val="InfoBlue"/>
              <w:rPr>
                <w:i w:val="0"/>
                <w:iCs w:val="0"/>
                <w:color w:val="auto"/>
                <w:lang w:val="es-VE"/>
              </w:rPr>
            </w:pPr>
            <w:r w:rsidRPr="00FB6CD7">
              <w:rPr>
                <w:i w:val="0"/>
                <w:iCs w:val="0"/>
                <w:color w:val="auto"/>
                <w:lang w:val="es-VE"/>
              </w:rPr>
              <w:t xml:space="preserve">         Gestión de Usuarios.</w:t>
            </w:r>
          </w:p>
        </w:tc>
      </w:tr>
      <w:tr w:rsidR="0084489A" w:rsidRPr="00142753" w14:paraId="18112023" w14:textId="77777777" w:rsidTr="00DD0C90">
        <w:trPr>
          <w:trHeight w:val="373"/>
        </w:trPr>
        <w:tc>
          <w:tcPr>
            <w:tcW w:w="0" w:type="auto"/>
            <w:vMerge/>
          </w:tcPr>
          <w:p w14:paraId="12C12E12" w14:textId="77777777" w:rsidR="0084489A" w:rsidRPr="00FB6CD7" w:rsidRDefault="0084489A" w:rsidP="00DD0C90">
            <w:pPr>
              <w:pStyle w:val="InfoBlue"/>
              <w:rPr>
                <w:i w:val="0"/>
                <w:iCs w:val="0"/>
                <w:color w:val="auto"/>
                <w:lang w:val="es-VE"/>
              </w:rPr>
            </w:pPr>
          </w:p>
        </w:tc>
      </w:tr>
      <w:tr w:rsidR="0084489A" w:rsidRPr="00142753" w14:paraId="3DA0D497" w14:textId="77777777" w:rsidTr="00DD0C90">
        <w:tc>
          <w:tcPr>
            <w:tcW w:w="0" w:type="auto"/>
          </w:tcPr>
          <w:p w14:paraId="640AB003" w14:textId="77777777" w:rsidR="0084489A" w:rsidRPr="00FB6CD7" w:rsidRDefault="0084489A" w:rsidP="00DD0C90">
            <w:pPr>
              <w:rPr>
                <w:b/>
                <w:bCs/>
                <w:lang w:val="es-VE"/>
              </w:rPr>
            </w:pPr>
            <w:r w:rsidRPr="00FB6CD7">
              <w:rPr>
                <w:b/>
                <w:bCs/>
                <w:lang w:val="es-VE"/>
              </w:rPr>
              <w:t>Descripción del requerimiento funcional:</w:t>
            </w:r>
          </w:p>
          <w:p w14:paraId="090F4001" w14:textId="73ED89B9" w:rsidR="0084489A" w:rsidRPr="00FB6CD7" w:rsidRDefault="0084489A" w:rsidP="00DD0C90">
            <w:pPr>
              <w:spacing w:after="120"/>
              <w:rPr>
                <w:iCs/>
                <w:color w:val="000000" w:themeColor="text1"/>
                <w:lang w:val="es-VE"/>
              </w:rPr>
            </w:pPr>
            <w:r w:rsidRPr="00FB6CD7">
              <w:rPr>
                <w:iCs/>
                <w:color w:val="000000" w:themeColor="text1"/>
                <w:lang w:val="es-VE" w:eastAsia="es-ES"/>
              </w:rPr>
              <w:t xml:space="preserve">          El sistema debe modificar los datos del formulario de búsqueda del usuario empresa.</w:t>
            </w:r>
          </w:p>
          <w:p w14:paraId="291722D5" w14:textId="45744282" w:rsidR="0084489A" w:rsidRPr="00FB6CD7" w:rsidRDefault="0084489A" w:rsidP="00DD0C90">
            <w:pPr>
              <w:rPr>
                <w:b/>
                <w:bCs/>
                <w:lang w:val="es-VE"/>
              </w:rPr>
            </w:pPr>
            <w:r w:rsidRPr="00FB6CD7">
              <w:rPr>
                <w:b/>
                <w:bCs/>
                <w:lang w:val="es-VE"/>
              </w:rPr>
              <w:t>Reglas de negocio asociadas:</w:t>
            </w:r>
          </w:p>
          <w:p w14:paraId="18285F7A" w14:textId="77777777" w:rsidR="00D15759" w:rsidRPr="00FB6CD7" w:rsidRDefault="00D15759" w:rsidP="00DD0C90">
            <w:pPr>
              <w:rPr>
                <w:b/>
                <w:bCs/>
                <w:lang w:val="es-VE"/>
              </w:rPr>
            </w:pPr>
          </w:p>
          <w:p w14:paraId="52763490" w14:textId="3295F2BC" w:rsidR="0084489A" w:rsidRPr="00FB6CD7" w:rsidRDefault="0084489A" w:rsidP="00DD0C90">
            <w:pPr>
              <w:rPr>
                <w:b/>
                <w:bCs/>
                <w:snapToGrid w:val="0"/>
                <w:lang w:val="es-VE"/>
              </w:rPr>
            </w:pPr>
            <w:r w:rsidRPr="00FB6CD7">
              <w:rPr>
                <w:b/>
                <w:bCs/>
                <w:snapToGrid w:val="0"/>
                <w:lang w:val="es-VE"/>
              </w:rPr>
              <w:t>Interfaces del requerimiento:</w:t>
            </w:r>
          </w:p>
          <w:p w14:paraId="1BCB4D35" w14:textId="77777777" w:rsidR="0084489A" w:rsidRPr="00FB6CD7" w:rsidRDefault="0084489A" w:rsidP="00DD0C90">
            <w:pPr>
              <w:jc w:val="left"/>
              <w:rPr>
                <w:snapToGrid w:val="0"/>
                <w:lang w:val="es-VE"/>
              </w:rPr>
            </w:pPr>
            <w:r w:rsidRPr="00FB6CD7">
              <w:rPr>
                <w:snapToGrid w:val="0"/>
                <w:lang w:val="es-VE"/>
              </w:rPr>
              <w:t xml:space="preserve">          Interfaz de modificación de Búsqueda de Aspirantes.</w:t>
            </w:r>
            <w:r w:rsidRPr="00FB6CD7">
              <w:rPr>
                <w:noProof/>
                <w:lang w:val="es-ES" w:eastAsia="es-ES"/>
              </w:rPr>
              <w:drawing>
                <wp:inline distT="0" distB="0" distL="0" distR="0" wp14:anchorId="370FC77E" wp14:editId="7364FE4B">
                  <wp:extent cx="5691553" cy="308292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461" cy="3085584"/>
                          </a:xfrm>
                          <a:prstGeom prst="rect">
                            <a:avLst/>
                          </a:prstGeom>
                        </pic:spPr>
                      </pic:pic>
                    </a:graphicData>
                  </a:graphic>
                </wp:inline>
              </w:drawing>
            </w:r>
          </w:p>
          <w:p w14:paraId="615DBC60" w14:textId="77777777" w:rsidR="0084489A" w:rsidRPr="00FB6CD7" w:rsidRDefault="0084489A" w:rsidP="00DD0C90">
            <w:pPr>
              <w:rPr>
                <w:b/>
                <w:bCs/>
                <w:lang w:val="es-VE"/>
              </w:rPr>
            </w:pPr>
            <w:r w:rsidRPr="00FB6CD7">
              <w:rPr>
                <w:b/>
                <w:bCs/>
                <w:lang w:val="es-VE"/>
              </w:rPr>
              <w:t>Estructura de datos: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931"/>
              <w:gridCol w:w="2828"/>
              <w:gridCol w:w="429"/>
              <w:gridCol w:w="540"/>
              <w:gridCol w:w="552"/>
              <w:gridCol w:w="552"/>
              <w:gridCol w:w="429"/>
              <w:gridCol w:w="496"/>
              <w:gridCol w:w="1230"/>
            </w:tblGrid>
            <w:tr w:rsidR="0084489A" w:rsidRPr="00FB6CD7" w14:paraId="6D8E87CE" w14:textId="77777777" w:rsidTr="00DD0C90">
              <w:tc>
                <w:tcPr>
                  <w:tcW w:w="194" w:type="pct"/>
                  <w:tcBorders>
                    <w:top w:val="single" w:sz="4" w:space="0" w:color="auto"/>
                    <w:left w:val="single" w:sz="4" w:space="0" w:color="auto"/>
                    <w:bottom w:val="single" w:sz="4" w:space="0" w:color="auto"/>
                    <w:right w:val="single" w:sz="4" w:space="0" w:color="auto"/>
                  </w:tcBorders>
                </w:tcPr>
                <w:p w14:paraId="64108BB6" w14:textId="77777777" w:rsidR="0084489A" w:rsidRPr="00FB6CD7" w:rsidRDefault="0084489A" w:rsidP="00DD0C90">
                  <w:pPr>
                    <w:jc w:val="center"/>
                    <w:rPr>
                      <w:b/>
                      <w:bCs/>
                      <w:lang w:val="es-VE"/>
                    </w:rPr>
                  </w:pPr>
                  <w:r w:rsidRPr="00FB6CD7">
                    <w:rPr>
                      <w:b/>
                      <w:bCs/>
                      <w:lang w:val="es-VE"/>
                    </w:rPr>
                    <w:t>ID</w:t>
                  </w:r>
                </w:p>
              </w:tc>
              <w:tc>
                <w:tcPr>
                  <w:tcW w:w="1033" w:type="pct"/>
                  <w:tcBorders>
                    <w:top w:val="single" w:sz="4" w:space="0" w:color="auto"/>
                    <w:left w:val="single" w:sz="4" w:space="0" w:color="auto"/>
                    <w:bottom w:val="single" w:sz="4" w:space="0" w:color="auto"/>
                    <w:right w:val="single" w:sz="4" w:space="0" w:color="auto"/>
                  </w:tcBorders>
                </w:tcPr>
                <w:p w14:paraId="69CCA0FA" w14:textId="77777777" w:rsidR="0084489A" w:rsidRPr="00FB6CD7" w:rsidRDefault="0084489A" w:rsidP="00DD0C90">
                  <w:pPr>
                    <w:jc w:val="center"/>
                    <w:rPr>
                      <w:b/>
                      <w:bCs/>
                      <w:lang w:val="es-VE"/>
                    </w:rPr>
                  </w:pPr>
                  <w:r w:rsidRPr="00FB6CD7">
                    <w:rPr>
                      <w:b/>
                      <w:bCs/>
                      <w:lang w:val="es-VE"/>
                    </w:rPr>
                    <w:t>Campo</w:t>
                  </w:r>
                </w:p>
              </w:tc>
              <w:tc>
                <w:tcPr>
                  <w:tcW w:w="1512" w:type="pct"/>
                  <w:tcBorders>
                    <w:top w:val="single" w:sz="4" w:space="0" w:color="auto"/>
                    <w:left w:val="single" w:sz="4" w:space="0" w:color="auto"/>
                    <w:bottom w:val="single" w:sz="4" w:space="0" w:color="auto"/>
                    <w:right w:val="single" w:sz="4" w:space="0" w:color="auto"/>
                  </w:tcBorders>
                </w:tcPr>
                <w:p w14:paraId="6A488B2F" w14:textId="77777777" w:rsidR="0084489A" w:rsidRPr="00FB6CD7" w:rsidRDefault="0084489A" w:rsidP="00DD0C90">
                  <w:pPr>
                    <w:jc w:val="center"/>
                    <w:rPr>
                      <w:b/>
                      <w:bCs/>
                      <w:lang w:val="es-VE"/>
                    </w:rPr>
                  </w:pPr>
                  <w:r w:rsidRPr="00FB6CD7">
                    <w:rPr>
                      <w:b/>
                      <w:bCs/>
                      <w:lang w:val="es-VE"/>
                    </w:rPr>
                    <w:t>Descripción</w:t>
                  </w:r>
                </w:p>
              </w:tc>
              <w:tc>
                <w:tcPr>
                  <w:tcW w:w="229" w:type="pct"/>
                  <w:tcBorders>
                    <w:top w:val="single" w:sz="4" w:space="0" w:color="auto"/>
                    <w:left w:val="single" w:sz="4" w:space="0" w:color="auto"/>
                    <w:bottom w:val="single" w:sz="4" w:space="0" w:color="auto"/>
                    <w:right w:val="single" w:sz="4" w:space="0" w:color="auto"/>
                  </w:tcBorders>
                </w:tcPr>
                <w:p w14:paraId="7C106748" w14:textId="77777777" w:rsidR="0084489A" w:rsidRPr="00FB6CD7" w:rsidRDefault="0084489A" w:rsidP="00DD0C90">
                  <w:pPr>
                    <w:jc w:val="center"/>
                    <w:rPr>
                      <w:b/>
                      <w:bCs/>
                      <w:lang w:val="es-VE"/>
                    </w:rPr>
                  </w:pPr>
                  <w:r w:rsidRPr="00FB6CD7">
                    <w:rPr>
                      <w:b/>
                      <w:bCs/>
                      <w:lang w:val="es-VE"/>
                    </w:rPr>
                    <w:t>T</w:t>
                  </w:r>
                </w:p>
              </w:tc>
              <w:tc>
                <w:tcPr>
                  <w:tcW w:w="289" w:type="pct"/>
                  <w:tcBorders>
                    <w:top w:val="single" w:sz="4" w:space="0" w:color="auto"/>
                    <w:left w:val="single" w:sz="4" w:space="0" w:color="auto"/>
                    <w:bottom w:val="single" w:sz="4" w:space="0" w:color="auto"/>
                    <w:right w:val="single" w:sz="4" w:space="0" w:color="auto"/>
                  </w:tcBorders>
                </w:tcPr>
                <w:p w14:paraId="1C5733DD" w14:textId="77777777" w:rsidR="0084489A" w:rsidRPr="00FB6CD7" w:rsidRDefault="0084489A" w:rsidP="00DD0C90">
                  <w:pPr>
                    <w:jc w:val="center"/>
                    <w:rPr>
                      <w:b/>
                      <w:bCs/>
                      <w:lang w:val="es-VE"/>
                    </w:rPr>
                  </w:pPr>
                  <w:r w:rsidRPr="00FB6CD7">
                    <w:rPr>
                      <w:b/>
                      <w:bCs/>
                      <w:lang w:val="es-VE"/>
                    </w:rPr>
                    <w:t>L</w:t>
                  </w:r>
                </w:p>
              </w:tc>
              <w:tc>
                <w:tcPr>
                  <w:tcW w:w="295" w:type="pct"/>
                  <w:tcBorders>
                    <w:top w:val="single" w:sz="4" w:space="0" w:color="auto"/>
                    <w:left w:val="single" w:sz="4" w:space="0" w:color="auto"/>
                    <w:bottom w:val="single" w:sz="4" w:space="0" w:color="auto"/>
                    <w:right w:val="single" w:sz="4" w:space="0" w:color="auto"/>
                  </w:tcBorders>
                </w:tcPr>
                <w:p w14:paraId="586D5EC1" w14:textId="77777777" w:rsidR="0084489A" w:rsidRPr="00FB6CD7" w:rsidRDefault="0084489A" w:rsidP="00DD0C90">
                  <w:pPr>
                    <w:jc w:val="center"/>
                    <w:rPr>
                      <w:b/>
                      <w:bCs/>
                      <w:lang w:val="es-VE"/>
                    </w:rPr>
                  </w:pPr>
                  <w:r w:rsidRPr="00FB6CD7">
                    <w:rPr>
                      <w:b/>
                      <w:bCs/>
                      <w:lang w:val="es-VE"/>
                    </w:rPr>
                    <w:t>RPV</w:t>
                  </w:r>
                </w:p>
              </w:tc>
              <w:tc>
                <w:tcPr>
                  <w:tcW w:w="295" w:type="pct"/>
                  <w:tcBorders>
                    <w:top w:val="single" w:sz="4" w:space="0" w:color="auto"/>
                    <w:left w:val="single" w:sz="4" w:space="0" w:color="auto"/>
                    <w:bottom w:val="single" w:sz="4" w:space="0" w:color="auto"/>
                    <w:right w:val="single" w:sz="4" w:space="0" w:color="auto"/>
                  </w:tcBorders>
                </w:tcPr>
                <w:p w14:paraId="76D8F82A" w14:textId="77777777" w:rsidR="0084489A" w:rsidRPr="00FB6CD7" w:rsidRDefault="0084489A"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7CB54C3B" w14:textId="77777777" w:rsidR="0084489A" w:rsidRPr="00FB6CD7" w:rsidRDefault="0084489A"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523A5FB4" w14:textId="77777777" w:rsidR="0084489A" w:rsidRPr="00FB6CD7" w:rsidRDefault="0084489A"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2476685D" w14:textId="77777777" w:rsidR="0084489A" w:rsidRPr="00FB6CD7" w:rsidRDefault="0084489A" w:rsidP="00DD0C90">
                  <w:pPr>
                    <w:jc w:val="center"/>
                    <w:rPr>
                      <w:b/>
                      <w:bCs/>
                      <w:lang w:val="es-VE"/>
                    </w:rPr>
                  </w:pPr>
                  <w:r w:rsidRPr="00FB6CD7">
                    <w:rPr>
                      <w:b/>
                      <w:bCs/>
                      <w:lang w:val="es-VE"/>
                    </w:rPr>
                    <w:t>Validaciones</w:t>
                  </w:r>
                </w:p>
              </w:tc>
            </w:tr>
            <w:tr w:rsidR="0084489A" w:rsidRPr="00FB6CD7" w14:paraId="47710F1F" w14:textId="77777777" w:rsidTr="00DD0C90">
              <w:tc>
                <w:tcPr>
                  <w:tcW w:w="194" w:type="pct"/>
                  <w:tcBorders>
                    <w:top w:val="single" w:sz="4" w:space="0" w:color="auto"/>
                    <w:left w:val="single" w:sz="4" w:space="0" w:color="auto"/>
                    <w:bottom w:val="single" w:sz="4" w:space="0" w:color="auto"/>
                    <w:right w:val="single" w:sz="4" w:space="0" w:color="auto"/>
                  </w:tcBorders>
                </w:tcPr>
                <w:p w14:paraId="0FFCE9BE" w14:textId="77777777" w:rsidR="0084489A" w:rsidRPr="00FB6CD7" w:rsidRDefault="0084489A" w:rsidP="00DD0C90">
                  <w:pPr>
                    <w:rPr>
                      <w:lang w:val="es-VE"/>
                    </w:rPr>
                  </w:pPr>
                  <w:r w:rsidRPr="00FB6CD7">
                    <w:rPr>
                      <w:lang w:val="es-VE"/>
                    </w:rPr>
                    <w:t>1</w:t>
                  </w:r>
                </w:p>
              </w:tc>
              <w:tc>
                <w:tcPr>
                  <w:tcW w:w="1033" w:type="pct"/>
                  <w:tcBorders>
                    <w:top w:val="single" w:sz="4" w:space="0" w:color="auto"/>
                    <w:left w:val="single" w:sz="4" w:space="0" w:color="auto"/>
                    <w:bottom w:val="single" w:sz="4" w:space="0" w:color="auto"/>
                    <w:right w:val="single" w:sz="4" w:space="0" w:color="auto"/>
                  </w:tcBorders>
                </w:tcPr>
                <w:p w14:paraId="749FD3E5" w14:textId="77777777" w:rsidR="0084489A" w:rsidRPr="00FB6CD7" w:rsidRDefault="0084489A" w:rsidP="00DD0C90">
                  <w:pPr>
                    <w:rPr>
                      <w:lang w:val="es-VE"/>
                    </w:rPr>
                  </w:pPr>
                  <w:r w:rsidRPr="00FB6CD7">
                    <w:rPr>
                      <w:lang w:val="es-VE"/>
                    </w:rPr>
                    <w:t>Nivel de estudios</w:t>
                  </w:r>
                </w:p>
              </w:tc>
              <w:tc>
                <w:tcPr>
                  <w:tcW w:w="1512" w:type="pct"/>
                  <w:tcBorders>
                    <w:top w:val="single" w:sz="4" w:space="0" w:color="auto"/>
                    <w:left w:val="single" w:sz="4" w:space="0" w:color="auto"/>
                    <w:bottom w:val="single" w:sz="4" w:space="0" w:color="auto"/>
                    <w:right w:val="single" w:sz="4" w:space="0" w:color="auto"/>
                  </w:tcBorders>
                </w:tcPr>
                <w:p w14:paraId="3290E909" w14:textId="77777777" w:rsidR="0084489A" w:rsidRPr="00FB6CD7" w:rsidRDefault="0084489A" w:rsidP="00DD0C90">
                  <w:pPr>
                    <w:rPr>
                      <w:lang w:val="es-VE"/>
                    </w:rPr>
                  </w:pPr>
                  <w:r w:rsidRPr="00FB6CD7">
                    <w:rPr>
                      <w:lang w:val="es-VE"/>
                    </w:rPr>
                    <w:t xml:space="preserve">Nivel de estudios del aspirante buscado por la empresa. </w:t>
                  </w:r>
                </w:p>
              </w:tc>
              <w:tc>
                <w:tcPr>
                  <w:tcW w:w="229" w:type="pct"/>
                  <w:tcBorders>
                    <w:top w:val="single" w:sz="4" w:space="0" w:color="auto"/>
                    <w:left w:val="single" w:sz="4" w:space="0" w:color="auto"/>
                    <w:bottom w:val="single" w:sz="4" w:space="0" w:color="auto"/>
                    <w:right w:val="single" w:sz="4" w:space="0" w:color="auto"/>
                  </w:tcBorders>
                </w:tcPr>
                <w:p w14:paraId="7C48C706" w14:textId="77777777" w:rsidR="0084489A" w:rsidRPr="00FB6CD7" w:rsidRDefault="0084489A"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0F081955" w14:textId="77777777" w:rsidR="0084489A" w:rsidRPr="00FB6CD7" w:rsidRDefault="0084489A" w:rsidP="00DD0C90">
                  <w:pPr>
                    <w:rPr>
                      <w:lang w:val="es-VE"/>
                    </w:rPr>
                  </w:pPr>
                  <w:r w:rsidRPr="00FB6CD7">
                    <w:rPr>
                      <w:lang w:val="es-VE"/>
                    </w:rPr>
                    <w:t>20</w:t>
                  </w:r>
                </w:p>
              </w:tc>
              <w:tc>
                <w:tcPr>
                  <w:tcW w:w="295" w:type="pct"/>
                  <w:tcBorders>
                    <w:top w:val="single" w:sz="4" w:space="0" w:color="auto"/>
                    <w:left w:val="single" w:sz="4" w:space="0" w:color="auto"/>
                    <w:bottom w:val="single" w:sz="4" w:space="0" w:color="auto"/>
                    <w:right w:val="single" w:sz="4" w:space="0" w:color="auto"/>
                  </w:tcBorders>
                </w:tcPr>
                <w:p w14:paraId="44C097F0" w14:textId="77777777" w:rsidR="0084489A" w:rsidRPr="00FB6CD7" w:rsidRDefault="0084489A"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2B91A5A9"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0D8D0536"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760DA0A9"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03D96E81" w14:textId="77777777" w:rsidR="0084489A" w:rsidRPr="00FB6CD7" w:rsidRDefault="0084489A" w:rsidP="00DD0C90">
                  <w:pPr>
                    <w:rPr>
                      <w:lang w:val="es-VE"/>
                    </w:rPr>
                  </w:pPr>
                </w:p>
              </w:tc>
            </w:tr>
            <w:tr w:rsidR="0084489A" w:rsidRPr="00FB6CD7" w14:paraId="6A2D81BB" w14:textId="77777777" w:rsidTr="00DD0C90">
              <w:tc>
                <w:tcPr>
                  <w:tcW w:w="194" w:type="pct"/>
                  <w:tcBorders>
                    <w:top w:val="single" w:sz="4" w:space="0" w:color="auto"/>
                    <w:left w:val="single" w:sz="4" w:space="0" w:color="auto"/>
                    <w:bottom w:val="single" w:sz="4" w:space="0" w:color="auto"/>
                    <w:right w:val="single" w:sz="4" w:space="0" w:color="auto"/>
                  </w:tcBorders>
                </w:tcPr>
                <w:p w14:paraId="575E044F" w14:textId="77777777" w:rsidR="0084489A" w:rsidRPr="00FB6CD7" w:rsidRDefault="0084489A" w:rsidP="00DD0C90">
                  <w:pPr>
                    <w:rPr>
                      <w:lang w:val="es-VE"/>
                    </w:rPr>
                  </w:pPr>
                  <w:r w:rsidRPr="00FB6CD7">
                    <w:rPr>
                      <w:lang w:val="es-VE"/>
                    </w:rPr>
                    <w:t>2</w:t>
                  </w:r>
                </w:p>
              </w:tc>
              <w:tc>
                <w:tcPr>
                  <w:tcW w:w="1033" w:type="pct"/>
                  <w:tcBorders>
                    <w:top w:val="single" w:sz="4" w:space="0" w:color="auto"/>
                    <w:left w:val="single" w:sz="4" w:space="0" w:color="auto"/>
                    <w:bottom w:val="single" w:sz="4" w:space="0" w:color="auto"/>
                    <w:right w:val="single" w:sz="4" w:space="0" w:color="auto"/>
                  </w:tcBorders>
                </w:tcPr>
                <w:p w14:paraId="4CD821B1" w14:textId="77777777" w:rsidR="0084489A" w:rsidRPr="00FB6CD7" w:rsidRDefault="0084489A" w:rsidP="00DD0C90">
                  <w:pPr>
                    <w:rPr>
                      <w:lang w:val="es-VE"/>
                    </w:rPr>
                  </w:pPr>
                  <w:r w:rsidRPr="00FB6CD7">
                    <w:rPr>
                      <w:lang w:val="es-VE"/>
                    </w:rPr>
                    <w:t>Profesión</w:t>
                  </w:r>
                </w:p>
              </w:tc>
              <w:tc>
                <w:tcPr>
                  <w:tcW w:w="1512" w:type="pct"/>
                  <w:tcBorders>
                    <w:top w:val="single" w:sz="4" w:space="0" w:color="auto"/>
                    <w:left w:val="single" w:sz="4" w:space="0" w:color="auto"/>
                    <w:bottom w:val="single" w:sz="4" w:space="0" w:color="auto"/>
                    <w:right w:val="single" w:sz="4" w:space="0" w:color="auto"/>
                  </w:tcBorders>
                </w:tcPr>
                <w:p w14:paraId="1A9158B9" w14:textId="77777777" w:rsidR="0084489A" w:rsidRPr="00FB6CD7" w:rsidRDefault="0084489A" w:rsidP="00DD0C90">
                  <w:pPr>
                    <w:rPr>
                      <w:lang w:val="es-VE"/>
                    </w:rPr>
                  </w:pPr>
                  <w:r w:rsidRPr="00FB6CD7">
                    <w:rPr>
                      <w:lang w:val="es-VE"/>
                    </w:rPr>
                    <w:t>Profesión ofrecida por la empresa</w:t>
                  </w:r>
                </w:p>
              </w:tc>
              <w:tc>
                <w:tcPr>
                  <w:tcW w:w="229" w:type="pct"/>
                  <w:tcBorders>
                    <w:top w:val="single" w:sz="4" w:space="0" w:color="auto"/>
                    <w:left w:val="single" w:sz="4" w:space="0" w:color="auto"/>
                    <w:bottom w:val="single" w:sz="4" w:space="0" w:color="auto"/>
                    <w:right w:val="single" w:sz="4" w:space="0" w:color="auto"/>
                  </w:tcBorders>
                </w:tcPr>
                <w:p w14:paraId="55056761" w14:textId="77777777" w:rsidR="0084489A" w:rsidRPr="00FB6CD7" w:rsidRDefault="0084489A"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4B5BDA97" w14:textId="77777777" w:rsidR="0084489A" w:rsidRPr="00FB6CD7" w:rsidRDefault="0084489A" w:rsidP="00DD0C90">
                  <w:pPr>
                    <w:rPr>
                      <w:lang w:val="es-VE"/>
                    </w:rPr>
                  </w:pPr>
                  <w:r w:rsidRPr="00FB6CD7">
                    <w:rPr>
                      <w:lang w:val="es-VE"/>
                    </w:rPr>
                    <w:t>30</w:t>
                  </w:r>
                </w:p>
              </w:tc>
              <w:tc>
                <w:tcPr>
                  <w:tcW w:w="295" w:type="pct"/>
                  <w:tcBorders>
                    <w:top w:val="single" w:sz="4" w:space="0" w:color="auto"/>
                    <w:left w:val="single" w:sz="4" w:space="0" w:color="auto"/>
                    <w:bottom w:val="single" w:sz="4" w:space="0" w:color="auto"/>
                    <w:right w:val="single" w:sz="4" w:space="0" w:color="auto"/>
                  </w:tcBorders>
                </w:tcPr>
                <w:p w14:paraId="1DDDB158" w14:textId="77777777" w:rsidR="0084489A" w:rsidRPr="00FB6CD7" w:rsidRDefault="0084489A"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5CE93251"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93C33D9"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59E17A7"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6CFE130B" w14:textId="77777777" w:rsidR="0084489A" w:rsidRPr="00FB6CD7" w:rsidRDefault="0084489A" w:rsidP="00DD0C90">
                  <w:pPr>
                    <w:rPr>
                      <w:lang w:val="es-VE"/>
                    </w:rPr>
                  </w:pPr>
                </w:p>
              </w:tc>
            </w:tr>
            <w:tr w:rsidR="0084489A" w:rsidRPr="00FB6CD7" w14:paraId="5EE558A8" w14:textId="77777777" w:rsidTr="00DD0C90">
              <w:tc>
                <w:tcPr>
                  <w:tcW w:w="194" w:type="pct"/>
                  <w:tcBorders>
                    <w:top w:val="single" w:sz="4" w:space="0" w:color="auto"/>
                    <w:left w:val="single" w:sz="4" w:space="0" w:color="auto"/>
                    <w:bottom w:val="single" w:sz="4" w:space="0" w:color="auto"/>
                    <w:right w:val="single" w:sz="4" w:space="0" w:color="auto"/>
                  </w:tcBorders>
                </w:tcPr>
                <w:p w14:paraId="6ED6E322" w14:textId="77777777" w:rsidR="0084489A" w:rsidRPr="00FB6CD7" w:rsidRDefault="0084489A" w:rsidP="00DD0C90">
                  <w:pPr>
                    <w:rPr>
                      <w:lang w:val="es-VE"/>
                    </w:rPr>
                  </w:pPr>
                  <w:r w:rsidRPr="00FB6CD7">
                    <w:rPr>
                      <w:lang w:val="es-VE"/>
                    </w:rPr>
                    <w:t>3</w:t>
                  </w:r>
                </w:p>
              </w:tc>
              <w:tc>
                <w:tcPr>
                  <w:tcW w:w="1033" w:type="pct"/>
                  <w:tcBorders>
                    <w:top w:val="single" w:sz="4" w:space="0" w:color="auto"/>
                    <w:left w:val="single" w:sz="4" w:space="0" w:color="auto"/>
                    <w:bottom w:val="single" w:sz="4" w:space="0" w:color="auto"/>
                    <w:right w:val="single" w:sz="4" w:space="0" w:color="auto"/>
                  </w:tcBorders>
                </w:tcPr>
                <w:p w14:paraId="44D48763" w14:textId="77777777" w:rsidR="0084489A" w:rsidRPr="00FB6CD7" w:rsidRDefault="0084489A" w:rsidP="00DD0C90">
                  <w:pPr>
                    <w:rPr>
                      <w:lang w:val="es-VE"/>
                    </w:rPr>
                  </w:pPr>
                  <w:r w:rsidRPr="00FB6CD7">
                    <w:rPr>
                      <w:lang w:val="es-VE"/>
                    </w:rPr>
                    <w:t>Edad buscada</w:t>
                  </w:r>
                </w:p>
              </w:tc>
              <w:tc>
                <w:tcPr>
                  <w:tcW w:w="1512" w:type="pct"/>
                  <w:tcBorders>
                    <w:top w:val="single" w:sz="4" w:space="0" w:color="auto"/>
                    <w:left w:val="single" w:sz="4" w:space="0" w:color="auto"/>
                    <w:bottom w:val="single" w:sz="4" w:space="0" w:color="auto"/>
                    <w:right w:val="single" w:sz="4" w:space="0" w:color="auto"/>
                  </w:tcBorders>
                </w:tcPr>
                <w:p w14:paraId="285ABA82" w14:textId="77777777" w:rsidR="0084489A" w:rsidRPr="00FB6CD7" w:rsidRDefault="0084489A" w:rsidP="00DD0C90">
                  <w:pPr>
                    <w:rPr>
                      <w:lang w:val="es-VE"/>
                    </w:rPr>
                  </w:pPr>
                  <w:r w:rsidRPr="00FB6CD7">
                    <w:rPr>
                      <w:lang w:val="es-VE"/>
                    </w:rPr>
                    <w:t>Rango de edad del aspirante buscado por la empresa</w:t>
                  </w:r>
                </w:p>
              </w:tc>
              <w:tc>
                <w:tcPr>
                  <w:tcW w:w="229" w:type="pct"/>
                  <w:tcBorders>
                    <w:top w:val="single" w:sz="4" w:space="0" w:color="auto"/>
                    <w:left w:val="single" w:sz="4" w:space="0" w:color="auto"/>
                    <w:bottom w:val="single" w:sz="4" w:space="0" w:color="auto"/>
                    <w:right w:val="single" w:sz="4" w:space="0" w:color="auto"/>
                  </w:tcBorders>
                </w:tcPr>
                <w:p w14:paraId="3BB1C307" w14:textId="77777777" w:rsidR="0084489A" w:rsidRPr="00FB6CD7" w:rsidRDefault="0084489A"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2D93A70E" w14:textId="77777777" w:rsidR="0084489A" w:rsidRPr="00FB6CD7" w:rsidRDefault="0084489A" w:rsidP="00DD0C90">
                  <w:pPr>
                    <w:rPr>
                      <w:lang w:val="es-VE"/>
                    </w:rPr>
                  </w:pPr>
                  <w:r w:rsidRPr="00FB6CD7">
                    <w:rPr>
                      <w:lang w:val="es-VE"/>
                    </w:rPr>
                    <w:t>10</w:t>
                  </w:r>
                </w:p>
              </w:tc>
              <w:tc>
                <w:tcPr>
                  <w:tcW w:w="295" w:type="pct"/>
                  <w:tcBorders>
                    <w:top w:val="single" w:sz="4" w:space="0" w:color="auto"/>
                    <w:left w:val="single" w:sz="4" w:space="0" w:color="auto"/>
                    <w:bottom w:val="single" w:sz="4" w:space="0" w:color="auto"/>
                    <w:right w:val="single" w:sz="4" w:space="0" w:color="auto"/>
                  </w:tcBorders>
                </w:tcPr>
                <w:p w14:paraId="147C90D1" w14:textId="77777777" w:rsidR="0084489A" w:rsidRPr="00FB6CD7" w:rsidRDefault="0084489A"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09CC5568"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EF52216"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D29A5BF"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61C85EAF" w14:textId="77777777" w:rsidR="0084489A" w:rsidRPr="00FB6CD7" w:rsidRDefault="0084489A" w:rsidP="00DD0C90">
                  <w:pPr>
                    <w:rPr>
                      <w:lang w:val="es-VE"/>
                    </w:rPr>
                  </w:pPr>
                </w:p>
              </w:tc>
            </w:tr>
            <w:tr w:rsidR="0084489A" w:rsidRPr="00142753" w14:paraId="253F3D32" w14:textId="77777777" w:rsidTr="00DD0C90">
              <w:tc>
                <w:tcPr>
                  <w:tcW w:w="194" w:type="pct"/>
                  <w:tcBorders>
                    <w:top w:val="single" w:sz="4" w:space="0" w:color="auto"/>
                    <w:left w:val="single" w:sz="4" w:space="0" w:color="auto"/>
                    <w:bottom w:val="single" w:sz="4" w:space="0" w:color="auto"/>
                    <w:right w:val="single" w:sz="4" w:space="0" w:color="auto"/>
                  </w:tcBorders>
                </w:tcPr>
                <w:p w14:paraId="1F871341" w14:textId="77777777" w:rsidR="0084489A" w:rsidRPr="00FB6CD7" w:rsidRDefault="0084489A" w:rsidP="00DD0C90">
                  <w:pPr>
                    <w:rPr>
                      <w:lang w:val="es-VE"/>
                    </w:rPr>
                  </w:pPr>
                  <w:r w:rsidRPr="00FB6CD7">
                    <w:rPr>
                      <w:lang w:val="es-VE"/>
                    </w:rPr>
                    <w:lastRenderedPageBreak/>
                    <w:t>4</w:t>
                  </w:r>
                </w:p>
              </w:tc>
              <w:tc>
                <w:tcPr>
                  <w:tcW w:w="1033" w:type="pct"/>
                  <w:tcBorders>
                    <w:top w:val="single" w:sz="4" w:space="0" w:color="auto"/>
                    <w:left w:val="single" w:sz="4" w:space="0" w:color="auto"/>
                    <w:bottom w:val="single" w:sz="4" w:space="0" w:color="auto"/>
                    <w:right w:val="single" w:sz="4" w:space="0" w:color="auto"/>
                  </w:tcBorders>
                </w:tcPr>
                <w:p w14:paraId="1BFA5F82" w14:textId="77777777" w:rsidR="0084489A" w:rsidRPr="00FB6CD7" w:rsidRDefault="0084489A" w:rsidP="00DD0C90">
                  <w:pPr>
                    <w:rPr>
                      <w:lang w:val="es-VE"/>
                    </w:rPr>
                  </w:pPr>
                  <w:r w:rsidRPr="00FB6CD7">
                    <w:rPr>
                      <w:lang w:val="es-VE"/>
                    </w:rPr>
                    <w:t xml:space="preserve">Detalles de Empleo </w:t>
                  </w:r>
                </w:p>
              </w:tc>
              <w:tc>
                <w:tcPr>
                  <w:tcW w:w="1512" w:type="pct"/>
                  <w:tcBorders>
                    <w:top w:val="single" w:sz="4" w:space="0" w:color="auto"/>
                    <w:left w:val="single" w:sz="4" w:space="0" w:color="auto"/>
                    <w:bottom w:val="single" w:sz="4" w:space="0" w:color="auto"/>
                    <w:right w:val="single" w:sz="4" w:space="0" w:color="auto"/>
                  </w:tcBorders>
                </w:tcPr>
                <w:p w14:paraId="6F2ECF39" w14:textId="77777777" w:rsidR="0084489A" w:rsidRPr="00FB6CD7" w:rsidRDefault="0084489A" w:rsidP="00DD0C90">
                  <w:pPr>
                    <w:rPr>
                      <w:lang w:val="es-VE"/>
                    </w:rPr>
                  </w:pPr>
                  <w:r w:rsidRPr="00FB6CD7">
                    <w:rPr>
                      <w:lang w:val="es-VE"/>
                    </w:rPr>
                    <w:t>Detalles del empleo ofrecido por la empresa</w:t>
                  </w:r>
                </w:p>
              </w:tc>
              <w:tc>
                <w:tcPr>
                  <w:tcW w:w="229" w:type="pct"/>
                  <w:tcBorders>
                    <w:top w:val="single" w:sz="4" w:space="0" w:color="auto"/>
                    <w:left w:val="single" w:sz="4" w:space="0" w:color="auto"/>
                    <w:bottom w:val="single" w:sz="4" w:space="0" w:color="auto"/>
                    <w:right w:val="single" w:sz="4" w:space="0" w:color="auto"/>
                  </w:tcBorders>
                </w:tcPr>
                <w:p w14:paraId="71D0A51B" w14:textId="77777777" w:rsidR="0084489A" w:rsidRPr="00FB6CD7" w:rsidRDefault="0084489A" w:rsidP="00DD0C90">
                  <w:pPr>
                    <w:rPr>
                      <w:lang w:val="es-VE"/>
                    </w:rPr>
                  </w:pPr>
                  <w:r w:rsidRPr="00FB6CD7">
                    <w:rPr>
                      <w:lang w:val="es-VE"/>
                    </w:rPr>
                    <w:t>AN</w:t>
                  </w:r>
                </w:p>
              </w:tc>
              <w:tc>
                <w:tcPr>
                  <w:tcW w:w="289" w:type="pct"/>
                  <w:tcBorders>
                    <w:top w:val="single" w:sz="4" w:space="0" w:color="auto"/>
                    <w:left w:val="single" w:sz="4" w:space="0" w:color="auto"/>
                    <w:bottom w:val="single" w:sz="4" w:space="0" w:color="auto"/>
                    <w:right w:val="single" w:sz="4" w:space="0" w:color="auto"/>
                  </w:tcBorders>
                </w:tcPr>
                <w:p w14:paraId="6C5AF01F" w14:textId="77777777" w:rsidR="0084489A" w:rsidRPr="00FB6CD7" w:rsidRDefault="0084489A" w:rsidP="00DD0C90">
                  <w:pPr>
                    <w:rPr>
                      <w:lang w:val="es-VE"/>
                    </w:rPr>
                  </w:pPr>
                  <w:r w:rsidRPr="00FB6CD7">
                    <w:rPr>
                      <w:lang w:val="es-VE"/>
                    </w:rPr>
                    <w:t>1000</w:t>
                  </w:r>
                </w:p>
              </w:tc>
              <w:tc>
                <w:tcPr>
                  <w:tcW w:w="295" w:type="pct"/>
                  <w:tcBorders>
                    <w:top w:val="single" w:sz="4" w:space="0" w:color="auto"/>
                    <w:left w:val="single" w:sz="4" w:space="0" w:color="auto"/>
                    <w:bottom w:val="single" w:sz="4" w:space="0" w:color="auto"/>
                    <w:right w:val="single" w:sz="4" w:space="0" w:color="auto"/>
                  </w:tcBorders>
                </w:tcPr>
                <w:p w14:paraId="77BAC414" w14:textId="77777777" w:rsidR="0084489A" w:rsidRPr="00FB6CD7" w:rsidRDefault="0084489A"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530125FB"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6E1AEB9E" w14:textId="77777777" w:rsidR="0084489A" w:rsidRPr="00FB6CD7" w:rsidRDefault="0084489A"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19CDF9A6"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0DEF027D" w14:textId="677030AF" w:rsidR="0084489A" w:rsidRPr="00FB6CD7" w:rsidRDefault="00D15759" w:rsidP="00DD0C90">
                  <w:pPr>
                    <w:rPr>
                      <w:lang w:val="es-VE"/>
                    </w:rPr>
                  </w:pPr>
                  <w:r w:rsidRPr="00FB6CD7">
                    <w:rPr>
                      <w:lang w:val="es-VE"/>
                    </w:rPr>
                    <w:t>El campo no puede estar vacío.</w:t>
                  </w:r>
                </w:p>
              </w:tc>
            </w:tr>
            <w:tr w:rsidR="0084489A" w:rsidRPr="00142753" w14:paraId="4D793A23" w14:textId="77777777" w:rsidTr="00DD0C90">
              <w:tc>
                <w:tcPr>
                  <w:tcW w:w="194" w:type="pct"/>
                  <w:tcBorders>
                    <w:top w:val="single" w:sz="4" w:space="0" w:color="auto"/>
                    <w:left w:val="single" w:sz="4" w:space="0" w:color="auto"/>
                    <w:bottom w:val="single" w:sz="4" w:space="0" w:color="auto"/>
                    <w:right w:val="single" w:sz="4" w:space="0" w:color="auto"/>
                  </w:tcBorders>
                </w:tcPr>
                <w:p w14:paraId="061B5B18" w14:textId="77777777" w:rsidR="0084489A" w:rsidRPr="00FB6CD7" w:rsidRDefault="0084489A" w:rsidP="00DD0C90">
                  <w:pPr>
                    <w:rPr>
                      <w:lang w:val="es-VE"/>
                    </w:rPr>
                  </w:pPr>
                  <w:r w:rsidRPr="00FB6CD7">
                    <w:rPr>
                      <w:lang w:val="es-VE"/>
                    </w:rPr>
                    <w:t>5</w:t>
                  </w:r>
                </w:p>
              </w:tc>
              <w:tc>
                <w:tcPr>
                  <w:tcW w:w="1033" w:type="pct"/>
                  <w:tcBorders>
                    <w:top w:val="single" w:sz="4" w:space="0" w:color="auto"/>
                    <w:left w:val="single" w:sz="4" w:space="0" w:color="auto"/>
                    <w:bottom w:val="single" w:sz="4" w:space="0" w:color="auto"/>
                    <w:right w:val="single" w:sz="4" w:space="0" w:color="auto"/>
                  </w:tcBorders>
                </w:tcPr>
                <w:p w14:paraId="62825679" w14:textId="77777777" w:rsidR="0084489A" w:rsidRPr="00FB6CD7" w:rsidRDefault="0084489A" w:rsidP="00DD0C90">
                  <w:pPr>
                    <w:rPr>
                      <w:lang w:val="es-VE"/>
                    </w:rPr>
                  </w:pPr>
                  <w:r w:rsidRPr="00FB6CD7">
                    <w:rPr>
                      <w:lang w:val="es-VE"/>
                    </w:rPr>
                    <w:t>Mensajes emergentes</w:t>
                  </w:r>
                </w:p>
              </w:tc>
              <w:tc>
                <w:tcPr>
                  <w:tcW w:w="1512" w:type="pct"/>
                  <w:tcBorders>
                    <w:top w:val="single" w:sz="4" w:space="0" w:color="auto"/>
                    <w:left w:val="single" w:sz="4" w:space="0" w:color="auto"/>
                    <w:bottom w:val="single" w:sz="4" w:space="0" w:color="auto"/>
                    <w:right w:val="single" w:sz="4" w:space="0" w:color="auto"/>
                  </w:tcBorders>
                </w:tcPr>
                <w:p w14:paraId="3D3C46FC" w14:textId="77777777" w:rsidR="0084489A" w:rsidRPr="00FB6CD7" w:rsidRDefault="0084489A" w:rsidP="00DD0C90">
                  <w:pPr>
                    <w:rPr>
                      <w:lang w:val="es-VE"/>
                    </w:rPr>
                  </w:pPr>
                  <w:r w:rsidRPr="00FB6CD7">
                    <w:rPr>
                      <w:lang w:val="es-VE"/>
                    </w:rPr>
                    <w:t>Mensaje de error dentro del campos que contengan error</w:t>
                  </w:r>
                </w:p>
              </w:tc>
              <w:tc>
                <w:tcPr>
                  <w:tcW w:w="229" w:type="pct"/>
                  <w:tcBorders>
                    <w:top w:val="single" w:sz="4" w:space="0" w:color="auto"/>
                    <w:left w:val="single" w:sz="4" w:space="0" w:color="auto"/>
                    <w:bottom w:val="single" w:sz="4" w:space="0" w:color="auto"/>
                    <w:right w:val="single" w:sz="4" w:space="0" w:color="auto"/>
                  </w:tcBorders>
                </w:tcPr>
                <w:p w14:paraId="4C7C0205" w14:textId="77777777" w:rsidR="0084489A" w:rsidRPr="00FB6CD7" w:rsidRDefault="0084489A"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4C6656CD" w14:textId="3A2DC1A3" w:rsidR="0084489A" w:rsidRPr="00FB6CD7" w:rsidRDefault="0004257F" w:rsidP="00DD0C90">
                  <w:pPr>
                    <w:rPr>
                      <w:lang w:val="es-VE"/>
                    </w:rPr>
                  </w:pPr>
                  <w:r>
                    <w:rPr>
                      <w:lang w:val="es-VE"/>
                    </w:rPr>
                    <w:t>6</w:t>
                  </w:r>
                  <w:r w:rsidR="0084489A"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0D1CE046" w14:textId="77777777" w:rsidR="0084489A" w:rsidRPr="00FB6CD7" w:rsidRDefault="0084489A"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27D4A331" w14:textId="77777777" w:rsidR="0084489A" w:rsidRPr="00FB6CD7" w:rsidRDefault="0084489A"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23854666" w14:textId="77777777" w:rsidR="0084489A" w:rsidRPr="00FB6CD7" w:rsidRDefault="0084489A"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4AEA885A" w14:textId="77777777" w:rsidR="0084489A" w:rsidRPr="00FB6CD7" w:rsidRDefault="0084489A"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227DC19C" w14:textId="77777777" w:rsidR="0084489A" w:rsidRPr="00FB6CD7" w:rsidRDefault="0084489A" w:rsidP="00DD0C90">
                  <w:pPr>
                    <w:rPr>
                      <w:lang w:val="es-VE"/>
                    </w:rPr>
                  </w:pPr>
                  <w:r w:rsidRPr="00FB6CD7">
                    <w:rPr>
                      <w:lang w:val="es-VE"/>
                    </w:rPr>
                    <w:t>Se confirma que el usuario ha leído el mensaje</w:t>
                  </w:r>
                </w:p>
              </w:tc>
            </w:tr>
          </w:tbl>
          <w:p w14:paraId="3EB840F5" w14:textId="77777777" w:rsidR="0084489A" w:rsidRPr="00FB6CD7" w:rsidRDefault="0084489A" w:rsidP="00DD0C90">
            <w:pPr>
              <w:tabs>
                <w:tab w:val="left" w:pos="4533"/>
                <w:tab w:val="left" w:pos="8760"/>
              </w:tabs>
              <w:spacing w:line="240" w:lineRule="auto"/>
              <w:jc w:val="left"/>
              <w:rPr>
                <w:b/>
                <w:bCs/>
                <w:lang w:val="es-VE" w:eastAsia="es-ES"/>
              </w:rPr>
            </w:pPr>
          </w:p>
        </w:tc>
      </w:tr>
      <w:tr w:rsidR="0084489A" w:rsidRPr="00142753" w14:paraId="1469B9F6" w14:textId="77777777" w:rsidTr="00DD0C90">
        <w:trPr>
          <w:cantSplit/>
          <w:trHeight w:val="459"/>
        </w:trPr>
        <w:tc>
          <w:tcPr>
            <w:tcW w:w="0" w:type="auto"/>
          </w:tcPr>
          <w:p w14:paraId="5E0879AC" w14:textId="77777777" w:rsidR="0084489A" w:rsidRPr="00FB6CD7" w:rsidRDefault="0084489A" w:rsidP="00DD0C90">
            <w:pPr>
              <w:rPr>
                <w:rStyle w:val="InfoBlueCar"/>
                <w:b/>
                <w:bCs/>
                <w:color w:val="auto"/>
                <w:lang w:val="es-VE"/>
              </w:rPr>
            </w:pPr>
            <w:r w:rsidRPr="00FB6CD7">
              <w:rPr>
                <w:b/>
                <w:bCs/>
                <w:lang w:val="es-VE"/>
              </w:rPr>
              <w:lastRenderedPageBreak/>
              <w:t>Prioridad:</w:t>
            </w:r>
          </w:p>
          <w:p w14:paraId="0630AD01" w14:textId="77777777" w:rsidR="0084489A" w:rsidRPr="00FB6CD7" w:rsidRDefault="0084489A" w:rsidP="00DD0C90">
            <w:pPr>
              <w:rPr>
                <w:lang w:val="es-VE"/>
              </w:rPr>
            </w:pPr>
            <w:r w:rsidRPr="00FB6CD7">
              <w:rPr>
                <w:lang w:val="es-VE"/>
              </w:rPr>
              <w:t>( ) Alta          ( ) Media alta          ( X ) Media          (  ) Media baja          (  ) Baja</w:t>
            </w:r>
            <w:r w:rsidRPr="00FB6CD7">
              <w:rPr>
                <w:lang w:val="es-VE"/>
              </w:rPr>
              <w:tab/>
            </w:r>
          </w:p>
        </w:tc>
      </w:tr>
    </w:tbl>
    <w:p w14:paraId="41E38ABC"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1C0D805C" w14:textId="77777777" w:rsidR="00C006D0" w:rsidRPr="00FB6CD7" w:rsidRDefault="00C006D0" w:rsidP="00C006D0">
      <w:pPr>
        <w:numPr>
          <w:ilvl w:val="1"/>
          <w:numId w:val="1"/>
        </w:numPr>
        <w:spacing w:before="120" w:after="60"/>
        <w:outlineLvl w:val="1"/>
        <w:rPr>
          <w:rFonts w:ascii="Arial" w:hAnsi="Arial" w:cs="Arial"/>
          <w:b/>
          <w:bCs/>
          <w:lang w:val="es-VE"/>
        </w:rPr>
      </w:pPr>
      <w:r w:rsidRPr="00FB6CD7">
        <w:rPr>
          <w:rFonts w:ascii="Arial" w:hAnsi="Arial" w:cs="Arial"/>
          <w:b/>
          <w:bCs/>
          <w:lang w:val="es-VE"/>
        </w:rPr>
        <w:t>&lt;req9 – Eliminar Perfil&gt;</w:t>
      </w:r>
    </w:p>
    <w:p w14:paraId="4D01FF72" w14:textId="514E3120"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José Ramírez)</w:t>
      </w: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D15759" w:rsidRPr="00FB6CD7" w14:paraId="56CA291F" w14:textId="77777777" w:rsidTr="00DD0C90">
        <w:trPr>
          <w:trHeight w:val="373"/>
        </w:trPr>
        <w:tc>
          <w:tcPr>
            <w:tcW w:w="0" w:type="auto"/>
            <w:vMerge w:val="restart"/>
          </w:tcPr>
          <w:p w14:paraId="69784397" w14:textId="77777777" w:rsidR="00D15759" w:rsidRPr="00FB6CD7" w:rsidRDefault="00D15759" w:rsidP="00DD0C90">
            <w:pPr>
              <w:rPr>
                <w:b/>
                <w:bCs/>
                <w:lang w:val="es-VE"/>
              </w:rPr>
            </w:pPr>
            <w:r w:rsidRPr="00FB6CD7">
              <w:rPr>
                <w:b/>
                <w:bCs/>
                <w:lang w:val="es-VE"/>
              </w:rPr>
              <w:t>Característica Asociada:</w:t>
            </w:r>
          </w:p>
          <w:p w14:paraId="45C5F80F" w14:textId="77777777" w:rsidR="00D15759" w:rsidRPr="00FB6CD7" w:rsidRDefault="00D15759" w:rsidP="00DD0C90">
            <w:pPr>
              <w:pStyle w:val="InfoBlue"/>
              <w:rPr>
                <w:i w:val="0"/>
                <w:iCs w:val="0"/>
                <w:color w:val="auto"/>
                <w:lang w:val="es-VE"/>
              </w:rPr>
            </w:pPr>
            <w:r w:rsidRPr="00FB6CD7">
              <w:rPr>
                <w:i w:val="0"/>
                <w:iCs w:val="0"/>
                <w:color w:val="auto"/>
                <w:lang w:val="es-VE"/>
              </w:rPr>
              <w:t xml:space="preserve">         Gestión de Usuarios.</w:t>
            </w:r>
          </w:p>
        </w:tc>
      </w:tr>
      <w:tr w:rsidR="00D15759" w:rsidRPr="00FB6CD7" w14:paraId="0533CBE6" w14:textId="77777777" w:rsidTr="00DD0C90">
        <w:trPr>
          <w:trHeight w:val="373"/>
        </w:trPr>
        <w:tc>
          <w:tcPr>
            <w:tcW w:w="0" w:type="auto"/>
            <w:vMerge/>
          </w:tcPr>
          <w:p w14:paraId="249863A7" w14:textId="77777777" w:rsidR="00D15759" w:rsidRPr="00FB6CD7" w:rsidRDefault="00D15759" w:rsidP="00DD0C90">
            <w:pPr>
              <w:pStyle w:val="InfoBlue"/>
              <w:rPr>
                <w:i w:val="0"/>
                <w:iCs w:val="0"/>
                <w:color w:val="auto"/>
                <w:lang w:val="es-VE"/>
              </w:rPr>
            </w:pPr>
          </w:p>
        </w:tc>
      </w:tr>
      <w:tr w:rsidR="00D15759" w:rsidRPr="00FB6CD7" w14:paraId="7D4B1709" w14:textId="77777777" w:rsidTr="00DD0C90">
        <w:tc>
          <w:tcPr>
            <w:tcW w:w="0" w:type="auto"/>
          </w:tcPr>
          <w:p w14:paraId="2F21DBF2" w14:textId="77777777" w:rsidR="00D15759" w:rsidRPr="00FB6CD7" w:rsidRDefault="00D15759" w:rsidP="00DD0C90">
            <w:pPr>
              <w:rPr>
                <w:b/>
                <w:bCs/>
                <w:lang w:val="es-VE"/>
              </w:rPr>
            </w:pPr>
            <w:r w:rsidRPr="00FB6CD7">
              <w:rPr>
                <w:b/>
                <w:bCs/>
                <w:lang w:val="es-VE"/>
              </w:rPr>
              <w:t>Descripción del requerimiento funcional:</w:t>
            </w:r>
          </w:p>
          <w:p w14:paraId="40FF9EE4" w14:textId="77777777" w:rsidR="00D15759" w:rsidRPr="00FB6CD7" w:rsidRDefault="00D15759" w:rsidP="00DD0C90">
            <w:pPr>
              <w:spacing w:after="120"/>
              <w:rPr>
                <w:iCs/>
                <w:color w:val="000000" w:themeColor="text1"/>
                <w:lang w:val="es-VE"/>
              </w:rPr>
            </w:pPr>
            <w:r w:rsidRPr="00FB6CD7">
              <w:rPr>
                <w:iCs/>
                <w:color w:val="000000" w:themeColor="text1"/>
                <w:lang w:val="es-VE" w:eastAsia="es-ES"/>
              </w:rPr>
              <w:t xml:space="preserve">          El sistema debe eliminar el perfil y el formulario de búsqueda del usuario aspirante o empresa según sea el caso.</w:t>
            </w:r>
          </w:p>
          <w:p w14:paraId="297F71B6" w14:textId="77777777" w:rsidR="00D15759" w:rsidRPr="00FB6CD7" w:rsidRDefault="00D15759" w:rsidP="00DD0C90">
            <w:pPr>
              <w:rPr>
                <w:b/>
                <w:bCs/>
                <w:lang w:val="es-VE"/>
              </w:rPr>
            </w:pPr>
            <w:r w:rsidRPr="00FB6CD7">
              <w:rPr>
                <w:b/>
                <w:bCs/>
                <w:lang w:val="es-VE"/>
              </w:rPr>
              <w:t>Reglas de negocio asociadas:</w:t>
            </w:r>
          </w:p>
          <w:p w14:paraId="193A27A4" w14:textId="77777777" w:rsidR="00D15759" w:rsidRPr="00FB6CD7" w:rsidRDefault="00D15759" w:rsidP="00D15759">
            <w:pPr>
              <w:pStyle w:val="Prrafodelista"/>
              <w:numPr>
                <w:ilvl w:val="0"/>
                <w:numId w:val="8"/>
              </w:numPr>
              <w:spacing w:after="120"/>
              <w:rPr>
                <w:iCs/>
                <w:color w:val="000000" w:themeColor="text1"/>
                <w:lang w:val="es-VE"/>
              </w:rPr>
            </w:pPr>
            <w:r w:rsidRPr="00FB6CD7">
              <w:rPr>
                <w:iCs/>
                <w:color w:val="000000" w:themeColor="text1"/>
                <w:lang w:val="es-VE"/>
              </w:rPr>
              <w:t>Al eliminar el perfil del usuario se eliminará su formulario de búsqueda.</w:t>
            </w:r>
          </w:p>
          <w:p w14:paraId="670F6DDB" w14:textId="77777777" w:rsidR="00D15759" w:rsidRPr="00FB6CD7" w:rsidRDefault="00D15759" w:rsidP="00DD0C90">
            <w:pPr>
              <w:rPr>
                <w:b/>
                <w:bCs/>
                <w:snapToGrid w:val="0"/>
                <w:lang w:val="es-VE"/>
              </w:rPr>
            </w:pPr>
            <w:r w:rsidRPr="00FB6CD7">
              <w:rPr>
                <w:b/>
                <w:bCs/>
                <w:snapToGrid w:val="0"/>
                <w:lang w:val="es-VE"/>
              </w:rPr>
              <w:t>Interfaces del requerimiento:</w:t>
            </w:r>
          </w:p>
          <w:p w14:paraId="55F65C00" w14:textId="77777777" w:rsidR="00D15759" w:rsidRPr="00FB6CD7" w:rsidRDefault="00D15759" w:rsidP="00DD0C90">
            <w:pPr>
              <w:rPr>
                <w:snapToGrid w:val="0"/>
                <w:lang w:val="es-VE"/>
              </w:rPr>
            </w:pPr>
            <w:r w:rsidRPr="00FB6CD7">
              <w:rPr>
                <w:snapToGrid w:val="0"/>
                <w:lang w:val="es-VE"/>
              </w:rPr>
              <w:t xml:space="preserve">      </w:t>
            </w:r>
          </w:p>
          <w:p w14:paraId="673445FD" w14:textId="1CCD16AD" w:rsidR="00D15759" w:rsidRPr="00FB6CD7" w:rsidRDefault="00C10092" w:rsidP="00DD0C90">
            <w:pPr>
              <w:jc w:val="center"/>
              <w:rPr>
                <w:snapToGrid w:val="0"/>
                <w:lang w:val="es-VE"/>
              </w:rPr>
            </w:pPr>
            <w:r>
              <w:object w:dxaOrig="15930" w:dyaOrig="10935" w14:anchorId="09E0AA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94pt" o:ole="">
                  <v:imagedata r:id="rId22" o:title=""/>
                </v:shape>
                <o:OLEObject Type="Embed" ProgID="PBrush" ShapeID="_x0000_i1025" DrawAspect="Content" ObjectID="_1511937291" r:id="rId23"/>
              </w:object>
            </w:r>
          </w:p>
          <w:p w14:paraId="5B6DDA84" w14:textId="77777777" w:rsidR="00D15759" w:rsidRPr="00FB6CD7" w:rsidRDefault="00D15759" w:rsidP="00DD0C90">
            <w:pPr>
              <w:rPr>
                <w:snapToGrid w:val="0"/>
                <w:lang w:val="es-VE"/>
              </w:rPr>
            </w:pPr>
          </w:p>
          <w:p w14:paraId="2064F177" w14:textId="77777777" w:rsidR="00D15759" w:rsidRPr="00FB6CD7" w:rsidRDefault="00D15759" w:rsidP="00DD0C90">
            <w:pPr>
              <w:rPr>
                <w:b/>
                <w:bCs/>
                <w:lang w:val="es-VE"/>
              </w:rPr>
            </w:pPr>
            <w:r w:rsidRPr="00FB6CD7">
              <w:rPr>
                <w:b/>
                <w:bCs/>
                <w:lang w:val="es-VE"/>
              </w:rPr>
              <w:lastRenderedPageBreak/>
              <w:t>Estructura de datos:</w:t>
            </w:r>
          </w:p>
          <w:p w14:paraId="5B903134" w14:textId="77777777" w:rsidR="00D15759" w:rsidRPr="00FB6CD7" w:rsidRDefault="00D15759"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987"/>
              <w:gridCol w:w="2879"/>
              <w:gridCol w:w="429"/>
              <w:gridCol w:w="415"/>
              <w:gridCol w:w="561"/>
              <w:gridCol w:w="561"/>
              <w:gridCol w:w="429"/>
              <w:gridCol w:w="496"/>
              <w:gridCol w:w="1230"/>
            </w:tblGrid>
            <w:tr w:rsidR="00D15759" w:rsidRPr="00FB6CD7" w14:paraId="14BCF8BF" w14:textId="77777777" w:rsidTr="00DD0C90">
              <w:tc>
                <w:tcPr>
                  <w:tcW w:w="194" w:type="pct"/>
                  <w:tcBorders>
                    <w:top w:val="single" w:sz="4" w:space="0" w:color="auto"/>
                    <w:left w:val="single" w:sz="4" w:space="0" w:color="auto"/>
                    <w:bottom w:val="single" w:sz="4" w:space="0" w:color="auto"/>
                    <w:right w:val="single" w:sz="4" w:space="0" w:color="auto"/>
                  </w:tcBorders>
                </w:tcPr>
                <w:p w14:paraId="45BC82F7" w14:textId="77777777" w:rsidR="00D15759" w:rsidRPr="00FB6CD7" w:rsidRDefault="00D15759" w:rsidP="00DD0C90">
                  <w:pPr>
                    <w:jc w:val="center"/>
                    <w:rPr>
                      <w:b/>
                      <w:bCs/>
                      <w:lang w:val="es-VE"/>
                    </w:rPr>
                  </w:pPr>
                  <w:r w:rsidRPr="00FB6CD7">
                    <w:rPr>
                      <w:b/>
                      <w:bCs/>
                      <w:lang w:val="es-VE"/>
                    </w:rPr>
                    <w:t>ID</w:t>
                  </w:r>
                </w:p>
              </w:tc>
              <w:tc>
                <w:tcPr>
                  <w:tcW w:w="1064" w:type="pct"/>
                  <w:tcBorders>
                    <w:top w:val="single" w:sz="4" w:space="0" w:color="auto"/>
                    <w:left w:val="single" w:sz="4" w:space="0" w:color="auto"/>
                    <w:bottom w:val="single" w:sz="4" w:space="0" w:color="auto"/>
                    <w:right w:val="single" w:sz="4" w:space="0" w:color="auto"/>
                  </w:tcBorders>
                </w:tcPr>
                <w:p w14:paraId="6BF906DC" w14:textId="77777777" w:rsidR="00D15759" w:rsidRPr="00FB6CD7" w:rsidRDefault="00D15759" w:rsidP="00DD0C90">
                  <w:pPr>
                    <w:jc w:val="center"/>
                    <w:rPr>
                      <w:b/>
                      <w:bCs/>
                      <w:lang w:val="es-VE"/>
                    </w:rPr>
                  </w:pPr>
                  <w:r w:rsidRPr="00FB6CD7">
                    <w:rPr>
                      <w:b/>
                      <w:bCs/>
                      <w:lang w:val="es-VE"/>
                    </w:rPr>
                    <w:t>Campo</w:t>
                  </w:r>
                </w:p>
              </w:tc>
              <w:tc>
                <w:tcPr>
                  <w:tcW w:w="1541" w:type="pct"/>
                  <w:tcBorders>
                    <w:top w:val="single" w:sz="4" w:space="0" w:color="auto"/>
                    <w:left w:val="single" w:sz="4" w:space="0" w:color="auto"/>
                    <w:bottom w:val="single" w:sz="4" w:space="0" w:color="auto"/>
                    <w:right w:val="single" w:sz="4" w:space="0" w:color="auto"/>
                  </w:tcBorders>
                </w:tcPr>
                <w:p w14:paraId="4B890A8D" w14:textId="77777777" w:rsidR="00D15759" w:rsidRPr="00FB6CD7" w:rsidRDefault="00D15759" w:rsidP="00DD0C90">
                  <w:pPr>
                    <w:jc w:val="center"/>
                    <w:rPr>
                      <w:b/>
                      <w:bCs/>
                      <w:lang w:val="es-VE"/>
                    </w:rPr>
                  </w:pPr>
                  <w:r w:rsidRPr="00FB6CD7">
                    <w:rPr>
                      <w:b/>
                      <w:bCs/>
                      <w:lang w:val="es-VE"/>
                    </w:rPr>
                    <w:t>Descripción</w:t>
                  </w:r>
                </w:p>
              </w:tc>
              <w:tc>
                <w:tcPr>
                  <w:tcW w:w="224" w:type="pct"/>
                  <w:tcBorders>
                    <w:top w:val="single" w:sz="4" w:space="0" w:color="auto"/>
                    <w:left w:val="single" w:sz="4" w:space="0" w:color="auto"/>
                    <w:bottom w:val="single" w:sz="4" w:space="0" w:color="auto"/>
                    <w:right w:val="single" w:sz="4" w:space="0" w:color="auto"/>
                  </w:tcBorders>
                </w:tcPr>
                <w:p w14:paraId="63669AF6" w14:textId="77777777" w:rsidR="00D15759" w:rsidRPr="00FB6CD7" w:rsidRDefault="00D15759" w:rsidP="00DD0C90">
                  <w:pPr>
                    <w:jc w:val="center"/>
                    <w:rPr>
                      <w:b/>
                      <w:bCs/>
                      <w:lang w:val="es-VE"/>
                    </w:rPr>
                  </w:pPr>
                  <w:r w:rsidRPr="00FB6CD7">
                    <w:rPr>
                      <w:b/>
                      <w:bCs/>
                      <w:lang w:val="es-VE"/>
                    </w:rPr>
                    <w:t>T</w:t>
                  </w:r>
                </w:p>
              </w:tc>
              <w:tc>
                <w:tcPr>
                  <w:tcW w:w="223" w:type="pct"/>
                  <w:tcBorders>
                    <w:top w:val="single" w:sz="4" w:space="0" w:color="auto"/>
                    <w:left w:val="single" w:sz="4" w:space="0" w:color="auto"/>
                    <w:bottom w:val="single" w:sz="4" w:space="0" w:color="auto"/>
                    <w:right w:val="single" w:sz="4" w:space="0" w:color="auto"/>
                  </w:tcBorders>
                </w:tcPr>
                <w:p w14:paraId="7253C41A" w14:textId="77777777" w:rsidR="00D15759" w:rsidRPr="00FB6CD7" w:rsidRDefault="00D15759" w:rsidP="00DD0C90">
                  <w:pPr>
                    <w:jc w:val="center"/>
                    <w:rPr>
                      <w:b/>
                      <w:bCs/>
                      <w:lang w:val="es-VE"/>
                    </w:rPr>
                  </w:pPr>
                  <w:r w:rsidRPr="00FB6CD7">
                    <w:rPr>
                      <w:b/>
                      <w:bCs/>
                      <w:lang w:val="es-VE"/>
                    </w:rPr>
                    <w:t>L</w:t>
                  </w:r>
                </w:p>
              </w:tc>
              <w:tc>
                <w:tcPr>
                  <w:tcW w:w="301" w:type="pct"/>
                  <w:tcBorders>
                    <w:top w:val="single" w:sz="4" w:space="0" w:color="auto"/>
                    <w:left w:val="single" w:sz="4" w:space="0" w:color="auto"/>
                    <w:bottom w:val="single" w:sz="4" w:space="0" w:color="auto"/>
                    <w:right w:val="single" w:sz="4" w:space="0" w:color="auto"/>
                  </w:tcBorders>
                </w:tcPr>
                <w:p w14:paraId="12971980" w14:textId="77777777" w:rsidR="00D15759" w:rsidRPr="00FB6CD7" w:rsidRDefault="00D15759" w:rsidP="00DD0C90">
                  <w:pPr>
                    <w:jc w:val="center"/>
                    <w:rPr>
                      <w:b/>
                      <w:bCs/>
                      <w:lang w:val="es-VE"/>
                    </w:rPr>
                  </w:pPr>
                  <w:r w:rsidRPr="00FB6CD7">
                    <w:rPr>
                      <w:b/>
                      <w:bCs/>
                      <w:lang w:val="es-VE"/>
                    </w:rPr>
                    <w:t>RPV</w:t>
                  </w:r>
                </w:p>
              </w:tc>
              <w:tc>
                <w:tcPr>
                  <w:tcW w:w="301" w:type="pct"/>
                  <w:tcBorders>
                    <w:top w:val="single" w:sz="4" w:space="0" w:color="auto"/>
                    <w:left w:val="single" w:sz="4" w:space="0" w:color="auto"/>
                    <w:bottom w:val="single" w:sz="4" w:space="0" w:color="auto"/>
                    <w:right w:val="single" w:sz="4" w:space="0" w:color="auto"/>
                  </w:tcBorders>
                </w:tcPr>
                <w:p w14:paraId="49BA074F" w14:textId="77777777" w:rsidR="00D15759" w:rsidRPr="00FB6CD7" w:rsidRDefault="00D15759"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00B74A4E" w14:textId="77777777" w:rsidR="00D15759" w:rsidRPr="00FB6CD7" w:rsidRDefault="00D15759"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12AA3555" w14:textId="77777777" w:rsidR="00D15759" w:rsidRPr="00FB6CD7" w:rsidRDefault="00D15759"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26CCAAB0" w14:textId="77777777" w:rsidR="00D15759" w:rsidRPr="00FB6CD7" w:rsidRDefault="00D15759" w:rsidP="00DD0C90">
                  <w:pPr>
                    <w:jc w:val="center"/>
                    <w:rPr>
                      <w:b/>
                      <w:bCs/>
                      <w:lang w:val="es-VE"/>
                    </w:rPr>
                  </w:pPr>
                  <w:r w:rsidRPr="00FB6CD7">
                    <w:rPr>
                      <w:b/>
                      <w:bCs/>
                      <w:lang w:val="es-VE"/>
                    </w:rPr>
                    <w:t>Validaciones</w:t>
                  </w:r>
                </w:p>
              </w:tc>
            </w:tr>
            <w:tr w:rsidR="00D15759" w:rsidRPr="00142753" w14:paraId="7FABA560" w14:textId="77777777" w:rsidTr="00DD0C90">
              <w:tc>
                <w:tcPr>
                  <w:tcW w:w="194" w:type="pct"/>
                  <w:tcBorders>
                    <w:top w:val="single" w:sz="4" w:space="0" w:color="auto"/>
                    <w:left w:val="single" w:sz="4" w:space="0" w:color="auto"/>
                    <w:bottom w:val="single" w:sz="4" w:space="0" w:color="auto"/>
                    <w:right w:val="single" w:sz="4" w:space="0" w:color="auto"/>
                  </w:tcBorders>
                </w:tcPr>
                <w:p w14:paraId="309F6834" w14:textId="77777777" w:rsidR="00D15759" w:rsidRPr="00FB6CD7" w:rsidRDefault="00D15759" w:rsidP="00DD0C90">
                  <w:pPr>
                    <w:rPr>
                      <w:lang w:val="es-VE"/>
                    </w:rPr>
                  </w:pPr>
                  <w:r w:rsidRPr="00FB6CD7">
                    <w:rPr>
                      <w:lang w:val="es-VE"/>
                    </w:rPr>
                    <w:t>1</w:t>
                  </w:r>
                </w:p>
              </w:tc>
              <w:tc>
                <w:tcPr>
                  <w:tcW w:w="1064" w:type="pct"/>
                  <w:tcBorders>
                    <w:top w:val="single" w:sz="4" w:space="0" w:color="auto"/>
                    <w:left w:val="single" w:sz="4" w:space="0" w:color="auto"/>
                    <w:bottom w:val="single" w:sz="4" w:space="0" w:color="auto"/>
                    <w:right w:val="single" w:sz="4" w:space="0" w:color="auto"/>
                  </w:tcBorders>
                </w:tcPr>
                <w:p w14:paraId="6E6D668C" w14:textId="77777777" w:rsidR="00D15759" w:rsidRPr="00FB6CD7" w:rsidRDefault="00D15759" w:rsidP="00DD0C90">
                  <w:pPr>
                    <w:rPr>
                      <w:lang w:val="es-VE"/>
                    </w:rPr>
                  </w:pPr>
                  <w:r w:rsidRPr="00FB6CD7">
                    <w:rPr>
                      <w:lang w:val="es-VE"/>
                    </w:rPr>
                    <w:t>Clave</w:t>
                  </w:r>
                </w:p>
              </w:tc>
              <w:tc>
                <w:tcPr>
                  <w:tcW w:w="1541" w:type="pct"/>
                  <w:tcBorders>
                    <w:top w:val="single" w:sz="4" w:space="0" w:color="auto"/>
                    <w:left w:val="single" w:sz="4" w:space="0" w:color="auto"/>
                    <w:bottom w:val="single" w:sz="4" w:space="0" w:color="auto"/>
                    <w:right w:val="single" w:sz="4" w:space="0" w:color="auto"/>
                  </w:tcBorders>
                </w:tcPr>
                <w:p w14:paraId="7603EE46" w14:textId="77777777" w:rsidR="00D15759" w:rsidRPr="00FB6CD7" w:rsidRDefault="00D15759" w:rsidP="00DD0C90">
                  <w:pPr>
                    <w:rPr>
                      <w:lang w:val="es-VE"/>
                    </w:rPr>
                  </w:pPr>
                  <w:r w:rsidRPr="00FB6CD7">
                    <w:rPr>
                      <w:lang w:val="es-VE"/>
                    </w:rPr>
                    <w:t>Clave del Usuario</w:t>
                  </w:r>
                </w:p>
              </w:tc>
              <w:tc>
                <w:tcPr>
                  <w:tcW w:w="224" w:type="pct"/>
                  <w:tcBorders>
                    <w:top w:val="single" w:sz="4" w:space="0" w:color="auto"/>
                    <w:left w:val="single" w:sz="4" w:space="0" w:color="auto"/>
                    <w:bottom w:val="single" w:sz="4" w:space="0" w:color="auto"/>
                    <w:right w:val="single" w:sz="4" w:space="0" w:color="auto"/>
                  </w:tcBorders>
                </w:tcPr>
                <w:p w14:paraId="0FD8DAC2" w14:textId="77777777" w:rsidR="00D15759" w:rsidRPr="00FB6CD7" w:rsidRDefault="00D15759"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0D4D0A8A" w14:textId="77777777" w:rsidR="00D15759" w:rsidRPr="00FB6CD7" w:rsidRDefault="00D15759" w:rsidP="00DD0C90">
                  <w:pPr>
                    <w:rPr>
                      <w:lang w:val="es-VE"/>
                    </w:rPr>
                  </w:pPr>
                  <w:r w:rsidRPr="00FB6CD7">
                    <w:rPr>
                      <w:lang w:val="es-VE"/>
                    </w:rPr>
                    <w:t>20</w:t>
                  </w:r>
                </w:p>
              </w:tc>
              <w:tc>
                <w:tcPr>
                  <w:tcW w:w="301" w:type="pct"/>
                  <w:tcBorders>
                    <w:top w:val="single" w:sz="4" w:space="0" w:color="auto"/>
                    <w:left w:val="single" w:sz="4" w:space="0" w:color="auto"/>
                    <w:bottom w:val="single" w:sz="4" w:space="0" w:color="auto"/>
                    <w:right w:val="single" w:sz="4" w:space="0" w:color="auto"/>
                  </w:tcBorders>
                </w:tcPr>
                <w:p w14:paraId="5F99FD3D" w14:textId="77777777" w:rsidR="00D15759" w:rsidRPr="00FB6CD7" w:rsidRDefault="00D15759"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3194F456" w14:textId="77777777" w:rsidR="00D15759" w:rsidRPr="00FB6CD7" w:rsidRDefault="00D157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A6E65A7" w14:textId="77777777" w:rsidR="00D15759" w:rsidRPr="00FB6CD7" w:rsidRDefault="00D15759" w:rsidP="00DD0C90">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383E8C6A" w14:textId="77777777" w:rsidR="00D15759" w:rsidRPr="00FB6CD7" w:rsidRDefault="00D15759" w:rsidP="00DD0C90">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529D82B1" w14:textId="42CF1BE5" w:rsidR="00D15759" w:rsidRPr="00FB6CD7" w:rsidRDefault="00D15759" w:rsidP="00DD0C90">
                  <w:pPr>
                    <w:rPr>
                      <w:lang w:val="es-VE"/>
                    </w:rPr>
                  </w:pPr>
                  <w:r w:rsidRPr="00FB6CD7">
                    <w:rPr>
                      <w:lang w:val="es-VE"/>
                    </w:rPr>
                    <w:t>Debe tener una longitud mínima de 4 caracteres y se debe verificar que sea la clave del usuario.</w:t>
                  </w:r>
                </w:p>
              </w:tc>
            </w:tr>
            <w:tr w:rsidR="00D15759" w:rsidRPr="00FB6CD7" w14:paraId="45BA9497" w14:textId="77777777" w:rsidTr="00DD0C90">
              <w:tc>
                <w:tcPr>
                  <w:tcW w:w="194" w:type="pct"/>
                  <w:tcBorders>
                    <w:top w:val="single" w:sz="4" w:space="0" w:color="auto"/>
                    <w:left w:val="single" w:sz="4" w:space="0" w:color="auto"/>
                    <w:bottom w:val="single" w:sz="4" w:space="0" w:color="auto"/>
                    <w:right w:val="single" w:sz="4" w:space="0" w:color="auto"/>
                  </w:tcBorders>
                </w:tcPr>
                <w:p w14:paraId="76F45559" w14:textId="77777777" w:rsidR="00D15759" w:rsidRPr="00FB6CD7" w:rsidRDefault="00D15759" w:rsidP="00DD0C90">
                  <w:pPr>
                    <w:rPr>
                      <w:lang w:val="es-VE"/>
                    </w:rPr>
                  </w:pPr>
                  <w:r w:rsidRPr="00FB6CD7">
                    <w:rPr>
                      <w:lang w:val="es-VE"/>
                    </w:rPr>
                    <w:t>2</w:t>
                  </w:r>
                </w:p>
              </w:tc>
              <w:tc>
                <w:tcPr>
                  <w:tcW w:w="1064" w:type="pct"/>
                  <w:tcBorders>
                    <w:top w:val="single" w:sz="4" w:space="0" w:color="auto"/>
                    <w:left w:val="single" w:sz="4" w:space="0" w:color="auto"/>
                    <w:bottom w:val="single" w:sz="4" w:space="0" w:color="auto"/>
                    <w:right w:val="single" w:sz="4" w:space="0" w:color="auto"/>
                  </w:tcBorders>
                </w:tcPr>
                <w:p w14:paraId="167B32BE" w14:textId="77777777" w:rsidR="00D15759" w:rsidRPr="00FB6CD7" w:rsidRDefault="00D15759" w:rsidP="00DD0C90">
                  <w:pPr>
                    <w:rPr>
                      <w:lang w:val="es-VE"/>
                    </w:rPr>
                  </w:pPr>
                  <w:r w:rsidRPr="00FB6CD7">
                    <w:rPr>
                      <w:lang w:val="es-VE"/>
                    </w:rPr>
                    <w:t>Mensajes Emergentes</w:t>
                  </w:r>
                </w:p>
              </w:tc>
              <w:tc>
                <w:tcPr>
                  <w:tcW w:w="1541" w:type="pct"/>
                  <w:tcBorders>
                    <w:top w:val="single" w:sz="4" w:space="0" w:color="auto"/>
                    <w:left w:val="single" w:sz="4" w:space="0" w:color="auto"/>
                    <w:bottom w:val="single" w:sz="4" w:space="0" w:color="auto"/>
                    <w:right w:val="single" w:sz="4" w:space="0" w:color="auto"/>
                  </w:tcBorders>
                </w:tcPr>
                <w:p w14:paraId="0F565CCC" w14:textId="77777777" w:rsidR="00D15759" w:rsidRPr="00FB6CD7" w:rsidRDefault="00D15759" w:rsidP="00DD0C90">
                  <w:pPr>
                    <w:rPr>
                      <w:lang w:val="es-VE"/>
                    </w:rPr>
                  </w:pPr>
                  <w:r w:rsidRPr="00FB6CD7">
                    <w:rPr>
                      <w:lang w:val="es-VE"/>
                    </w:rPr>
                    <w:t>Mensajes emergentes de error o éxito.</w:t>
                  </w:r>
                </w:p>
              </w:tc>
              <w:tc>
                <w:tcPr>
                  <w:tcW w:w="224" w:type="pct"/>
                  <w:tcBorders>
                    <w:top w:val="single" w:sz="4" w:space="0" w:color="auto"/>
                    <w:left w:val="single" w:sz="4" w:space="0" w:color="auto"/>
                    <w:bottom w:val="single" w:sz="4" w:space="0" w:color="auto"/>
                    <w:right w:val="single" w:sz="4" w:space="0" w:color="auto"/>
                  </w:tcBorders>
                </w:tcPr>
                <w:p w14:paraId="7F32B34E" w14:textId="77777777" w:rsidR="00D15759" w:rsidRPr="00FB6CD7" w:rsidRDefault="00D15759" w:rsidP="00DD0C90">
                  <w:pPr>
                    <w:rPr>
                      <w:lang w:val="es-VE"/>
                    </w:rPr>
                  </w:pPr>
                  <w:r w:rsidRPr="00FB6CD7">
                    <w:rPr>
                      <w:lang w:val="es-VE"/>
                    </w:rPr>
                    <w:t>AN</w:t>
                  </w:r>
                </w:p>
              </w:tc>
              <w:tc>
                <w:tcPr>
                  <w:tcW w:w="223" w:type="pct"/>
                  <w:tcBorders>
                    <w:top w:val="single" w:sz="4" w:space="0" w:color="auto"/>
                    <w:left w:val="single" w:sz="4" w:space="0" w:color="auto"/>
                    <w:bottom w:val="single" w:sz="4" w:space="0" w:color="auto"/>
                    <w:right w:val="single" w:sz="4" w:space="0" w:color="auto"/>
                  </w:tcBorders>
                </w:tcPr>
                <w:p w14:paraId="5715B630" w14:textId="77777777" w:rsidR="00D15759" w:rsidRPr="00FB6CD7" w:rsidRDefault="00D15759" w:rsidP="00DD0C90">
                  <w:pPr>
                    <w:rPr>
                      <w:lang w:val="es-VE"/>
                    </w:rPr>
                  </w:pPr>
                  <w:r w:rsidRPr="00FB6CD7">
                    <w:rPr>
                      <w:lang w:val="es-VE"/>
                    </w:rPr>
                    <w:t>60</w:t>
                  </w:r>
                </w:p>
              </w:tc>
              <w:tc>
                <w:tcPr>
                  <w:tcW w:w="301" w:type="pct"/>
                  <w:tcBorders>
                    <w:top w:val="single" w:sz="4" w:space="0" w:color="auto"/>
                    <w:left w:val="single" w:sz="4" w:space="0" w:color="auto"/>
                    <w:bottom w:val="single" w:sz="4" w:space="0" w:color="auto"/>
                    <w:right w:val="single" w:sz="4" w:space="0" w:color="auto"/>
                  </w:tcBorders>
                </w:tcPr>
                <w:p w14:paraId="76FB3D34" w14:textId="77777777" w:rsidR="00D15759" w:rsidRPr="00FB6CD7" w:rsidRDefault="00D15759" w:rsidP="00DD0C90">
                  <w:pPr>
                    <w:rPr>
                      <w:lang w:val="es-VE"/>
                    </w:rPr>
                  </w:pPr>
                </w:p>
              </w:tc>
              <w:tc>
                <w:tcPr>
                  <w:tcW w:w="301" w:type="pct"/>
                  <w:tcBorders>
                    <w:top w:val="single" w:sz="4" w:space="0" w:color="auto"/>
                    <w:left w:val="single" w:sz="4" w:space="0" w:color="auto"/>
                    <w:bottom w:val="single" w:sz="4" w:space="0" w:color="auto"/>
                    <w:right w:val="single" w:sz="4" w:space="0" w:color="auto"/>
                  </w:tcBorders>
                </w:tcPr>
                <w:p w14:paraId="1F67F811" w14:textId="77777777" w:rsidR="00D15759" w:rsidRPr="00FB6CD7" w:rsidRDefault="00D157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2A46789" w14:textId="77777777" w:rsidR="00D15759" w:rsidRPr="00FB6CD7" w:rsidRDefault="00D157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2824D7ED" w14:textId="77777777" w:rsidR="00D15759" w:rsidRPr="00FB6CD7" w:rsidRDefault="00D157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287C5AF8" w14:textId="77777777" w:rsidR="00D15759" w:rsidRPr="00FB6CD7" w:rsidRDefault="00D15759" w:rsidP="00DD0C90">
                  <w:pPr>
                    <w:rPr>
                      <w:lang w:val="es-VE"/>
                    </w:rPr>
                  </w:pPr>
                </w:p>
              </w:tc>
            </w:tr>
          </w:tbl>
          <w:p w14:paraId="21E33D0C" w14:textId="77777777" w:rsidR="00D15759" w:rsidRPr="00FB6CD7" w:rsidRDefault="00D15759" w:rsidP="00DD0C90">
            <w:pPr>
              <w:tabs>
                <w:tab w:val="left" w:pos="4533"/>
                <w:tab w:val="left" w:pos="8760"/>
              </w:tabs>
              <w:spacing w:line="240" w:lineRule="auto"/>
              <w:jc w:val="left"/>
              <w:rPr>
                <w:b/>
                <w:bCs/>
                <w:lang w:val="es-VE"/>
              </w:rPr>
            </w:pPr>
          </w:p>
          <w:p w14:paraId="25A9C72F" w14:textId="77777777" w:rsidR="00D15759" w:rsidRPr="00FB6CD7" w:rsidRDefault="00D15759" w:rsidP="00DD0C90">
            <w:pPr>
              <w:tabs>
                <w:tab w:val="left" w:pos="4533"/>
                <w:tab w:val="left" w:pos="8760"/>
              </w:tabs>
              <w:spacing w:line="240" w:lineRule="auto"/>
              <w:jc w:val="left"/>
              <w:rPr>
                <w:b/>
                <w:bCs/>
                <w:lang w:val="es-VE" w:eastAsia="es-ES"/>
              </w:rPr>
            </w:pPr>
            <w:r w:rsidRPr="00FB6CD7">
              <w:rPr>
                <w:b/>
                <w:bCs/>
                <w:lang w:val="es-VE" w:eastAsia="es-ES"/>
              </w:rPr>
              <w:tab/>
            </w:r>
          </w:p>
        </w:tc>
      </w:tr>
      <w:tr w:rsidR="00D15759" w:rsidRPr="00142753" w14:paraId="34FFB798" w14:textId="77777777" w:rsidTr="00DD0C90">
        <w:trPr>
          <w:cantSplit/>
          <w:trHeight w:val="459"/>
        </w:trPr>
        <w:tc>
          <w:tcPr>
            <w:tcW w:w="0" w:type="auto"/>
          </w:tcPr>
          <w:p w14:paraId="44BFA09E" w14:textId="77777777" w:rsidR="00D15759" w:rsidRPr="00FB6CD7" w:rsidRDefault="00D15759" w:rsidP="00DD0C90">
            <w:pPr>
              <w:rPr>
                <w:rStyle w:val="InfoBlueCar"/>
                <w:b/>
                <w:bCs/>
                <w:color w:val="auto"/>
                <w:lang w:val="es-VE"/>
              </w:rPr>
            </w:pPr>
            <w:r w:rsidRPr="00FB6CD7">
              <w:rPr>
                <w:b/>
                <w:bCs/>
                <w:lang w:val="es-VE"/>
              </w:rPr>
              <w:lastRenderedPageBreak/>
              <w:t>Prioridad:</w:t>
            </w:r>
          </w:p>
          <w:p w14:paraId="06819A0E" w14:textId="77777777" w:rsidR="00D15759" w:rsidRPr="00FB6CD7" w:rsidRDefault="00D15759" w:rsidP="00DD0C90">
            <w:pPr>
              <w:rPr>
                <w:lang w:val="es-VE"/>
              </w:rPr>
            </w:pPr>
            <w:r w:rsidRPr="00FB6CD7">
              <w:rPr>
                <w:lang w:val="es-VE"/>
              </w:rPr>
              <w:t>( ) Alta          ( ) Media alta          (</w:t>
            </w:r>
            <w:r w:rsidRPr="00FB6CD7">
              <w:rPr>
                <w:b/>
                <w:bCs/>
                <w:lang w:val="es-VE"/>
              </w:rPr>
              <w:t xml:space="preserve"> </w:t>
            </w:r>
            <w:r w:rsidRPr="00FB6CD7">
              <w:rPr>
                <w:lang w:val="es-VE"/>
              </w:rPr>
              <w:t xml:space="preserve"> ) Media          ( </w:t>
            </w:r>
            <w:r w:rsidRPr="00FB6CD7">
              <w:rPr>
                <w:b/>
                <w:bCs/>
                <w:lang w:val="es-VE"/>
              </w:rPr>
              <w:t>X</w:t>
            </w:r>
            <w:r w:rsidRPr="00FB6CD7">
              <w:rPr>
                <w:lang w:val="es-VE"/>
              </w:rPr>
              <w:t xml:space="preserve"> ) Media baja          (  ) Baja</w:t>
            </w:r>
            <w:r w:rsidRPr="00FB6CD7">
              <w:rPr>
                <w:lang w:val="es-VE"/>
              </w:rPr>
              <w:tab/>
            </w:r>
          </w:p>
        </w:tc>
      </w:tr>
    </w:tbl>
    <w:p w14:paraId="3FBF88DE"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p>
    <w:p w14:paraId="60B190D4" w14:textId="77777777" w:rsidR="00C006D0" w:rsidRPr="00FB6CD7" w:rsidRDefault="00C006D0" w:rsidP="00C006D0">
      <w:pPr>
        <w:numPr>
          <w:ilvl w:val="1"/>
          <w:numId w:val="1"/>
        </w:numPr>
        <w:spacing w:before="120" w:after="60"/>
        <w:outlineLvl w:val="1"/>
        <w:rPr>
          <w:rFonts w:ascii="Arial" w:hAnsi="Arial" w:cs="Arial"/>
          <w:b/>
          <w:bCs/>
          <w:lang w:val="es-VE"/>
        </w:rPr>
      </w:pPr>
      <w:r w:rsidRPr="00FB6CD7">
        <w:rPr>
          <w:rFonts w:ascii="Arial" w:hAnsi="Arial" w:cs="Arial"/>
          <w:b/>
          <w:bCs/>
          <w:lang w:val="es-VE"/>
        </w:rPr>
        <w:t>&lt;req10 – Eliminar Formulario de Búsqueda&gt;</w:t>
      </w:r>
    </w:p>
    <w:p w14:paraId="170DFBBF" w14:textId="77777777" w:rsidR="00C006D0" w:rsidRPr="00FB6CD7" w:rsidRDefault="00C006D0" w:rsidP="00C006D0">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José Ramírez)</w:t>
      </w:r>
    </w:p>
    <w:p w14:paraId="47CA71BF" w14:textId="08E30A46" w:rsidR="005F3E66" w:rsidRPr="00FB6CD7" w:rsidRDefault="005F3E66" w:rsidP="00A16EF9">
      <w:pPr>
        <w:rPr>
          <w:lang w:val="es-VE"/>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3"/>
      </w:tblGrid>
      <w:tr w:rsidR="00D15759" w:rsidRPr="00142753" w14:paraId="34A38F31" w14:textId="77777777" w:rsidTr="00DD0C90">
        <w:trPr>
          <w:trHeight w:val="360"/>
        </w:trPr>
        <w:tc>
          <w:tcPr>
            <w:tcW w:w="0" w:type="auto"/>
            <w:vMerge w:val="restart"/>
          </w:tcPr>
          <w:p w14:paraId="30A5C124" w14:textId="77777777" w:rsidR="00D15759" w:rsidRPr="00FB6CD7" w:rsidRDefault="00D15759" w:rsidP="00DD0C90">
            <w:pPr>
              <w:rPr>
                <w:b/>
                <w:bCs/>
                <w:lang w:val="es-VE"/>
              </w:rPr>
            </w:pPr>
            <w:r w:rsidRPr="00FB6CD7">
              <w:rPr>
                <w:b/>
                <w:bCs/>
                <w:lang w:val="es-VE"/>
              </w:rPr>
              <w:t>Característica Asociada:</w:t>
            </w:r>
          </w:p>
          <w:p w14:paraId="61EF4E81" w14:textId="77777777" w:rsidR="00D15759" w:rsidRPr="00FB6CD7" w:rsidRDefault="00D15759" w:rsidP="00DD0C90">
            <w:pPr>
              <w:pStyle w:val="InfoBlue"/>
              <w:rPr>
                <w:i w:val="0"/>
                <w:iCs w:val="0"/>
                <w:color w:val="auto"/>
                <w:lang w:val="es-VE"/>
              </w:rPr>
            </w:pPr>
            <w:r w:rsidRPr="00FB6CD7">
              <w:rPr>
                <w:i w:val="0"/>
                <w:iCs w:val="0"/>
                <w:color w:val="auto"/>
                <w:lang w:val="es-VE"/>
              </w:rPr>
              <w:t xml:space="preserve">        Gestión de Usuarios. </w:t>
            </w:r>
          </w:p>
        </w:tc>
      </w:tr>
      <w:tr w:rsidR="00D15759" w:rsidRPr="00142753" w14:paraId="37FE8AE5" w14:textId="77777777" w:rsidTr="00DD0C90">
        <w:trPr>
          <w:trHeight w:val="360"/>
        </w:trPr>
        <w:tc>
          <w:tcPr>
            <w:tcW w:w="0" w:type="auto"/>
            <w:vMerge/>
          </w:tcPr>
          <w:p w14:paraId="01B92CF6" w14:textId="77777777" w:rsidR="00D15759" w:rsidRPr="00FB6CD7" w:rsidRDefault="00D15759" w:rsidP="00DD0C90">
            <w:pPr>
              <w:pStyle w:val="InfoBlue"/>
              <w:rPr>
                <w:i w:val="0"/>
                <w:iCs w:val="0"/>
                <w:color w:val="auto"/>
                <w:lang w:val="es-VE"/>
              </w:rPr>
            </w:pPr>
          </w:p>
        </w:tc>
      </w:tr>
      <w:tr w:rsidR="00D15759" w:rsidRPr="00FB6CD7" w14:paraId="2F732BDE" w14:textId="77777777" w:rsidTr="00DD0C90">
        <w:tc>
          <w:tcPr>
            <w:tcW w:w="0" w:type="auto"/>
          </w:tcPr>
          <w:p w14:paraId="3B234F82" w14:textId="77777777" w:rsidR="00D15759" w:rsidRPr="00FB6CD7" w:rsidRDefault="00D15759" w:rsidP="00DD0C90">
            <w:pPr>
              <w:rPr>
                <w:b/>
                <w:bCs/>
                <w:lang w:val="es-VE"/>
              </w:rPr>
            </w:pPr>
            <w:r w:rsidRPr="00FB6CD7">
              <w:rPr>
                <w:b/>
                <w:bCs/>
                <w:lang w:val="es-VE"/>
              </w:rPr>
              <w:t>Descripción del requerimiento funcional:</w:t>
            </w:r>
          </w:p>
          <w:p w14:paraId="54ADF050" w14:textId="77777777" w:rsidR="00D15759" w:rsidRPr="00FB6CD7" w:rsidRDefault="00D15759" w:rsidP="00DD0C90">
            <w:pPr>
              <w:spacing w:after="120"/>
              <w:rPr>
                <w:iCs/>
                <w:color w:val="000000" w:themeColor="text1"/>
                <w:lang w:val="es-VE"/>
              </w:rPr>
            </w:pPr>
            <w:r w:rsidRPr="00FB6CD7">
              <w:rPr>
                <w:iCs/>
                <w:color w:val="000000" w:themeColor="text1"/>
                <w:lang w:val="es-VE" w:eastAsia="es-ES"/>
              </w:rPr>
              <w:t xml:space="preserve">        El sistema debe eliminar el formulario de búsqueda del usuario aspirante o empresa según sea el caso.</w:t>
            </w:r>
          </w:p>
          <w:p w14:paraId="2FE90ED8" w14:textId="77777777" w:rsidR="00D15759" w:rsidRPr="00FB6CD7" w:rsidRDefault="00D15759" w:rsidP="00DD0C90">
            <w:pPr>
              <w:rPr>
                <w:b/>
                <w:bCs/>
                <w:lang w:val="es-VE"/>
              </w:rPr>
            </w:pPr>
            <w:r w:rsidRPr="00FB6CD7">
              <w:rPr>
                <w:b/>
                <w:bCs/>
                <w:lang w:val="es-VE"/>
              </w:rPr>
              <w:t>Reglas de negocio asociadas:</w:t>
            </w:r>
          </w:p>
          <w:p w14:paraId="1AEB4FE2" w14:textId="0D81588C" w:rsidR="00D15759" w:rsidRPr="00FB6CD7" w:rsidRDefault="00D15759" w:rsidP="00D15759">
            <w:pPr>
              <w:pStyle w:val="Prrafodelista"/>
              <w:numPr>
                <w:ilvl w:val="0"/>
                <w:numId w:val="8"/>
              </w:numPr>
              <w:spacing w:after="120"/>
              <w:rPr>
                <w:iCs/>
                <w:color w:val="000000" w:themeColor="text1"/>
                <w:lang w:val="es-VE"/>
              </w:rPr>
            </w:pPr>
            <w:r w:rsidRPr="00FB6CD7">
              <w:rPr>
                <w:iCs/>
                <w:color w:val="000000" w:themeColor="text1"/>
                <w:lang w:val="es-VE"/>
              </w:rPr>
              <w:t>Al eliminar el formulario de búsqueda del usuario se eliminarán l</w:t>
            </w:r>
            <w:r w:rsidR="00882259" w:rsidRPr="00FB6CD7">
              <w:rPr>
                <w:iCs/>
                <w:color w:val="000000" w:themeColor="text1"/>
                <w:lang w:val="es-VE"/>
              </w:rPr>
              <w:t>os emparejamientos</w:t>
            </w:r>
            <w:r w:rsidRPr="00FB6CD7">
              <w:rPr>
                <w:iCs/>
                <w:color w:val="000000" w:themeColor="text1"/>
                <w:lang w:val="es-VE"/>
              </w:rPr>
              <w:t xml:space="preserve"> donde aparezca dicho usuario</w:t>
            </w:r>
          </w:p>
          <w:p w14:paraId="50645BA8" w14:textId="77777777" w:rsidR="00D15759" w:rsidRPr="00FB6CD7" w:rsidRDefault="00D15759" w:rsidP="00DD0C90">
            <w:pPr>
              <w:rPr>
                <w:b/>
                <w:bCs/>
                <w:snapToGrid w:val="0"/>
                <w:lang w:val="es-VE"/>
              </w:rPr>
            </w:pPr>
            <w:r w:rsidRPr="00FB6CD7">
              <w:rPr>
                <w:b/>
                <w:bCs/>
                <w:snapToGrid w:val="0"/>
                <w:lang w:val="es-VE"/>
              </w:rPr>
              <w:t>Interfaces del requerimiento:</w:t>
            </w:r>
          </w:p>
          <w:p w14:paraId="351D0B9B" w14:textId="11D7F763" w:rsidR="00D15759" w:rsidRPr="00FB6CD7" w:rsidRDefault="001E2536" w:rsidP="00DD0C90">
            <w:pPr>
              <w:rPr>
                <w:b/>
                <w:bCs/>
                <w:snapToGrid w:val="0"/>
                <w:lang w:val="es-VE"/>
              </w:rPr>
            </w:pPr>
            <w:r>
              <w:object w:dxaOrig="15045" w:dyaOrig="11325" w14:anchorId="16380893">
                <v:shape id="_x0000_i1026" type="#_x0000_t75" style="width:448.65pt;height:267.35pt" o:ole="">
                  <v:imagedata r:id="rId24" o:title=""/>
                </v:shape>
                <o:OLEObject Type="Embed" ProgID="PBrush" ShapeID="_x0000_i1026" DrawAspect="Content" ObjectID="_1511937292" r:id="rId25"/>
              </w:object>
            </w:r>
          </w:p>
          <w:p w14:paraId="36530F67" w14:textId="0E72FFEA" w:rsidR="00D15759" w:rsidRPr="00FB6CD7" w:rsidRDefault="00D15759" w:rsidP="00DD0C90">
            <w:pPr>
              <w:jc w:val="center"/>
              <w:rPr>
                <w:snapToGrid w:val="0"/>
                <w:lang w:val="es-VE"/>
              </w:rPr>
            </w:pPr>
          </w:p>
          <w:p w14:paraId="2B82B0F2" w14:textId="77777777" w:rsidR="00D15759" w:rsidRPr="00FB6CD7" w:rsidRDefault="00D15759" w:rsidP="00DD0C90">
            <w:pPr>
              <w:rPr>
                <w:b/>
                <w:bCs/>
                <w:lang w:val="es-VE"/>
              </w:rPr>
            </w:pPr>
            <w:r w:rsidRPr="00FB6CD7">
              <w:rPr>
                <w:b/>
                <w:bCs/>
                <w:lang w:val="es-VE"/>
              </w:rPr>
              <w:t>Estructura de datos:</w:t>
            </w:r>
          </w:p>
          <w:p w14:paraId="4FCAF52D" w14:textId="77777777" w:rsidR="00D15759" w:rsidRPr="00FB6CD7" w:rsidRDefault="00D15759" w:rsidP="00DD0C90">
            <w:pPr>
              <w:rPr>
                <w:lang w:val="es-VE"/>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987"/>
              <w:gridCol w:w="2879"/>
              <w:gridCol w:w="429"/>
              <w:gridCol w:w="415"/>
              <w:gridCol w:w="561"/>
              <w:gridCol w:w="561"/>
              <w:gridCol w:w="429"/>
              <w:gridCol w:w="496"/>
              <w:gridCol w:w="1230"/>
            </w:tblGrid>
            <w:tr w:rsidR="00D15759" w:rsidRPr="00FB6CD7" w14:paraId="69EDBA8C" w14:textId="77777777" w:rsidTr="00882259">
              <w:tc>
                <w:tcPr>
                  <w:tcW w:w="194" w:type="pct"/>
                  <w:tcBorders>
                    <w:top w:val="single" w:sz="4" w:space="0" w:color="auto"/>
                    <w:left w:val="single" w:sz="4" w:space="0" w:color="auto"/>
                    <w:bottom w:val="single" w:sz="4" w:space="0" w:color="auto"/>
                    <w:right w:val="single" w:sz="4" w:space="0" w:color="auto"/>
                  </w:tcBorders>
                </w:tcPr>
                <w:p w14:paraId="382CA134" w14:textId="77777777" w:rsidR="00D15759" w:rsidRPr="00FB6CD7" w:rsidRDefault="00D15759" w:rsidP="00DD0C90">
                  <w:pPr>
                    <w:jc w:val="center"/>
                    <w:rPr>
                      <w:b/>
                      <w:bCs/>
                      <w:lang w:val="es-VE"/>
                    </w:rPr>
                  </w:pPr>
                  <w:r w:rsidRPr="00FB6CD7">
                    <w:rPr>
                      <w:b/>
                      <w:bCs/>
                      <w:lang w:val="es-VE"/>
                    </w:rPr>
                    <w:t>ID</w:t>
                  </w:r>
                </w:p>
              </w:tc>
              <w:tc>
                <w:tcPr>
                  <w:tcW w:w="1063" w:type="pct"/>
                  <w:tcBorders>
                    <w:top w:val="single" w:sz="4" w:space="0" w:color="auto"/>
                    <w:left w:val="single" w:sz="4" w:space="0" w:color="auto"/>
                    <w:bottom w:val="single" w:sz="4" w:space="0" w:color="auto"/>
                    <w:right w:val="single" w:sz="4" w:space="0" w:color="auto"/>
                  </w:tcBorders>
                </w:tcPr>
                <w:p w14:paraId="23312A46" w14:textId="77777777" w:rsidR="00D15759" w:rsidRPr="00FB6CD7" w:rsidRDefault="00D15759" w:rsidP="00DD0C90">
                  <w:pPr>
                    <w:jc w:val="center"/>
                    <w:rPr>
                      <w:b/>
                      <w:bCs/>
                      <w:lang w:val="es-VE"/>
                    </w:rPr>
                  </w:pPr>
                  <w:r w:rsidRPr="00FB6CD7">
                    <w:rPr>
                      <w:b/>
                      <w:bCs/>
                      <w:lang w:val="es-VE"/>
                    </w:rPr>
                    <w:t>Campo</w:t>
                  </w:r>
                </w:p>
              </w:tc>
              <w:tc>
                <w:tcPr>
                  <w:tcW w:w="1540" w:type="pct"/>
                  <w:tcBorders>
                    <w:top w:val="single" w:sz="4" w:space="0" w:color="auto"/>
                    <w:left w:val="single" w:sz="4" w:space="0" w:color="auto"/>
                    <w:bottom w:val="single" w:sz="4" w:space="0" w:color="auto"/>
                    <w:right w:val="single" w:sz="4" w:space="0" w:color="auto"/>
                  </w:tcBorders>
                </w:tcPr>
                <w:p w14:paraId="302F85DD" w14:textId="77777777" w:rsidR="00D15759" w:rsidRPr="00FB6CD7" w:rsidRDefault="00D15759" w:rsidP="00DD0C90">
                  <w:pPr>
                    <w:jc w:val="center"/>
                    <w:rPr>
                      <w:b/>
                      <w:bCs/>
                      <w:lang w:val="es-VE"/>
                    </w:rPr>
                  </w:pPr>
                  <w:r w:rsidRPr="00FB6CD7">
                    <w:rPr>
                      <w:b/>
                      <w:bCs/>
                      <w:lang w:val="es-VE"/>
                    </w:rPr>
                    <w:t>Descripción</w:t>
                  </w:r>
                </w:p>
              </w:tc>
              <w:tc>
                <w:tcPr>
                  <w:tcW w:w="229" w:type="pct"/>
                  <w:tcBorders>
                    <w:top w:val="single" w:sz="4" w:space="0" w:color="auto"/>
                    <w:left w:val="single" w:sz="4" w:space="0" w:color="auto"/>
                    <w:bottom w:val="single" w:sz="4" w:space="0" w:color="auto"/>
                    <w:right w:val="single" w:sz="4" w:space="0" w:color="auto"/>
                  </w:tcBorders>
                </w:tcPr>
                <w:p w14:paraId="2A2F3F3C" w14:textId="77777777" w:rsidR="00D15759" w:rsidRPr="00FB6CD7" w:rsidRDefault="00D15759" w:rsidP="00DD0C90">
                  <w:pPr>
                    <w:jc w:val="center"/>
                    <w:rPr>
                      <w:b/>
                      <w:bCs/>
                      <w:lang w:val="es-VE"/>
                    </w:rPr>
                  </w:pPr>
                  <w:r w:rsidRPr="00FB6CD7">
                    <w:rPr>
                      <w:b/>
                      <w:bCs/>
                      <w:lang w:val="es-VE"/>
                    </w:rPr>
                    <w:t>T</w:t>
                  </w:r>
                </w:p>
              </w:tc>
              <w:tc>
                <w:tcPr>
                  <w:tcW w:w="222" w:type="pct"/>
                  <w:tcBorders>
                    <w:top w:val="single" w:sz="4" w:space="0" w:color="auto"/>
                    <w:left w:val="single" w:sz="4" w:space="0" w:color="auto"/>
                    <w:bottom w:val="single" w:sz="4" w:space="0" w:color="auto"/>
                    <w:right w:val="single" w:sz="4" w:space="0" w:color="auto"/>
                  </w:tcBorders>
                </w:tcPr>
                <w:p w14:paraId="7199B35D" w14:textId="77777777" w:rsidR="00D15759" w:rsidRPr="00FB6CD7" w:rsidRDefault="00D15759" w:rsidP="00DD0C90">
                  <w:pPr>
                    <w:jc w:val="center"/>
                    <w:rPr>
                      <w:b/>
                      <w:bCs/>
                      <w:lang w:val="es-VE"/>
                    </w:rPr>
                  </w:pPr>
                  <w:r w:rsidRPr="00FB6CD7">
                    <w:rPr>
                      <w:b/>
                      <w:bCs/>
                      <w:lang w:val="es-VE"/>
                    </w:rPr>
                    <w:t>L</w:t>
                  </w:r>
                </w:p>
              </w:tc>
              <w:tc>
                <w:tcPr>
                  <w:tcW w:w="300" w:type="pct"/>
                  <w:tcBorders>
                    <w:top w:val="single" w:sz="4" w:space="0" w:color="auto"/>
                    <w:left w:val="single" w:sz="4" w:space="0" w:color="auto"/>
                    <w:bottom w:val="single" w:sz="4" w:space="0" w:color="auto"/>
                    <w:right w:val="single" w:sz="4" w:space="0" w:color="auto"/>
                  </w:tcBorders>
                </w:tcPr>
                <w:p w14:paraId="3082FD6F" w14:textId="77777777" w:rsidR="00D15759" w:rsidRPr="00FB6CD7" w:rsidRDefault="00D15759" w:rsidP="00DD0C90">
                  <w:pPr>
                    <w:jc w:val="center"/>
                    <w:rPr>
                      <w:b/>
                      <w:bCs/>
                      <w:lang w:val="es-VE"/>
                    </w:rPr>
                  </w:pPr>
                  <w:r w:rsidRPr="00FB6CD7">
                    <w:rPr>
                      <w:b/>
                      <w:bCs/>
                      <w:lang w:val="es-VE"/>
                    </w:rPr>
                    <w:t>RPV</w:t>
                  </w:r>
                </w:p>
              </w:tc>
              <w:tc>
                <w:tcPr>
                  <w:tcW w:w="300" w:type="pct"/>
                  <w:tcBorders>
                    <w:top w:val="single" w:sz="4" w:space="0" w:color="auto"/>
                    <w:left w:val="single" w:sz="4" w:space="0" w:color="auto"/>
                    <w:bottom w:val="single" w:sz="4" w:space="0" w:color="auto"/>
                    <w:right w:val="single" w:sz="4" w:space="0" w:color="auto"/>
                  </w:tcBorders>
                </w:tcPr>
                <w:p w14:paraId="2C414E89" w14:textId="77777777" w:rsidR="00D15759" w:rsidRPr="00FB6CD7" w:rsidRDefault="00D15759"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606EB4FC" w14:textId="77777777" w:rsidR="00D15759" w:rsidRPr="00FB6CD7" w:rsidRDefault="00D15759"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122211E0" w14:textId="77777777" w:rsidR="00D15759" w:rsidRPr="00FB6CD7" w:rsidRDefault="00D15759"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4014682F" w14:textId="77777777" w:rsidR="00D15759" w:rsidRPr="00FB6CD7" w:rsidRDefault="00D15759" w:rsidP="00DD0C90">
                  <w:pPr>
                    <w:jc w:val="center"/>
                    <w:rPr>
                      <w:b/>
                      <w:bCs/>
                      <w:lang w:val="es-VE"/>
                    </w:rPr>
                  </w:pPr>
                  <w:r w:rsidRPr="00FB6CD7">
                    <w:rPr>
                      <w:b/>
                      <w:bCs/>
                      <w:lang w:val="es-VE"/>
                    </w:rPr>
                    <w:t>Validaciones</w:t>
                  </w:r>
                </w:p>
              </w:tc>
            </w:tr>
            <w:tr w:rsidR="00882259" w:rsidRPr="00142753" w14:paraId="6DAF3BD2" w14:textId="77777777" w:rsidTr="00882259">
              <w:tc>
                <w:tcPr>
                  <w:tcW w:w="194" w:type="pct"/>
                  <w:tcBorders>
                    <w:top w:val="single" w:sz="4" w:space="0" w:color="auto"/>
                    <w:left w:val="single" w:sz="4" w:space="0" w:color="auto"/>
                    <w:bottom w:val="single" w:sz="4" w:space="0" w:color="auto"/>
                    <w:right w:val="single" w:sz="4" w:space="0" w:color="auto"/>
                  </w:tcBorders>
                </w:tcPr>
                <w:p w14:paraId="601A8724" w14:textId="77777777" w:rsidR="00882259" w:rsidRPr="00FB6CD7" w:rsidRDefault="00882259" w:rsidP="00882259">
                  <w:pPr>
                    <w:rPr>
                      <w:lang w:val="es-VE"/>
                    </w:rPr>
                  </w:pPr>
                  <w:r w:rsidRPr="00FB6CD7">
                    <w:rPr>
                      <w:lang w:val="es-VE"/>
                    </w:rPr>
                    <w:t>1</w:t>
                  </w:r>
                </w:p>
              </w:tc>
              <w:tc>
                <w:tcPr>
                  <w:tcW w:w="1063" w:type="pct"/>
                  <w:tcBorders>
                    <w:top w:val="single" w:sz="4" w:space="0" w:color="auto"/>
                    <w:left w:val="single" w:sz="4" w:space="0" w:color="auto"/>
                    <w:bottom w:val="single" w:sz="4" w:space="0" w:color="auto"/>
                    <w:right w:val="single" w:sz="4" w:space="0" w:color="auto"/>
                  </w:tcBorders>
                </w:tcPr>
                <w:p w14:paraId="74BF5AB3" w14:textId="77777777" w:rsidR="00882259" w:rsidRPr="00FB6CD7" w:rsidRDefault="00882259" w:rsidP="00882259">
                  <w:pPr>
                    <w:rPr>
                      <w:lang w:val="es-VE"/>
                    </w:rPr>
                  </w:pPr>
                  <w:r w:rsidRPr="00FB6CD7">
                    <w:rPr>
                      <w:lang w:val="es-VE"/>
                    </w:rPr>
                    <w:t>Clave</w:t>
                  </w:r>
                </w:p>
              </w:tc>
              <w:tc>
                <w:tcPr>
                  <w:tcW w:w="1540" w:type="pct"/>
                  <w:tcBorders>
                    <w:top w:val="single" w:sz="4" w:space="0" w:color="auto"/>
                    <w:left w:val="single" w:sz="4" w:space="0" w:color="auto"/>
                    <w:bottom w:val="single" w:sz="4" w:space="0" w:color="auto"/>
                    <w:right w:val="single" w:sz="4" w:space="0" w:color="auto"/>
                  </w:tcBorders>
                </w:tcPr>
                <w:p w14:paraId="6C077112" w14:textId="77777777" w:rsidR="00882259" w:rsidRPr="00FB6CD7" w:rsidRDefault="00882259" w:rsidP="00882259">
                  <w:pPr>
                    <w:rPr>
                      <w:lang w:val="es-VE"/>
                    </w:rPr>
                  </w:pPr>
                  <w:r w:rsidRPr="00FB6CD7">
                    <w:rPr>
                      <w:lang w:val="es-VE"/>
                    </w:rPr>
                    <w:t>Clave del Usuario</w:t>
                  </w:r>
                </w:p>
              </w:tc>
              <w:tc>
                <w:tcPr>
                  <w:tcW w:w="229" w:type="pct"/>
                  <w:tcBorders>
                    <w:top w:val="single" w:sz="4" w:space="0" w:color="auto"/>
                    <w:left w:val="single" w:sz="4" w:space="0" w:color="auto"/>
                    <w:bottom w:val="single" w:sz="4" w:space="0" w:color="auto"/>
                    <w:right w:val="single" w:sz="4" w:space="0" w:color="auto"/>
                  </w:tcBorders>
                </w:tcPr>
                <w:p w14:paraId="7489BD0B" w14:textId="77777777" w:rsidR="00882259" w:rsidRPr="00FB6CD7" w:rsidRDefault="00882259" w:rsidP="00882259">
                  <w:pPr>
                    <w:rPr>
                      <w:lang w:val="es-VE"/>
                    </w:rPr>
                  </w:pPr>
                  <w:r w:rsidRPr="00FB6CD7">
                    <w:rPr>
                      <w:lang w:val="es-VE"/>
                    </w:rPr>
                    <w:t>AN</w:t>
                  </w:r>
                </w:p>
              </w:tc>
              <w:tc>
                <w:tcPr>
                  <w:tcW w:w="222" w:type="pct"/>
                  <w:tcBorders>
                    <w:top w:val="single" w:sz="4" w:space="0" w:color="auto"/>
                    <w:left w:val="single" w:sz="4" w:space="0" w:color="auto"/>
                    <w:bottom w:val="single" w:sz="4" w:space="0" w:color="auto"/>
                    <w:right w:val="single" w:sz="4" w:space="0" w:color="auto"/>
                  </w:tcBorders>
                </w:tcPr>
                <w:p w14:paraId="6326326D" w14:textId="77777777" w:rsidR="00882259" w:rsidRPr="00FB6CD7" w:rsidRDefault="00882259" w:rsidP="00882259">
                  <w:pPr>
                    <w:rPr>
                      <w:lang w:val="es-VE"/>
                    </w:rPr>
                  </w:pPr>
                  <w:r w:rsidRPr="00FB6CD7">
                    <w:rPr>
                      <w:lang w:val="es-VE"/>
                    </w:rPr>
                    <w:t>20</w:t>
                  </w:r>
                </w:p>
              </w:tc>
              <w:tc>
                <w:tcPr>
                  <w:tcW w:w="300" w:type="pct"/>
                  <w:tcBorders>
                    <w:top w:val="single" w:sz="4" w:space="0" w:color="auto"/>
                    <w:left w:val="single" w:sz="4" w:space="0" w:color="auto"/>
                    <w:bottom w:val="single" w:sz="4" w:space="0" w:color="auto"/>
                    <w:right w:val="single" w:sz="4" w:space="0" w:color="auto"/>
                  </w:tcBorders>
                </w:tcPr>
                <w:p w14:paraId="4B695AEF" w14:textId="77777777" w:rsidR="00882259" w:rsidRPr="00FB6CD7" w:rsidRDefault="00882259" w:rsidP="00882259">
                  <w:pPr>
                    <w:rPr>
                      <w:lang w:val="es-VE"/>
                    </w:rPr>
                  </w:pPr>
                </w:p>
              </w:tc>
              <w:tc>
                <w:tcPr>
                  <w:tcW w:w="300" w:type="pct"/>
                  <w:tcBorders>
                    <w:top w:val="single" w:sz="4" w:space="0" w:color="auto"/>
                    <w:left w:val="single" w:sz="4" w:space="0" w:color="auto"/>
                    <w:bottom w:val="single" w:sz="4" w:space="0" w:color="auto"/>
                    <w:right w:val="single" w:sz="4" w:space="0" w:color="auto"/>
                  </w:tcBorders>
                </w:tcPr>
                <w:p w14:paraId="23D26CC6" w14:textId="77777777" w:rsidR="00882259" w:rsidRPr="00FB6CD7" w:rsidRDefault="00882259" w:rsidP="00882259">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AA3BBA0" w14:textId="77777777" w:rsidR="00882259" w:rsidRPr="00FB6CD7" w:rsidRDefault="00882259" w:rsidP="00882259">
                  <w:pPr>
                    <w:rPr>
                      <w:lang w:val="es-VE"/>
                    </w:rPr>
                  </w:pPr>
                  <w:r w:rsidRPr="00FB6CD7">
                    <w:rPr>
                      <w:lang w:val="es-VE"/>
                    </w:rPr>
                    <w:t>I</w:t>
                  </w:r>
                </w:p>
              </w:tc>
              <w:tc>
                <w:tcPr>
                  <w:tcW w:w="265" w:type="pct"/>
                  <w:tcBorders>
                    <w:top w:val="single" w:sz="4" w:space="0" w:color="auto"/>
                    <w:left w:val="single" w:sz="4" w:space="0" w:color="auto"/>
                    <w:bottom w:val="single" w:sz="4" w:space="0" w:color="auto"/>
                    <w:right w:val="single" w:sz="4" w:space="0" w:color="auto"/>
                  </w:tcBorders>
                </w:tcPr>
                <w:p w14:paraId="5661BED8" w14:textId="77777777" w:rsidR="00882259" w:rsidRPr="00FB6CD7" w:rsidRDefault="00882259" w:rsidP="00882259">
                  <w:pPr>
                    <w:rPr>
                      <w:lang w:val="es-VE"/>
                    </w:rPr>
                  </w:pPr>
                  <w:r w:rsidRPr="00FB6CD7">
                    <w:rPr>
                      <w:lang w:val="es-VE"/>
                    </w:rPr>
                    <w:t>R</w:t>
                  </w:r>
                </w:p>
              </w:tc>
              <w:tc>
                <w:tcPr>
                  <w:tcW w:w="657" w:type="pct"/>
                  <w:tcBorders>
                    <w:top w:val="single" w:sz="4" w:space="0" w:color="auto"/>
                    <w:left w:val="single" w:sz="4" w:space="0" w:color="auto"/>
                    <w:bottom w:val="single" w:sz="4" w:space="0" w:color="auto"/>
                    <w:right w:val="single" w:sz="4" w:space="0" w:color="auto"/>
                  </w:tcBorders>
                </w:tcPr>
                <w:p w14:paraId="7EE33683" w14:textId="4148DDD1" w:rsidR="00882259" w:rsidRPr="00FB6CD7" w:rsidRDefault="00882259" w:rsidP="00882259">
                  <w:pPr>
                    <w:rPr>
                      <w:lang w:val="es-VE"/>
                    </w:rPr>
                  </w:pPr>
                  <w:r w:rsidRPr="00FB6CD7">
                    <w:rPr>
                      <w:lang w:val="es-VE"/>
                    </w:rPr>
                    <w:t>Debe tener una longitud mínima de 4 caracteres y se debe verificar que sea la clave del usuario.</w:t>
                  </w:r>
                </w:p>
              </w:tc>
            </w:tr>
            <w:tr w:rsidR="00882259" w:rsidRPr="00FB6CD7" w14:paraId="7574BB28" w14:textId="77777777" w:rsidTr="00882259">
              <w:tc>
                <w:tcPr>
                  <w:tcW w:w="194" w:type="pct"/>
                  <w:tcBorders>
                    <w:top w:val="single" w:sz="4" w:space="0" w:color="auto"/>
                    <w:left w:val="single" w:sz="4" w:space="0" w:color="auto"/>
                    <w:bottom w:val="single" w:sz="4" w:space="0" w:color="auto"/>
                    <w:right w:val="single" w:sz="4" w:space="0" w:color="auto"/>
                  </w:tcBorders>
                </w:tcPr>
                <w:p w14:paraId="7696C76B" w14:textId="77777777" w:rsidR="00882259" w:rsidRPr="00FB6CD7" w:rsidRDefault="00882259" w:rsidP="00882259">
                  <w:pPr>
                    <w:rPr>
                      <w:lang w:val="es-VE"/>
                    </w:rPr>
                  </w:pPr>
                  <w:r w:rsidRPr="00FB6CD7">
                    <w:rPr>
                      <w:lang w:val="es-VE"/>
                    </w:rPr>
                    <w:t>2</w:t>
                  </w:r>
                </w:p>
              </w:tc>
              <w:tc>
                <w:tcPr>
                  <w:tcW w:w="1063" w:type="pct"/>
                  <w:tcBorders>
                    <w:top w:val="single" w:sz="4" w:space="0" w:color="auto"/>
                    <w:left w:val="single" w:sz="4" w:space="0" w:color="auto"/>
                    <w:bottom w:val="single" w:sz="4" w:space="0" w:color="auto"/>
                    <w:right w:val="single" w:sz="4" w:space="0" w:color="auto"/>
                  </w:tcBorders>
                </w:tcPr>
                <w:p w14:paraId="116D55E0" w14:textId="77777777" w:rsidR="00882259" w:rsidRPr="00FB6CD7" w:rsidRDefault="00882259" w:rsidP="00882259">
                  <w:pPr>
                    <w:rPr>
                      <w:lang w:val="es-VE"/>
                    </w:rPr>
                  </w:pPr>
                  <w:r w:rsidRPr="00FB6CD7">
                    <w:rPr>
                      <w:lang w:val="es-VE"/>
                    </w:rPr>
                    <w:t>Mensajes Emergentes</w:t>
                  </w:r>
                </w:p>
              </w:tc>
              <w:tc>
                <w:tcPr>
                  <w:tcW w:w="1540" w:type="pct"/>
                  <w:tcBorders>
                    <w:top w:val="single" w:sz="4" w:space="0" w:color="auto"/>
                    <w:left w:val="single" w:sz="4" w:space="0" w:color="auto"/>
                    <w:bottom w:val="single" w:sz="4" w:space="0" w:color="auto"/>
                    <w:right w:val="single" w:sz="4" w:space="0" w:color="auto"/>
                  </w:tcBorders>
                </w:tcPr>
                <w:p w14:paraId="2A842B8C" w14:textId="77777777" w:rsidR="00882259" w:rsidRPr="00FB6CD7" w:rsidRDefault="00882259" w:rsidP="00882259">
                  <w:pPr>
                    <w:rPr>
                      <w:lang w:val="es-VE"/>
                    </w:rPr>
                  </w:pPr>
                  <w:r w:rsidRPr="00FB6CD7">
                    <w:rPr>
                      <w:lang w:val="es-VE"/>
                    </w:rPr>
                    <w:t>Mensajes emergentes de error o éxito.</w:t>
                  </w:r>
                </w:p>
              </w:tc>
              <w:tc>
                <w:tcPr>
                  <w:tcW w:w="229" w:type="pct"/>
                  <w:tcBorders>
                    <w:top w:val="single" w:sz="4" w:space="0" w:color="auto"/>
                    <w:left w:val="single" w:sz="4" w:space="0" w:color="auto"/>
                    <w:bottom w:val="single" w:sz="4" w:space="0" w:color="auto"/>
                    <w:right w:val="single" w:sz="4" w:space="0" w:color="auto"/>
                  </w:tcBorders>
                </w:tcPr>
                <w:p w14:paraId="2B87640A" w14:textId="77777777" w:rsidR="00882259" w:rsidRPr="00FB6CD7" w:rsidRDefault="00882259" w:rsidP="00882259">
                  <w:pPr>
                    <w:rPr>
                      <w:lang w:val="es-VE"/>
                    </w:rPr>
                  </w:pPr>
                  <w:r w:rsidRPr="00FB6CD7">
                    <w:rPr>
                      <w:lang w:val="es-VE"/>
                    </w:rPr>
                    <w:t>AN</w:t>
                  </w:r>
                </w:p>
              </w:tc>
              <w:tc>
                <w:tcPr>
                  <w:tcW w:w="222" w:type="pct"/>
                  <w:tcBorders>
                    <w:top w:val="single" w:sz="4" w:space="0" w:color="auto"/>
                    <w:left w:val="single" w:sz="4" w:space="0" w:color="auto"/>
                    <w:bottom w:val="single" w:sz="4" w:space="0" w:color="auto"/>
                    <w:right w:val="single" w:sz="4" w:space="0" w:color="auto"/>
                  </w:tcBorders>
                </w:tcPr>
                <w:p w14:paraId="0415A6BB" w14:textId="77777777" w:rsidR="00882259" w:rsidRPr="00FB6CD7" w:rsidRDefault="00882259" w:rsidP="00882259">
                  <w:pPr>
                    <w:rPr>
                      <w:lang w:val="es-VE"/>
                    </w:rPr>
                  </w:pPr>
                  <w:r w:rsidRPr="00FB6CD7">
                    <w:rPr>
                      <w:lang w:val="es-VE"/>
                    </w:rPr>
                    <w:t>60</w:t>
                  </w:r>
                </w:p>
              </w:tc>
              <w:tc>
                <w:tcPr>
                  <w:tcW w:w="300" w:type="pct"/>
                  <w:tcBorders>
                    <w:top w:val="single" w:sz="4" w:space="0" w:color="auto"/>
                    <w:left w:val="single" w:sz="4" w:space="0" w:color="auto"/>
                    <w:bottom w:val="single" w:sz="4" w:space="0" w:color="auto"/>
                    <w:right w:val="single" w:sz="4" w:space="0" w:color="auto"/>
                  </w:tcBorders>
                </w:tcPr>
                <w:p w14:paraId="4DAA1845" w14:textId="77777777" w:rsidR="00882259" w:rsidRPr="00FB6CD7" w:rsidRDefault="00882259" w:rsidP="00882259">
                  <w:pPr>
                    <w:rPr>
                      <w:lang w:val="es-VE"/>
                    </w:rPr>
                  </w:pPr>
                </w:p>
              </w:tc>
              <w:tc>
                <w:tcPr>
                  <w:tcW w:w="300" w:type="pct"/>
                  <w:tcBorders>
                    <w:top w:val="single" w:sz="4" w:space="0" w:color="auto"/>
                    <w:left w:val="single" w:sz="4" w:space="0" w:color="auto"/>
                    <w:bottom w:val="single" w:sz="4" w:space="0" w:color="auto"/>
                    <w:right w:val="single" w:sz="4" w:space="0" w:color="auto"/>
                  </w:tcBorders>
                </w:tcPr>
                <w:p w14:paraId="1171DBB9" w14:textId="77777777" w:rsidR="00882259" w:rsidRPr="00FB6CD7" w:rsidRDefault="00882259" w:rsidP="00882259">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806F4B7" w14:textId="77777777" w:rsidR="00882259" w:rsidRPr="00FB6CD7" w:rsidRDefault="00882259" w:rsidP="00882259">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1DE6E647" w14:textId="77777777" w:rsidR="00882259" w:rsidRPr="00FB6CD7" w:rsidRDefault="00882259" w:rsidP="00882259">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3E1CE472" w14:textId="77777777" w:rsidR="00882259" w:rsidRPr="00FB6CD7" w:rsidRDefault="00882259" w:rsidP="00882259">
                  <w:pPr>
                    <w:rPr>
                      <w:lang w:val="es-VE"/>
                    </w:rPr>
                  </w:pPr>
                </w:p>
              </w:tc>
            </w:tr>
          </w:tbl>
          <w:p w14:paraId="1A3CF441" w14:textId="77777777" w:rsidR="00D15759" w:rsidRPr="00FB6CD7" w:rsidRDefault="00D15759" w:rsidP="00DD0C90">
            <w:pPr>
              <w:tabs>
                <w:tab w:val="left" w:pos="4533"/>
                <w:tab w:val="left" w:pos="8760"/>
              </w:tabs>
              <w:spacing w:line="240" w:lineRule="auto"/>
              <w:jc w:val="left"/>
              <w:rPr>
                <w:b/>
                <w:bCs/>
                <w:lang w:val="es-VE" w:eastAsia="es-ES"/>
              </w:rPr>
            </w:pPr>
            <w:r w:rsidRPr="00FB6CD7">
              <w:rPr>
                <w:b/>
                <w:bCs/>
                <w:lang w:val="es-VE" w:eastAsia="es-ES"/>
              </w:rPr>
              <w:tab/>
            </w:r>
          </w:p>
        </w:tc>
      </w:tr>
      <w:tr w:rsidR="00D15759" w:rsidRPr="00142753" w14:paraId="0C7ADAC5" w14:textId="77777777" w:rsidTr="00DD0C90">
        <w:trPr>
          <w:cantSplit/>
          <w:trHeight w:val="459"/>
        </w:trPr>
        <w:tc>
          <w:tcPr>
            <w:tcW w:w="0" w:type="auto"/>
          </w:tcPr>
          <w:p w14:paraId="7066BDB6" w14:textId="77777777" w:rsidR="00D15759" w:rsidRPr="00FB6CD7" w:rsidRDefault="00D15759" w:rsidP="00DD0C90">
            <w:pPr>
              <w:rPr>
                <w:rStyle w:val="InfoBlueCar"/>
                <w:b/>
                <w:bCs/>
                <w:color w:val="auto"/>
                <w:lang w:val="es-VE"/>
              </w:rPr>
            </w:pPr>
            <w:r w:rsidRPr="00FB6CD7">
              <w:rPr>
                <w:b/>
                <w:bCs/>
                <w:lang w:val="es-VE"/>
              </w:rPr>
              <w:lastRenderedPageBreak/>
              <w:t>Prioridad:</w:t>
            </w:r>
          </w:p>
          <w:p w14:paraId="3088D5B2" w14:textId="77777777" w:rsidR="00D15759" w:rsidRPr="00FB6CD7" w:rsidRDefault="00D15759" w:rsidP="00DD0C90">
            <w:pPr>
              <w:rPr>
                <w:lang w:val="es-VE"/>
              </w:rPr>
            </w:pPr>
            <w:r w:rsidRPr="00FB6CD7">
              <w:rPr>
                <w:lang w:val="es-VE"/>
              </w:rPr>
              <w:t xml:space="preserve">(  ) Alta          ( ) Media alta          ( </w:t>
            </w:r>
            <w:r w:rsidRPr="00FB6CD7">
              <w:rPr>
                <w:b/>
                <w:bCs/>
                <w:lang w:val="es-VE"/>
              </w:rPr>
              <w:t xml:space="preserve"> </w:t>
            </w:r>
            <w:r w:rsidRPr="00FB6CD7">
              <w:rPr>
                <w:lang w:val="es-VE"/>
              </w:rPr>
              <w:t xml:space="preserve">) Media          ( </w:t>
            </w:r>
            <w:r w:rsidRPr="00FB6CD7">
              <w:rPr>
                <w:b/>
                <w:bCs/>
                <w:lang w:val="es-VE"/>
              </w:rPr>
              <w:t>X</w:t>
            </w:r>
            <w:r w:rsidRPr="00FB6CD7">
              <w:rPr>
                <w:lang w:val="es-VE"/>
              </w:rPr>
              <w:t xml:space="preserve"> ) Media baja          (  ) Baja</w:t>
            </w:r>
            <w:r w:rsidRPr="00FB6CD7">
              <w:rPr>
                <w:lang w:val="es-VE"/>
              </w:rPr>
              <w:tab/>
            </w:r>
          </w:p>
        </w:tc>
      </w:tr>
    </w:tbl>
    <w:p w14:paraId="2B7969B1" w14:textId="2F9589A8" w:rsidR="00A16EF9" w:rsidRDefault="00A16EF9" w:rsidP="00A16EF9">
      <w:pPr>
        <w:rPr>
          <w:lang w:val="es-VE"/>
        </w:rPr>
      </w:pPr>
    </w:p>
    <w:p w14:paraId="16CEAFED" w14:textId="123FCBED" w:rsidR="00EC4278" w:rsidRDefault="00EC4278" w:rsidP="00A16EF9">
      <w:pPr>
        <w:rPr>
          <w:lang w:val="es-VE"/>
        </w:rPr>
      </w:pPr>
    </w:p>
    <w:p w14:paraId="347EF8BF" w14:textId="06199354" w:rsidR="00EC4278" w:rsidRDefault="00EC4278" w:rsidP="00A16EF9">
      <w:pPr>
        <w:rPr>
          <w:lang w:val="es-VE"/>
        </w:rPr>
      </w:pPr>
    </w:p>
    <w:p w14:paraId="1E35AC20" w14:textId="0C18FA5B" w:rsidR="00EC4278" w:rsidRDefault="00EC4278" w:rsidP="00A16EF9">
      <w:pPr>
        <w:rPr>
          <w:lang w:val="es-VE"/>
        </w:rPr>
      </w:pPr>
    </w:p>
    <w:p w14:paraId="35492769" w14:textId="5279C361" w:rsidR="00EC4278" w:rsidRDefault="00EC4278" w:rsidP="00A16EF9">
      <w:pPr>
        <w:rPr>
          <w:lang w:val="es-VE"/>
        </w:rPr>
      </w:pPr>
    </w:p>
    <w:p w14:paraId="24495115" w14:textId="2BB85B3C" w:rsidR="00EC4278" w:rsidRDefault="00EC4278" w:rsidP="00A16EF9">
      <w:pPr>
        <w:rPr>
          <w:lang w:val="es-VE"/>
        </w:rPr>
      </w:pPr>
    </w:p>
    <w:p w14:paraId="5A90E702" w14:textId="03FB2C3E" w:rsidR="00EC4278" w:rsidRDefault="00EC4278" w:rsidP="00A16EF9">
      <w:pPr>
        <w:rPr>
          <w:lang w:val="es-VE"/>
        </w:rPr>
      </w:pPr>
    </w:p>
    <w:p w14:paraId="55DD0B4E" w14:textId="1C07A5CD" w:rsidR="00EC4278" w:rsidRDefault="00EC4278" w:rsidP="00A16EF9">
      <w:pPr>
        <w:rPr>
          <w:lang w:val="es-VE"/>
        </w:rPr>
      </w:pPr>
    </w:p>
    <w:p w14:paraId="6C70639D" w14:textId="2EAA7C71" w:rsidR="00EC4278" w:rsidRDefault="00EC4278" w:rsidP="00A16EF9">
      <w:pPr>
        <w:rPr>
          <w:lang w:val="es-VE"/>
        </w:rPr>
      </w:pPr>
    </w:p>
    <w:p w14:paraId="5D74BF02" w14:textId="62D0A643" w:rsidR="00EC4278" w:rsidRDefault="00EC4278" w:rsidP="00A16EF9">
      <w:pPr>
        <w:rPr>
          <w:lang w:val="es-VE"/>
        </w:rPr>
      </w:pPr>
    </w:p>
    <w:p w14:paraId="79873FD0" w14:textId="54A808D8" w:rsidR="00EC4278" w:rsidRDefault="00EC4278" w:rsidP="00A16EF9">
      <w:pPr>
        <w:rPr>
          <w:lang w:val="es-VE"/>
        </w:rPr>
      </w:pPr>
    </w:p>
    <w:p w14:paraId="4D683117" w14:textId="31302B67" w:rsidR="00EC4278" w:rsidRDefault="00EC4278" w:rsidP="00A16EF9">
      <w:pPr>
        <w:rPr>
          <w:lang w:val="es-VE"/>
        </w:rPr>
      </w:pPr>
    </w:p>
    <w:p w14:paraId="1FFDE569" w14:textId="6A56C28F" w:rsidR="00EC4278" w:rsidRDefault="00EC4278" w:rsidP="00A16EF9">
      <w:pPr>
        <w:rPr>
          <w:lang w:val="es-VE"/>
        </w:rPr>
      </w:pPr>
    </w:p>
    <w:p w14:paraId="1D72EADA" w14:textId="5CA86D2F" w:rsidR="00EC4278" w:rsidRDefault="00EC4278" w:rsidP="00A16EF9">
      <w:pPr>
        <w:rPr>
          <w:lang w:val="es-VE"/>
        </w:rPr>
      </w:pPr>
    </w:p>
    <w:p w14:paraId="4471828F" w14:textId="51AA83A9" w:rsidR="00EC4278" w:rsidRDefault="00EC4278" w:rsidP="00A16EF9">
      <w:pPr>
        <w:rPr>
          <w:lang w:val="es-VE"/>
        </w:rPr>
      </w:pPr>
    </w:p>
    <w:p w14:paraId="1589D0D3" w14:textId="631CEDBD" w:rsidR="00EC4278" w:rsidRDefault="00EC4278" w:rsidP="00A16EF9">
      <w:pPr>
        <w:rPr>
          <w:lang w:val="es-VE"/>
        </w:rPr>
      </w:pPr>
    </w:p>
    <w:p w14:paraId="67D9699D" w14:textId="1AB592D7" w:rsidR="00EC4278" w:rsidRDefault="00EC4278" w:rsidP="00A16EF9">
      <w:pPr>
        <w:rPr>
          <w:lang w:val="es-VE"/>
        </w:rPr>
      </w:pPr>
    </w:p>
    <w:p w14:paraId="42CEFDAC" w14:textId="19E698D6" w:rsidR="00EC4278" w:rsidRDefault="00EC4278" w:rsidP="00A16EF9">
      <w:pPr>
        <w:rPr>
          <w:lang w:val="es-VE"/>
        </w:rPr>
      </w:pPr>
    </w:p>
    <w:p w14:paraId="3E820C0E" w14:textId="1E154569" w:rsidR="00EC4278" w:rsidRDefault="00EC4278" w:rsidP="00A16EF9">
      <w:pPr>
        <w:rPr>
          <w:lang w:val="es-VE"/>
        </w:rPr>
      </w:pPr>
    </w:p>
    <w:p w14:paraId="31149C32" w14:textId="7EB8F5D7" w:rsidR="00EC4278" w:rsidRDefault="00EC4278" w:rsidP="00A16EF9">
      <w:pPr>
        <w:rPr>
          <w:lang w:val="es-VE"/>
        </w:rPr>
      </w:pPr>
    </w:p>
    <w:p w14:paraId="18BC247B" w14:textId="04D04167" w:rsidR="00EC4278" w:rsidRDefault="00EC4278" w:rsidP="00A16EF9">
      <w:pPr>
        <w:rPr>
          <w:lang w:val="es-VE"/>
        </w:rPr>
      </w:pPr>
    </w:p>
    <w:p w14:paraId="4469C12B" w14:textId="282463AB" w:rsidR="00EC4278" w:rsidRDefault="00EC4278" w:rsidP="00A16EF9">
      <w:pPr>
        <w:rPr>
          <w:lang w:val="es-VE"/>
        </w:rPr>
      </w:pPr>
    </w:p>
    <w:p w14:paraId="171050D2" w14:textId="67F93685" w:rsidR="00EC4278" w:rsidRDefault="00EC4278" w:rsidP="00A16EF9">
      <w:pPr>
        <w:rPr>
          <w:lang w:val="es-VE"/>
        </w:rPr>
      </w:pPr>
    </w:p>
    <w:p w14:paraId="5EAD68ED" w14:textId="3D9F396B" w:rsidR="00EC4278" w:rsidRDefault="00EC4278" w:rsidP="00A16EF9">
      <w:pPr>
        <w:rPr>
          <w:lang w:val="es-VE"/>
        </w:rPr>
      </w:pPr>
    </w:p>
    <w:p w14:paraId="206A983D" w14:textId="345F11E3" w:rsidR="00EC4278" w:rsidRDefault="00EC4278" w:rsidP="00A16EF9">
      <w:pPr>
        <w:rPr>
          <w:lang w:val="es-VE"/>
        </w:rPr>
      </w:pPr>
    </w:p>
    <w:p w14:paraId="3E3DEE02" w14:textId="68E09392" w:rsidR="00EC4278" w:rsidRDefault="00EC4278" w:rsidP="00A16EF9">
      <w:pPr>
        <w:rPr>
          <w:lang w:val="es-VE"/>
        </w:rPr>
      </w:pPr>
    </w:p>
    <w:p w14:paraId="0A8A47DF" w14:textId="75F3E4D7" w:rsidR="00EC4278" w:rsidRDefault="00EC4278" w:rsidP="00A16EF9">
      <w:pPr>
        <w:rPr>
          <w:lang w:val="es-VE"/>
        </w:rPr>
      </w:pPr>
    </w:p>
    <w:p w14:paraId="289EFA1A" w14:textId="75ED83CB" w:rsidR="00EC4278" w:rsidRDefault="00EC4278" w:rsidP="00A16EF9">
      <w:pPr>
        <w:rPr>
          <w:lang w:val="es-VE"/>
        </w:rPr>
      </w:pPr>
    </w:p>
    <w:p w14:paraId="33E60679" w14:textId="1A931006" w:rsidR="00EC4278" w:rsidRDefault="00EC4278" w:rsidP="00A16EF9">
      <w:pPr>
        <w:rPr>
          <w:lang w:val="es-VE"/>
        </w:rPr>
      </w:pPr>
    </w:p>
    <w:p w14:paraId="16DA7546" w14:textId="55D1AFA8" w:rsidR="00EC4278" w:rsidRDefault="00EC4278" w:rsidP="00A16EF9">
      <w:pPr>
        <w:rPr>
          <w:lang w:val="es-VE"/>
        </w:rPr>
      </w:pPr>
    </w:p>
    <w:p w14:paraId="684CA6D5" w14:textId="5FA91B4F" w:rsidR="00EC4278" w:rsidRDefault="00EC4278" w:rsidP="00A16EF9">
      <w:pPr>
        <w:rPr>
          <w:lang w:val="es-VE"/>
        </w:rPr>
      </w:pPr>
    </w:p>
    <w:p w14:paraId="75898F0C" w14:textId="3941A809" w:rsidR="00EC4278" w:rsidRDefault="00EC4278" w:rsidP="00A16EF9">
      <w:pPr>
        <w:rPr>
          <w:lang w:val="es-VE"/>
        </w:rPr>
      </w:pPr>
    </w:p>
    <w:p w14:paraId="26D831AB" w14:textId="4EF64323" w:rsidR="00EC4278" w:rsidRDefault="00EC4278" w:rsidP="00A16EF9">
      <w:pPr>
        <w:rPr>
          <w:lang w:val="es-VE"/>
        </w:rPr>
      </w:pPr>
    </w:p>
    <w:p w14:paraId="587A83A2" w14:textId="6F18C999" w:rsidR="00EC4278" w:rsidRDefault="00EC4278" w:rsidP="00A16EF9">
      <w:pPr>
        <w:rPr>
          <w:lang w:val="es-VE"/>
        </w:rPr>
      </w:pPr>
    </w:p>
    <w:p w14:paraId="24FAD411" w14:textId="45A64FCA" w:rsidR="00EC4278" w:rsidRDefault="00EC4278" w:rsidP="00A16EF9">
      <w:pPr>
        <w:rPr>
          <w:lang w:val="es-VE"/>
        </w:rPr>
      </w:pPr>
    </w:p>
    <w:p w14:paraId="184FDA64" w14:textId="77777777" w:rsidR="00EC4278" w:rsidRPr="00FB6CD7" w:rsidRDefault="00EC4278" w:rsidP="00A16EF9">
      <w:pPr>
        <w:rPr>
          <w:lang w:val="es-VE"/>
        </w:rPr>
      </w:pPr>
    </w:p>
    <w:p w14:paraId="0E958C95" w14:textId="6614D665" w:rsidR="00882259" w:rsidRPr="00FB6CD7" w:rsidRDefault="00882259" w:rsidP="00882259">
      <w:pPr>
        <w:numPr>
          <w:ilvl w:val="1"/>
          <w:numId w:val="1"/>
        </w:numPr>
        <w:spacing w:before="120" w:after="60"/>
        <w:outlineLvl w:val="1"/>
        <w:rPr>
          <w:rFonts w:ascii="Arial" w:hAnsi="Arial" w:cs="Arial"/>
          <w:b/>
          <w:bCs/>
          <w:lang w:val="es-VE"/>
        </w:rPr>
      </w:pPr>
      <w:r w:rsidRPr="00FB6CD7">
        <w:rPr>
          <w:rFonts w:ascii="Arial" w:hAnsi="Arial" w:cs="Arial"/>
          <w:b/>
          <w:bCs/>
          <w:lang w:val="es-VE"/>
        </w:rPr>
        <w:t>&lt; req1</w:t>
      </w:r>
      <w:r w:rsidR="007D0C86">
        <w:rPr>
          <w:rFonts w:ascii="Arial" w:hAnsi="Arial" w:cs="Arial"/>
          <w:b/>
          <w:bCs/>
          <w:lang w:val="es-VE"/>
        </w:rPr>
        <w:t>1</w:t>
      </w:r>
      <w:r w:rsidRPr="00FB6CD7">
        <w:rPr>
          <w:rFonts w:ascii="Arial" w:hAnsi="Arial" w:cs="Arial"/>
          <w:b/>
          <w:bCs/>
          <w:lang w:val="es-VE"/>
        </w:rPr>
        <w:t xml:space="preserve"> – Ver Emparejamientos con Aspirantes &gt;</w:t>
      </w:r>
    </w:p>
    <w:p w14:paraId="1A3ED9F1" w14:textId="77777777" w:rsidR="00882259" w:rsidRPr="00FB6CD7" w:rsidRDefault="00882259" w:rsidP="00882259">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Ricardo Salvatorelli)</w:t>
      </w:r>
    </w:p>
    <w:p w14:paraId="7423DCFF" w14:textId="6F3FF6E0" w:rsidR="00A16EF9" w:rsidRPr="00FB6CD7" w:rsidRDefault="00A16EF9" w:rsidP="00A16EF9">
      <w:pPr>
        <w:rPr>
          <w:lang w:val="es-VE"/>
        </w:rPr>
      </w:pPr>
    </w:p>
    <w:tbl>
      <w:tblPr>
        <w:tblW w:w="5135"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57"/>
      </w:tblGrid>
      <w:tr w:rsidR="00882259" w:rsidRPr="00142753" w14:paraId="66C7B20E" w14:textId="77777777" w:rsidTr="00DD0C90">
        <w:trPr>
          <w:trHeight w:val="360"/>
        </w:trPr>
        <w:tc>
          <w:tcPr>
            <w:tcW w:w="5000" w:type="pct"/>
            <w:vMerge w:val="restart"/>
          </w:tcPr>
          <w:p w14:paraId="0EB3C97E" w14:textId="77777777" w:rsidR="00882259" w:rsidRPr="00FB6CD7" w:rsidRDefault="00882259" w:rsidP="00DD0C90">
            <w:pPr>
              <w:rPr>
                <w:b/>
                <w:bCs/>
                <w:lang w:val="es-VE"/>
              </w:rPr>
            </w:pPr>
            <w:r w:rsidRPr="00FB6CD7">
              <w:rPr>
                <w:b/>
                <w:bCs/>
                <w:lang w:val="es-VE"/>
              </w:rPr>
              <w:t>Característica Asociada:</w:t>
            </w:r>
          </w:p>
          <w:p w14:paraId="2245B1EE" w14:textId="77777777" w:rsidR="00882259" w:rsidRPr="00FB6CD7" w:rsidRDefault="00882259" w:rsidP="00DD0C90">
            <w:pPr>
              <w:pStyle w:val="InfoBlue"/>
              <w:rPr>
                <w:i w:val="0"/>
                <w:iCs w:val="0"/>
                <w:color w:val="auto"/>
                <w:lang w:val="es-VE"/>
              </w:rPr>
            </w:pPr>
            <w:r w:rsidRPr="00FB6CD7">
              <w:rPr>
                <w:i w:val="0"/>
                <w:iCs w:val="0"/>
                <w:color w:val="auto"/>
                <w:lang w:val="es-VE"/>
              </w:rPr>
              <w:t xml:space="preserve">        Gestión del Emparejamiento de Empleos.</w:t>
            </w:r>
          </w:p>
        </w:tc>
      </w:tr>
      <w:tr w:rsidR="00882259" w:rsidRPr="00142753" w14:paraId="16FE3EED" w14:textId="77777777" w:rsidTr="00DD0C90">
        <w:trPr>
          <w:trHeight w:val="360"/>
        </w:trPr>
        <w:tc>
          <w:tcPr>
            <w:tcW w:w="5000" w:type="pct"/>
            <w:vMerge/>
          </w:tcPr>
          <w:p w14:paraId="16069E94" w14:textId="77777777" w:rsidR="00882259" w:rsidRPr="00FB6CD7" w:rsidRDefault="00882259" w:rsidP="00DD0C90">
            <w:pPr>
              <w:pStyle w:val="InfoBlue"/>
              <w:rPr>
                <w:i w:val="0"/>
                <w:iCs w:val="0"/>
                <w:color w:val="auto"/>
                <w:lang w:val="es-VE"/>
              </w:rPr>
            </w:pPr>
          </w:p>
        </w:tc>
      </w:tr>
      <w:tr w:rsidR="00882259" w:rsidRPr="00FB6CD7" w14:paraId="64D7FC36" w14:textId="77777777" w:rsidTr="00DD0C90">
        <w:tc>
          <w:tcPr>
            <w:tcW w:w="5000" w:type="pct"/>
          </w:tcPr>
          <w:p w14:paraId="32C0D58D" w14:textId="77777777" w:rsidR="00882259" w:rsidRPr="00FB6CD7" w:rsidRDefault="00882259" w:rsidP="00DD0C90">
            <w:pPr>
              <w:rPr>
                <w:b/>
                <w:bCs/>
                <w:lang w:val="es-VE"/>
              </w:rPr>
            </w:pPr>
            <w:r w:rsidRPr="00FB6CD7">
              <w:rPr>
                <w:b/>
                <w:bCs/>
                <w:lang w:val="es-VE"/>
              </w:rPr>
              <w:t>Descripción del requerimiento funcional:</w:t>
            </w:r>
          </w:p>
          <w:p w14:paraId="2ACD58B1" w14:textId="77777777" w:rsidR="00882259" w:rsidRPr="00FB6CD7" w:rsidRDefault="00882259" w:rsidP="00DD0C90">
            <w:pPr>
              <w:rPr>
                <w:iCs/>
                <w:color w:val="000000" w:themeColor="text1"/>
                <w:lang w:val="es-VE" w:eastAsia="es-ES"/>
              </w:rPr>
            </w:pPr>
            <w:r w:rsidRPr="00FB6CD7">
              <w:rPr>
                <w:iCs/>
                <w:color w:val="000000" w:themeColor="text1"/>
                <w:lang w:val="es-VE" w:eastAsia="es-ES"/>
              </w:rPr>
              <w:t xml:space="preserve">        El sistema debe realizar el emparejamiento de empresas y aspirantes comparando los datos de los formularios, y debe permitir a la empresa visualizar los datos de los aspirantes con los que se ha emparejado a través del sistema.</w:t>
            </w:r>
          </w:p>
          <w:p w14:paraId="22D0494E" w14:textId="77777777" w:rsidR="00882259" w:rsidRPr="00FB6CD7" w:rsidRDefault="00882259" w:rsidP="00DD0C90">
            <w:pPr>
              <w:rPr>
                <w:b/>
                <w:bCs/>
                <w:lang w:val="es-VE"/>
              </w:rPr>
            </w:pPr>
            <w:r w:rsidRPr="00FB6CD7">
              <w:rPr>
                <w:b/>
                <w:bCs/>
                <w:lang w:val="es-VE"/>
              </w:rPr>
              <w:t>Reglas de negocio asociadas:</w:t>
            </w:r>
          </w:p>
          <w:p w14:paraId="2B99085C" w14:textId="77777777" w:rsidR="00882259" w:rsidRPr="00FB6CD7" w:rsidRDefault="00882259" w:rsidP="00882259">
            <w:pPr>
              <w:pStyle w:val="Prrafodelista"/>
              <w:numPr>
                <w:ilvl w:val="0"/>
                <w:numId w:val="7"/>
              </w:numPr>
              <w:spacing w:after="120"/>
              <w:rPr>
                <w:iCs/>
                <w:color w:val="000000" w:themeColor="text1"/>
                <w:lang w:val="es-VE"/>
              </w:rPr>
            </w:pPr>
            <w:r w:rsidRPr="00FB6CD7">
              <w:rPr>
                <w:iCs/>
                <w:color w:val="000000" w:themeColor="text1"/>
                <w:lang w:val="es-VE"/>
              </w:rPr>
              <w:t>El usuario debe ser obligatoriamente mayor de edad (18 años o más).</w:t>
            </w:r>
          </w:p>
          <w:p w14:paraId="28E26ECA" w14:textId="77777777" w:rsidR="00882259" w:rsidRPr="00FB6CD7" w:rsidRDefault="00882259" w:rsidP="00882259">
            <w:pPr>
              <w:pStyle w:val="Prrafodelista"/>
              <w:numPr>
                <w:ilvl w:val="0"/>
                <w:numId w:val="7"/>
              </w:numPr>
              <w:rPr>
                <w:iCs/>
                <w:color w:val="000000" w:themeColor="text1"/>
                <w:lang w:val="es-VE"/>
              </w:rPr>
            </w:pPr>
            <w:r w:rsidRPr="00FB6CD7">
              <w:rPr>
                <w:iCs/>
                <w:color w:val="000000" w:themeColor="text1"/>
                <w:lang w:val="es-VE"/>
              </w:rPr>
              <w:t>La aplicación es exclusivamente para usuarios hispanohablantes.</w:t>
            </w:r>
          </w:p>
          <w:p w14:paraId="11C10C29" w14:textId="77777777" w:rsidR="00882259" w:rsidRPr="00FB6CD7" w:rsidRDefault="00882259" w:rsidP="00882259">
            <w:pPr>
              <w:pStyle w:val="Prrafodelista"/>
              <w:numPr>
                <w:ilvl w:val="0"/>
                <w:numId w:val="7"/>
              </w:numPr>
              <w:rPr>
                <w:iCs/>
                <w:color w:val="000000" w:themeColor="text1"/>
                <w:lang w:val="es-VE"/>
              </w:rPr>
            </w:pPr>
            <w:r w:rsidRPr="00FB6CD7">
              <w:rPr>
                <w:iCs/>
                <w:color w:val="000000" w:themeColor="text1"/>
                <w:lang w:val="es-VE"/>
              </w:rPr>
              <w:t>La empresa debe poseer un formulario de búsqueda de aspirantes.</w:t>
            </w:r>
          </w:p>
          <w:p w14:paraId="35FC2D07" w14:textId="77777777" w:rsidR="00882259" w:rsidRPr="00FB6CD7" w:rsidRDefault="00882259" w:rsidP="00DD0C90">
            <w:pPr>
              <w:rPr>
                <w:b/>
                <w:bCs/>
                <w:snapToGrid w:val="0"/>
                <w:lang w:val="es-VE"/>
              </w:rPr>
            </w:pPr>
            <w:r w:rsidRPr="00FB6CD7">
              <w:rPr>
                <w:b/>
                <w:bCs/>
                <w:snapToGrid w:val="0"/>
                <w:lang w:val="es-VE"/>
              </w:rPr>
              <w:t>Interfaces del requerimiento:</w:t>
            </w:r>
          </w:p>
          <w:p w14:paraId="2270452E" w14:textId="4871CCD0" w:rsidR="00882259" w:rsidRPr="00FB6CD7" w:rsidRDefault="00882259" w:rsidP="00DD0C90">
            <w:pPr>
              <w:rPr>
                <w:snapToGrid w:val="0"/>
                <w:lang w:val="es-VE"/>
              </w:rPr>
            </w:pPr>
            <w:r w:rsidRPr="00FB6CD7">
              <w:rPr>
                <w:snapToGrid w:val="0"/>
                <w:lang w:val="es-VE"/>
              </w:rPr>
              <w:t xml:space="preserve">       Interfaz Gráfica de Emparejamientos con Empresas</w:t>
            </w:r>
          </w:p>
          <w:p w14:paraId="481AC596" w14:textId="77777777" w:rsidR="00882259" w:rsidRPr="00FB6CD7" w:rsidRDefault="00882259" w:rsidP="00DD0C90">
            <w:pPr>
              <w:rPr>
                <w:snapToGrid w:val="0"/>
                <w:lang w:val="es-VE"/>
              </w:rPr>
            </w:pPr>
            <w:r w:rsidRPr="00FB6CD7">
              <w:rPr>
                <w:noProof/>
                <w:lang w:val="es-ES" w:eastAsia="es-ES"/>
              </w:rPr>
              <w:lastRenderedPageBreak/>
              <w:drawing>
                <wp:inline distT="0" distB="0" distL="0" distR="0" wp14:anchorId="6E3D75B9" wp14:editId="46DA2475">
                  <wp:extent cx="5943600" cy="3147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7695"/>
                          </a:xfrm>
                          <a:prstGeom prst="rect">
                            <a:avLst/>
                          </a:prstGeom>
                        </pic:spPr>
                      </pic:pic>
                    </a:graphicData>
                  </a:graphic>
                </wp:inline>
              </w:drawing>
            </w:r>
          </w:p>
          <w:p w14:paraId="461AD718" w14:textId="77777777" w:rsidR="00882259" w:rsidRPr="00FB6CD7" w:rsidRDefault="00882259" w:rsidP="00DD0C90">
            <w:pPr>
              <w:rPr>
                <w:b/>
                <w:bCs/>
                <w:lang w:val="es-VE"/>
              </w:rPr>
            </w:pPr>
            <w:r w:rsidRPr="00FB6CD7">
              <w:rPr>
                <w:b/>
                <w:bCs/>
                <w:lang w:val="es-VE"/>
              </w:rPr>
              <w:t>Estructura de datos:</w:t>
            </w:r>
          </w:p>
          <w:tbl>
            <w:tblPr>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838"/>
              <w:gridCol w:w="2731"/>
              <w:gridCol w:w="618"/>
              <w:gridCol w:w="540"/>
              <w:gridCol w:w="552"/>
              <w:gridCol w:w="552"/>
              <w:gridCol w:w="429"/>
              <w:gridCol w:w="496"/>
              <w:gridCol w:w="1230"/>
            </w:tblGrid>
            <w:tr w:rsidR="00882259" w:rsidRPr="00FB6CD7" w14:paraId="46FC873F" w14:textId="77777777" w:rsidTr="00DD0C90">
              <w:tc>
                <w:tcPr>
                  <w:tcW w:w="194" w:type="pct"/>
                  <w:tcBorders>
                    <w:top w:val="single" w:sz="4" w:space="0" w:color="auto"/>
                    <w:left w:val="single" w:sz="4" w:space="0" w:color="auto"/>
                    <w:bottom w:val="single" w:sz="4" w:space="0" w:color="auto"/>
                    <w:right w:val="single" w:sz="4" w:space="0" w:color="auto"/>
                  </w:tcBorders>
                </w:tcPr>
                <w:p w14:paraId="0EBA9820" w14:textId="77777777" w:rsidR="00882259" w:rsidRPr="00FB6CD7" w:rsidRDefault="00882259" w:rsidP="00DD0C90">
                  <w:pPr>
                    <w:jc w:val="center"/>
                    <w:rPr>
                      <w:b/>
                      <w:bCs/>
                      <w:lang w:val="es-VE"/>
                    </w:rPr>
                  </w:pPr>
                  <w:r w:rsidRPr="00FB6CD7">
                    <w:rPr>
                      <w:b/>
                      <w:bCs/>
                      <w:lang w:val="es-VE"/>
                    </w:rPr>
                    <w:t>ID</w:t>
                  </w:r>
                </w:p>
              </w:tc>
              <w:tc>
                <w:tcPr>
                  <w:tcW w:w="984" w:type="pct"/>
                  <w:tcBorders>
                    <w:top w:val="single" w:sz="4" w:space="0" w:color="auto"/>
                    <w:left w:val="single" w:sz="4" w:space="0" w:color="auto"/>
                    <w:bottom w:val="single" w:sz="4" w:space="0" w:color="auto"/>
                    <w:right w:val="single" w:sz="4" w:space="0" w:color="auto"/>
                  </w:tcBorders>
                </w:tcPr>
                <w:p w14:paraId="276AC663" w14:textId="77777777" w:rsidR="00882259" w:rsidRPr="00FB6CD7" w:rsidRDefault="00882259" w:rsidP="00DD0C90">
                  <w:pPr>
                    <w:jc w:val="center"/>
                    <w:rPr>
                      <w:b/>
                      <w:bCs/>
                      <w:lang w:val="es-VE"/>
                    </w:rPr>
                  </w:pPr>
                  <w:r w:rsidRPr="00FB6CD7">
                    <w:rPr>
                      <w:b/>
                      <w:bCs/>
                      <w:lang w:val="es-VE"/>
                    </w:rPr>
                    <w:t>Campo</w:t>
                  </w:r>
                </w:p>
              </w:tc>
              <w:tc>
                <w:tcPr>
                  <w:tcW w:w="1461" w:type="pct"/>
                  <w:tcBorders>
                    <w:top w:val="single" w:sz="4" w:space="0" w:color="auto"/>
                    <w:left w:val="single" w:sz="4" w:space="0" w:color="auto"/>
                    <w:bottom w:val="single" w:sz="4" w:space="0" w:color="auto"/>
                    <w:right w:val="single" w:sz="4" w:space="0" w:color="auto"/>
                  </w:tcBorders>
                </w:tcPr>
                <w:p w14:paraId="464997BC" w14:textId="77777777" w:rsidR="00882259" w:rsidRPr="00FB6CD7" w:rsidRDefault="00882259" w:rsidP="00DD0C90">
                  <w:pPr>
                    <w:jc w:val="center"/>
                    <w:rPr>
                      <w:b/>
                      <w:bCs/>
                      <w:lang w:val="es-VE"/>
                    </w:rPr>
                  </w:pPr>
                  <w:r w:rsidRPr="00FB6CD7">
                    <w:rPr>
                      <w:b/>
                      <w:bCs/>
                      <w:lang w:val="es-VE"/>
                    </w:rPr>
                    <w:t>Descripción</w:t>
                  </w:r>
                </w:p>
              </w:tc>
              <w:tc>
                <w:tcPr>
                  <w:tcW w:w="331" w:type="pct"/>
                  <w:tcBorders>
                    <w:top w:val="single" w:sz="4" w:space="0" w:color="auto"/>
                    <w:left w:val="single" w:sz="4" w:space="0" w:color="auto"/>
                    <w:bottom w:val="single" w:sz="4" w:space="0" w:color="auto"/>
                    <w:right w:val="single" w:sz="4" w:space="0" w:color="auto"/>
                  </w:tcBorders>
                </w:tcPr>
                <w:p w14:paraId="104EE3FD" w14:textId="77777777" w:rsidR="00882259" w:rsidRPr="00FB6CD7" w:rsidRDefault="00882259" w:rsidP="00DD0C90">
                  <w:pPr>
                    <w:jc w:val="center"/>
                    <w:rPr>
                      <w:b/>
                      <w:bCs/>
                      <w:lang w:val="es-VE"/>
                    </w:rPr>
                  </w:pPr>
                  <w:r w:rsidRPr="00FB6CD7">
                    <w:rPr>
                      <w:b/>
                      <w:bCs/>
                      <w:lang w:val="es-VE"/>
                    </w:rPr>
                    <w:t>T</w:t>
                  </w:r>
                </w:p>
              </w:tc>
              <w:tc>
                <w:tcPr>
                  <w:tcW w:w="289" w:type="pct"/>
                  <w:tcBorders>
                    <w:top w:val="single" w:sz="4" w:space="0" w:color="auto"/>
                    <w:left w:val="single" w:sz="4" w:space="0" w:color="auto"/>
                    <w:bottom w:val="single" w:sz="4" w:space="0" w:color="auto"/>
                    <w:right w:val="single" w:sz="4" w:space="0" w:color="auto"/>
                  </w:tcBorders>
                </w:tcPr>
                <w:p w14:paraId="3D8D0879" w14:textId="77777777" w:rsidR="00882259" w:rsidRPr="00FB6CD7" w:rsidRDefault="00882259" w:rsidP="00DD0C90">
                  <w:pPr>
                    <w:jc w:val="center"/>
                    <w:rPr>
                      <w:b/>
                      <w:bCs/>
                      <w:lang w:val="es-VE"/>
                    </w:rPr>
                  </w:pPr>
                  <w:r w:rsidRPr="00FB6CD7">
                    <w:rPr>
                      <w:b/>
                      <w:bCs/>
                      <w:lang w:val="es-VE"/>
                    </w:rPr>
                    <w:t>L</w:t>
                  </w:r>
                </w:p>
              </w:tc>
              <w:tc>
                <w:tcPr>
                  <w:tcW w:w="295" w:type="pct"/>
                  <w:tcBorders>
                    <w:top w:val="single" w:sz="4" w:space="0" w:color="auto"/>
                    <w:left w:val="single" w:sz="4" w:space="0" w:color="auto"/>
                    <w:bottom w:val="single" w:sz="4" w:space="0" w:color="auto"/>
                    <w:right w:val="single" w:sz="4" w:space="0" w:color="auto"/>
                  </w:tcBorders>
                </w:tcPr>
                <w:p w14:paraId="668AE033" w14:textId="77777777" w:rsidR="00882259" w:rsidRPr="00FB6CD7" w:rsidRDefault="00882259" w:rsidP="00DD0C90">
                  <w:pPr>
                    <w:jc w:val="center"/>
                    <w:rPr>
                      <w:b/>
                      <w:bCs/>
                      <w:lang w:val="es-VE"/>
                    </w:rPr>
                  </w:pPr>
                  <w:r w:rsidRPr="00FB6CD7">
                    <w:rPr>
                      <w:b/>
                      <w:bCs/>
                      <w:lang w:val="es-VE"/>
                    </w:rPr>
                    <w:t>RPV</w:t>
                  </w:r>
                </w:p>
              </w:tc>
              <w:tc>
                <w:tcPr>
                  <w:tcW w:w="295" w:type="pct"/>
                  <w:tcBorders>
                    <w:top w:val="single" w:sz="4" w:space="0" w:color="auto"/>
                    <w:left w:val="single" w:sz="4" w:space="0" w:color="auto"/>
                    <w:bottom w:val="single" w:sz="4" w:space="0" w:color="auto"/>
                    <w:right w:val="single" w:sz="4" w:space="0" w:color="auto"/>
                  </w:tcBorders>
                </w:tcPr>
                <w:p w14:paraId="78C7E0FC" w14:textId="77777777" w:rsidR="00882259" w:rsidRPr="00FB6CD7" w:rsidRDefault="00882259" w:rsidP="00DD0C90">
                  <w:pPr>
                    <w:jc w:val="center"/>
                    <w:rPr>
                      <w:b/>
                      <w:bCs/>
                      <w:lang w:val="es-VE"/>
                    </w:rPr>
                  </w:pPr>
                  <w:r w:rsidRPr="00FB6CD7">
                    <w:rPr>
                      <w:b/>
                      <w:bCs/>
                      <w:lang w:val="es-VE"/>
                    </w:rPr>
                    <w:t>VPD</w:t>
                  </w:r>
                </w:p>
              </w:tc>
              <w:tc>
                <w:tcPr>
                  <w:tcW w:w="229" w:type="pct"/>
                  <w:tcBorders>
                    <w:top w:val="single" w:sz="4" w:space="0" w:color="auto"/>
                    <w:left w:val="single" w:sz="4" w:space="0" w:color="auto"/>
                    <w:bottom w:val="single" w:sz="4" w:space="0" w:color="auto"/>
                    <w:right w:val="single" w:sz="4" w:space="0" w:color="auto"/>
                  </w:tcBorders>
                </w:tcPr>
                <w:p w14:paraId="270F294C" w14:textId="77777777" w:rsidR="00882259" w:rsidRPr="00FB6CD7" w:rsidRDefault="00882259" w:rsidP="00DD0C90">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0BB004EE" w14:textId="77777777" w:rsidR="00882259" w:rsidRPr="00FB6CD7" w:rsidRDefault="00882259" w:rsidP="00DD0C90">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7AB9DA66" w14:textId="77777777" w:rsidR="00882259" w:rsidRPr="00FB6CD7" w:rsidRDefault="00882259" w:rsidP="00DD0C90">
                  <w:pPr>
                    <w:jc w:val="center"/>
                    <w:rPr>
                      <w:b/>
                      <w:bCs/>
                      <w:lang w:val="es-VE"/>
                    </w:rPr>
                  </w:pPr>
                  <w:r w:rsidRPr="00FB6CD7">
                    <w:rPr>
                      <w:b/>
                      <w:bCs/>
                      <w:lang w:val="es-VE"/>
                    </w:rPr>
                    <w:t>Validaciones</w:t>
                  </w:r>
                </w:p>
              </w:tc>
            </w:tr>
            <w:tr w:rsidR="00882259" w:rsidRPr="00FB6CD7" w14:paraId="68FF7587" w14:textId="77777777" w:rsidTr="00DD0C90">
              <w:trPr>
                <w:trHeight w:val="509"/>
              </w:trPr>
              <w:tc>
                <w:tcPr>
                  <w:tcW w:w="194" w:type="pct"/>
                  <w:tcBorders>
                    <w:top w:val="single" w:sz="4" w:space="0" w:color="auto"/>
                    <w:left w:val="single" w:sz="4" w:space="0" w:color="auto"/>
                    <w:bottom w:val="single" w:sz="4" w:space="0" w:color="auto"/>
                    <w:right w:val="single" w:sz="4" w:space="0" w:color="auto"/>
                  </w:tcBorders>
                </w:tcPr>
                <w:p w14:paraId="60DD5008" w14:textId="77777777" w:rsidR="00882259" w:rsidRPr="00FB6CD7" w:rsidRDefault="00882259" w:rsidP="00DD0C90">
                  <w:pPr>
                    <w:rPr>
                      <w:lang w:val="es-VE"/>
                    </w:rPr>
                  </w:pPr>
                  <w:r w:rsidRPr="00FB6CD7">
                    <w:rPr>
                      <w:lang w:val="es-VE"/>
                    </w:rPr>
                    <w:t>1</w:t>
                  </w:r>
                </w:p>
              </w:tc>
              <w:tc>
                <w:tcPr>
                  <w:tcW w:w="984" w:type="pct"/>
                  <w:tcBorders>
                    <w:top w:val="single" w:sz="4" w:space="0" w:color="auto"/>
                    <w:left w:val="single" w:sz="4" w:space="0" w:color="auto"/>
                    <w:bottom w:val="single" w:sz="4" w:space="0" w:color="auto"/>
                    <w:right w:val="single" w:sz="4" w:space="0" w:color="auto"/>
                  </w:tcBorders>
                </w:tcPr>
                <w:p w14:paraId="25541C13" w14:textId="77777777" w:rsidR="00882259" w:rsidRPr="00FB6CD7" w:rsidRDefault="00882259" w:rsidP="00DD0C90">
                  <w:pPr>
                    <w:rPr>
                      <w:lang w:val="es-VE"/>
                    </w:rPr>
                  </w:pPr>
                  <w:r w:rsidRPr="00FB6CD7">
                    <w:rPr>
                      <w:lang w:val="es-VE"/>
                    </w:rPr>
                    <w:t>Nombre del Aspirante</w:t>
                  </w:r>
                </w:p>
              </w:tc>
              <w:tc>
                <w:tcPr>
                  <w:tcW w:w="1461" w:type="pct"/>
                  <w:tcBorders>
                    <w:top w:val="single" w:sz="4" w:space="0" w:color="auto"/>
                    <w:left w:val="single" w:sz="4" w:space="0" w:color="auto"/>
                    <w:bottom w:val="single" w:sz="4" w:space="0" w:color="auto"/>
                    <w:right w:val="single" w:sz="4" w:space="0" w:color="auto"/>
                  </w:tcBorders>
                </w:tcPr>
                <w:p w14:paraId="26C5BE39" w14:textId="77777777" w:rsidR="00882259" w:rsidRPr="00FB6CD7" w:rsidRDefault="00882259" w:rsidP="00DD0C90">
                  <w:pPr>
                    <w:rPr>
                      <w:lang w:val="es-VE"/>
                    </w:rPr>
                  </w:pPr>
                  <w:r w:rsidRPr="00FB6CD7">
                    <w:rPr>
                      <w:lang w:val="es-VE"/>
                    </w:rPr>
                    <w:t>Nombre del aspirante emparejado</w:t>
                  </w:r>
                </w:p>
              </w:tc>
              <w:tc>
                <w:tcPr>
                  <w:tcW w:w="331" w:type="pct"/>
                  <w:tcBorders>
                    <w:top w:val="single" w:sz="4" w:space="0" w:color="auto"/>
                    <w:left w:val="single" w:sz="4" w:space="0" w:color="auto"/>
                    <w:bottom w:val="single" w:sz="4" w:space="0" w:color="auto"/>
                    <w:right w:val="single" w:sz="4" w:space="0" w:color="auto"/>
                  </w:tcBorders>
                </w:tcPr>
                <w:p w14:paraId="0B1F68D4" w14:textId="77777777" w:rsidR="00882259" w:rsidRPr="00FB6CD7" w:rsidRDefault="00882259" w:rsidP="00DD0C90">
                  <w:pPr>
                    <w:rPr>
                      <w:lang w:val="es-VE"/>
                    </w:rPr>
                  </w:pPr>
                  <w:r w:rsidRPr="00FB6CD7">
                    <w:rPr>
                      <w:lang w:val="es-VE"/>
                    </w:rPr>
                    <w:t>AN</w:t>
                  </w:r>
                </w:p>
              </w:tc>
              <w:tc>
                <w:tcPr>
                  <w:tcW w:w="289" w:type="pct"/>
                  <w:tcBorders>
                    <w:top w:val="single" w:sz="4" w:space="0" w:color="auto"/>
                    <w:left w:val="single" w:sz="4" w:space="0" w:color="auto"/>
                    <w:bottom w:val="single" w:sz="4" w:space="0" w:color="auto"/>
                    <w:right w:val="single" w:sz="4" w:space="0" w:color="auto"/>
                  </w:tcBorders>
                </w:tcPr>
                <w:p w14:paraId="4F053181" w14:textId="744B21BB" w:rsidR="00882259" w:rsidRPr="00FB6CD7" w:rsidRDefault="0004257F" w:rsidP="00DD0C90">
                  <w:pPr>
                    <w:rPr>
                      <w:lang w:val="es-VE"/>
                    </w:rPr>
                  </w:pPr>
                  <w:r>
                    <w:rPr>
                      <w:lang w:val="es-VE"/>
                    </w:rPr>
                    <w:t>5</w:t>
                  </w:r>
                  <w:r w:rsidR="00882259"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15490D50"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2E907BAC"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77E54581"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31A865C4"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2454EC71" w14:textId="77777777" w:rsidR="00882259" w:rsidRPr="00FB6CD7" w:rsidRDefault="00882259" w:rsidP="00DD0C90">
                  <w:pPr>
                    <w:rPr>
                      <w:lang w:val="es-VE"/>
                    </w:rPr>
                  </w:pPr>
                </w:p>
              </w:tc>
            </w:tr>
            <w:tr w:rsidR="00882259" w:rsidRPr="00FB6CD7" w14:paraId="0C125644" w14:textId="77777777" w:rsidTr="00DD0C90">
              <w:tc>
                <w:tcPr>
                  <w:tcW w:w="194" w:type="pct"/>
                  <w:tcBorders>
                    <w:top w:val="single" w:sz="4" w:space="0" w:color="auto"/>
                    <w:left w:val="single" w:sz="4" w:space="0" w:color="auto"/>
                    <w:bottom w:val="single" w:sz="4" w:space="0" w:color="auto"/>
                    <w:right w:val="single" w:sz="4" w:space="0" w:color="auto"/>
                  </w:tcBorders>
                </w:tcPr>
                <w:p w14:paraId="2B4CAB03" w14:textId="77777777" w:rsidR="00882259" w:rsidRPr="00FB6CD7" w:rsidRDefault="00882259" w:rsidP="00DD0C90">
                  <w:pPr>
                    <w:rPr>
                      <w:lang w:val="es-VE"/>
                    </w:rPr>
                  </w:pPr>
                  <w:r w:rsidRPr="00FB6CD7">
                    <w:rPr>
                      <w:lang w:val="es-VE"/>
                    </w:rPr>
                    <w:t>2</w:t>
                  </w:r>
                </w:p>
              </w:tc>
              <w:tc>
                <w:tcPr>
                  <w:tcW w:w="984" w:type="pct"/>
                  <w:tcBorders>
                    <w:top w:val="single" w:sz="4" w:space="0" w:color="auto"/>
                    <w:left w:val="single" w:sz="4" w:space="0" w:color="auto"/>
                    <w:bottom w:val="single" w:sz="4" w:space="0" w:color="auto"/>
                    <w:right w:val="single" w:sz="4" w:space="0" w:color="auto"/>
                  </w:tcBorders>
                </w:tcPr>
                <w:p w14:paraId="37496C4E" w14:textId="77777777" w:rsidR="00882259" w:rsidRPr="00FB6CD7" w:rsidRDefault="00882259" w:rsidP="00DD0C90">
                  <w:pPr>
                    <w:rPr>
                      <w:lang w:val="es-VE"/>
                    </w:rPr>
                  </w:pPr>
                  <w:r w:rsidRPr="00FB6CD7">
                    <w:rPr>
                      <w:lang w:val="es-VE"/>
                    </w:rPr>
                    <w:t>Email del Aspirante</w:t>
                  </w:r>
                </w:p>
              </w:tc>
              <w:tc>
                <w:tcPr>
                  <w:tcW w:w="1461" w:type="pct"/>
                  <w:tcBorders>
                    <w:top w:val="single" w:sz="4" w:space="0" w:color="auto"/>
                    <w:left w:val="single" w:sz="4" w:space="0" w:color="auto"/>
                    <w:bottom w:val="single" w:sz="4" w:space="0" w:color="auto"/>
                    <w:right w:val="single" w:sz="4" w:space="0" w:color="auto"/>
                  </w:tcBorders>
                </w:tcPr>
                <w:p w14:paraId="16CCBA7D" w14:textId="77777777" w:rsidR="00882259" w:rsidRPr="00FB6CD7" w:rsidRDefault="00882259" w:rsidP="00DD0C90">
                  <w:pPr>
                    <w:rPr>
                      <w:lang w:val="es-VE"/>
                    </w:rPr>
                  </w:pPr>
                  <w:r w:rsidRPr="00FB6CD7">
                    <w:rPr>
                      <w:lang w:val="es-VE"/>
                    </w:rPr>
                    <w:t>Email del aspirante emparejado</w:t>
                  </w:r>
                </w:p>
              </w:tc>
              <w:tc>
                <w:tcPr>
                  <w:tcW w:w="331" w:type="pct"/>
                  <w:tcBorders>
                    <w:top w:val="single" w:sz="4" w:space="0" w:color="auto"/>
                    <w:left w:val="single" w:sz="4" w:space="0" w:color="auto"/>
                    <w:bottom w:val="single" w:sz="4" w:space="0" w:color="auto"/>
                    <w:right w:val="single" w:sz="4" w:space="0" w:color="auto"/>
                  </w:tcBorders>
                </w:tcPr>
                <w:p w14:paraId="471B1232" w14:textId="77777777" w:rsidR="00882259" w:rsidRPr="00FB6CD7" w:rsidRDefault="00882259" w:rsidP="00DD0C90">
                  <w:pPr>
                    <w:rPr>
                      <w:lang w:val="es-VE"/>
                    </w:rPr>
                  </w:pPr>
                  <w:r w:rsidRPr="00FB6CD7">
                    <w:rPr>
                      <w:lang w:val="es-VE"/>
                    </w:rPr>
                    <w:t>Email</w:t>
                  </w:r>
                </w:p>
              </w:tc>
              <w:tc>
                <w:tcPr>
                  <w:tcW w:w="289" w:type="pct"/>
                  <w:tcBorders>
                    <w:top w:val="single" w:sz="4" w:space="0" w:color="auto"/>
                    <w:left w:val="single" w:sz="4" w:space="0" w:color="auto"/>
                    <w:bottom w:val="single" w:sz="4" w:space="0" w:color="auto"/>
                    <w:right w:val="single" w:sz="4" w:space="0" w:color="auto"/>
                  </w:tcBorders>
                </w:tcPr>
                <w:p w14:paraId="7495D842" w14:textId="721AEB5B" w:rsidR="00882259" w:rsidRPr="00FB6CD7" w:rsidRDefault="0004257F" w:rsidP="00DD0C90">
                  <w:pPr>
                    <w:rPr>
                      <w:lang w:val="es-VE"/>
                    </w:rPr>
                  </w:pPr>
                  <w:r>
                    <w:rPr>
                      <w:lang w:val="es-VE"/>
                    </w:rPr>
                    <w:t>5</w:t>
                  </w:r>
                  <w:r w:rsidR="00882259"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339662D9"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2B5AF6E0"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BBDB342"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1792DA8C"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77D6F217" w14:textId="77777777" w:rsidR="00882259" w:rsidRPr="00FB6CD7" w:rsidRDefault="00882259" w:rsidP="00DD0C90">
                  <w:pPr>
                    <w:rPr>
                      <w:lang w:val="es-VE"/>
                    </w:rPr>
                  </w:pPr>
                </w:p>
              </w:tc>
            </w:tr>
            <w:tr w:rsidR="00882259" w:rsidRPr="00FB6CD7" w14:paraId="418BCE48" w14:textId="77777777" w:rsidTr="00DD0C90">
              <w:tc>
                <w:tcPr>
                  <w:tcW w:w="194" w:type="pct"/>
                  <w:tcBorders>
                    <w:top w:val="single" w:sz="4" w:space="0" w:color="auto"/>
                    <w:left w:val="single" w:sz="4" w:space="0" w:color="auto"/>
                    <w:bottom w:val="single" w:sz="4" w:space="0" w:color="auto"/>
                    <w:right w:val="single" w:sz="4" w:space="0" w:color="auto"/>
                  </w:tcBorders>
                </w:tcPr>
                <w:p w14:paraId="3684368F" w14:textId="77777777" w:rsidR="00882259" w:rsidRPr="00FB6CD7" w:rsidRDefault="00882259" w:rsidP="00DD0C90">
                  <w:pPr>
                    <w:rPr>
                      <w:lang w:val="es-VE"/>
                    </w:rPr>
                  </w:pPr>
                  <w:r w:rsidRPr="00FB6CD7">
                    <w:rPr>
                      <w:lang w:val="es-VE"/>
                    </w:rPr>
                    <w:t>3</w:t>
                  </w:r>
                </w:p>
              </w:tc>
              <w:tc>
                <w:tcPr>
                  <w:tcW w:w="984" w:type="pct"/>
                  <w:tcBorders>
                    <w:top w:val="single" w:sz="4" w:space="0" w:color="auto"/>
                    <w:left w:val="single" w:sz="4" w:space="0" w:color="auto"/>
                    <w:bottom w:val="single" w:sz="4" w:space="0" w:color="auto"/>
                    <w:right w:val="single" w:sz="4" w:space="0" w:color="auto"/>
                  </w:tcBorders>
                </w:tcPr>
                <w:p w14:paraId="092DED36" w14:textId="77777777" w:rsidR="00882259" w:rsidRPr="00FB6CD7" w:rsidRDefault="00882259" w:rsidP="00DD0C90">
                  <w:pPr>
                    <w:rPr>
                      <w:lang w:val="es-VE"/>
                    </w:rPr>
                  </w:pPr>
                  <w:r w:rsidRPr="00FB6CD7">
                    <w:rPr>
                      <w:lang w:val="es-VE"/>
                    </w:rPr>
                    <w:t>País del Aspirante</w:t>
                  </w:r>
                </w:p>
              </w:tc>
              <w:tc>
                <w:tcPr>
                  <w:tcW w:w="1461" w:type="pct"/>
                  <w:tcBorders>
                    <w:top w:val="single" w:sz="4" w:space="0" w:color="auto"/>
                    <w:left w:val="single" w:sz="4" w:space="0" w:color="auto"/>
                    <w:bottom w:val="single" w:sz="4" w:space="0" w:color="auto"/>
                    <w:right w:val="single" w:sz="4" w:space="0" w:color="auto"/>
                  </w:tcBorders>
                </w:tcPr>
                <w:p w14:paraId="41F1DB40" w14:textId="77777777" w:rsidR="00882259" w:rsidRPr="00FB6CD7" w:rsidRDefault="00882259" w:rsidP="00DD0C90">
                  <w:pPr>
                    <w:rPr>
                      <w:lang w:val="es-VE"/>
                    </w:rPr>
                  </w:pPr>
                  <w:r w:rsidRPr="00FB6CD7">
                    <w:rPr>
                      <w:lang w:val="es-VE"/>
                    </w:rPr>
                    <w:t>País del aspirante emparejado</w:t>
                  </w:r>
                </w:p>
              </w:tc>
              <w:tc>
                <w:tcPr>
                  <w:tcW w:w="331" w:type="pct"/>
                  <w:tcBorders>
                    <w:top w:val="single" w:sz="4" w:space="0" w:color="auto"/>
                    <w:left w:val="single" w:sz="4" w:space="0" w:color="auto"/>
                    <w:bottom w:val="single" w:sz="4" w:space="0" w:color="auto"/>
                    <w:right w:val="single" w:sz="4" w:space="0" w:color="auto"/>
                  </w:tcBorders>
                </w:tcPr>
                <w:p w14:paraId="76750DA6" w14:textId="77777777" w:rsidR="00882259" w:rsidRPr="00FB6CD7" w:rsidRDefault="00882259"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03998CA0" w14:textId="77777777" w:rsidR="00882259" w:rsidRPr="00FB6CD7" w:rsidRDefault="00882259" w:rsidP="00DD0C90">
                  <w:pPr>
                    <w:rPr>
                      <w:lang w:val="es-VE"/>
                    </w:rPr>
                  </w:pPr>
                  <w:r w:rsidRPr="00FB6CD7">
                    <w:rPr>
                      <w:lang w:val="es-VE"/>
                    </w:rPr>
                    <w:t>20</w:t>
                  </w:r>
                </w:p>
              </w:tc>
              <w:tc>
                <w:tcPr>
                  <w:tcW w:w="295" w:type="pct"/>
                  <w:tcBorders>
                    <w:top w:val="single" w:sz="4" w:space="0" w:color="auto"/>
                    <w:left w:val="single" w:sz="4" w:space="0" w:color="auto"/>
                    <w:bottom w:val="single" w:sz="4" w:space="0" w:color="auto"/>
                    <w:right w:val="single" w:sz="4" w:space="0" w:color="auto"/>
                  </w:tcBorders>
                </w:tcPr>
                <w:p w14:paraId="34B47838"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0A74C8A0"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D415228"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0DF98C92"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39926DD1" w14:textId="77777777" w:rsidR="00882259" w:rsidRPr="00FB6CD7" w:rsidRDefault="00882259" w:rsidP="00DD0C90">
                  <w:pPr>
                    <w:rPr>
                      <w:lang w:val="es-VE"/>
                    </w:rPr>
                  </w:pPr>
                </w:p>
              </w:tc>
            </w:tr>
            <w:tr w:rsidR="00882259" w:rsidRPr="00FB6CD7" w14:paraId="162FA6FA" w14:textId="77777777" w:rsidTr="00DD0C90">
              <w:tc>
                <w:tcPr>
                  <w:tcW w:w="194" w:type="pct"/>
                  <w:tcBorders>
                    <w:top w:val="single" w:sz="4" w:space="0" w:color="auto"/>
                    <w:left w:val="single" w:sz="4" w:space="0" w:color="auto"/>
                    <w:bottom w:val="single" w:sz="4" w:space="0" w:color="auto"/>
                    <w:right w:val="single" w:sz="4" w:space="0" w:color="auto"/>
                  </w:tcBorders>
                </w:tcPr>
                <w:p w14:paraId="2B757474" w14:textId="77777777" w:rsidR="00882259" w:rsidRPr="00FB6CD7" w:rsidRDefault="00882259" w:rsidP="00DD0C90">
                  <w:pPr>
                    <w:rPr>
                      <w:lang w:val="es-VE"/>
                    </w:rPr>
                  </w:pPr>
                  <w:r w:rsidRPr="00FB6CD7">
                    <w:rPr>
                      <w:lang w:val="es-VE"/>
                    </w:rPr>
                    <w:t>4</w:t>
                  </w:r>
                </w:p>
              </w:tc>
              <w:tc>
                <w:tcPr>
                  <w:tcW w:w="984" w:type="pct"/>
                  <w:tcBorders>
                    <w:top w:val="single" w:sz="4" w:space="0" w:color="auto"/>
                    <w:left w:val="single" w:sz="4" w:space="0" w:color="auto"/>
                    <w:bottom w:val="single" w:sz="4" w:space="0" w:color="auto"/>
                    <w:right w:val="single" w:sz="4" w:space="0" w:color="auto"/>
                  </w:tcBorders>
                </w:tcPr>
                <w:p w14:paraId="540146E1" w14:textId="77777777" w:rsidR="00882259" w:rsidRPr="00FB6CD7" w:rsidRDefault="00882259" w:rsidP="00DD0C90">
                  <w:pPr>
                    <w:rPr>
                      <w:lang w:val="es-VE"/>
                    </w:rPr>
                  </w:pPr>
                  <w:r w:rsidRPr="00FB6CD7">
                    <w:rPr>
                      <w:lang w:val="es-VE"/>
                    </w:rPr>
                    <w:t>Edad del Aspirante</w:t>
                  </w:r>
                </w:p>
              </w:tc>
              <w:tc>
                <w:tcPr>
                  <w:tcW w:w="1461" w:type="pct"/>
                  <w:tcBorders>
                    <w:top w:val="single" w:sz="4" w:space="0" w:color="auto"/>
                    <w:left w:val="single" w:sz="4" w:space="0" w:color="auto"/>
                    <w:bottom w:val="single" w:sz="4" w:space="0" w:color="auto"/>
                    <w:right w:val="single" w:sz="4" w:space="0" w:color="auto"/>
                  </w:tcBorders>
                </w:tcPr>
                <w:p w14:paraId="5008FD2E" w14:textId="77777777" w:rsidR="00882259" w:rsidRPr="00FB6CD7" w:rsidRDefault="00882259" w:rsidP="00DD0C90">
                  <w:pPr>
                    <w:rPr>
                      <w:lang w:val="es-VE"/>
                    </w:rPr>
                  </w:pPr>
                  <w:r w:rsidRPr="00FB6CD7">
                    <w:rPr>
                      <w:lang w:val="es-VE"/>
                    </w:rPr>
                    <w:t>Edad del aspirante emparejado</w:t>
                  </w:r>
                </w:p>
              </w:tc>
              <w:tc>
                <w:tcPr>
                  <w:tcW w:w="331" w:type="pct"/>
                  <w:tcBorders>
                    <w:top w:val="single" w:sz="4" w:space="0" w:color="auto"/>
                    <w:left w:val="single" w:sz="4" w:space="0" w:color="auto"/>
                    <w:bottom w:val="single" w:sz="4" w:space="0" w:color="auto"/>
                    <w:right w:val="single" w:sz="4" w:space="0" w:color="auto"/>
                  </w:tcBorders>
                </w:tcPr>
                <w:p w14:paraId="03E5A694" w14:textId="77777777" w:rsidR="00882259" w:rsidRPr="00FB6CD7" w:rsidRDefault="00882259" w:rsidP="00DD0C90">
                  <w:pPr>
                    <w:rPr>
                      <w:lang w:val="es-VE"/>
                    </w:rPr>
                  </w:pPr>
                  <w:r w:rsidRPr="00FB6CD7">
                    <w:rPr>
                      <w:lang w:val="es-VE"/>
                    </w:rPr>
                    <w:t>N</w:t>
                  </w:r>
                </w:p>
              </w:tc>
              <w:tc>
                <w:tcPr>
                  <w:tcW w:w="289" w:type="pct"/>
                  <w:tcBorders>
                    <w:top w:val="single" w:sz="4" w:space="0" w:color="auto"/>
                    <w:left w:val="single" w:sz="4" w:space="0" w:color="auto"/>
                    <w:bottom w:val="single" w:sz="4" w:space="0" w:color="auto"/>
                    <w:right w:val="single" w:sz="4" w:space="0" w:color="auto"/>
                  </w:tcBorders>
                </w:tcPr>
                <w:p w14:paraId="1C343F94" w14:textId="77777777" w:rsidR="00882259" w:rsidRPr="00FB6CD7" w:rsidRDefault="00882259" w:rsidP="00DD0C90">
                  <w:pPr>
                    <w:rPr>
                      <w:lang w:val="es-VE"/>
                    </w:rPr>
                  </w:pPr>
                  <w:r w:rsidRPr="00FB6CD7">
                    <w:rPr>
                      <w:lang w:val="es-VE"/>
                    </w:rPr>
                    <w:t>2</w:t>
                  </w:r>
                </w:p>
              </w:tc>
              <w:tc>
                <w:tcPr>
                  <w:tcW w:w="295" w:type="pct"/>
                  <w:tcBorders>
                    <w:top w:val="single" w:sz="4" w:space="0" w:color="auto"/>
                    <w:left w:val="single" w:sz="4" w:space="0" w:color="auto"/>
                    <w:bottom w:val="single" w:sz="4" w:space="0" w:color="auto"/>
                    <w:right w:val="single" w:sz="4" w:space="0" w:color="auto"/>
                  </w:tcBorders>
                </w:tcPr>
                <w:p w14:paraId="1B77D301"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5EE696B7"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4F30E403"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21A838C2"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4D963302" w14:textId="77777777" w:rsidR="00882259" w:rsidRPr="00FB6CD7" w:rsidRDefault="00882259" w:rsidP="00DD0C90">
                  <w:pPr>
                    <w:rPr>
                      <w:lang w:val="es-VE"/>
                    </w:rPr>
                  </w:pPr>
                </w:p>
              </w:tc>
            </w:tr>
            <w:tr w:rsidR="00882259" w:rsidRPr="00FB6CD7" w14:paraId="4C0FA863" w14:textId="77777777" w:rsidTr="00DD0C90">
              <w:tc>
                <w:tcPr>
                  <w:tcW w:w="194" w:type="pct"/>
                  <w:tcBorders>
                    <w:top w:val="single" w:sz="4" w:space="0" w:color="auto"/>
                    <w:left w:val="single" w:sz="4" w:space="0" w:color="auto"/>
                    <w:bottom w:val="single" w:sz="4" w:space="0" w:color="auto"/>
                    <w:right w:val="single" w:sz="4" w:space="0" w:color="auto"/>
                  </w:tcBorders>
                </w:tcPr>
                <w:p w14:paraId="3D2570BB" w14:textId="77777777" w:rsidR="00882259" w:rsidRPr="00FB6CD7" w:rsidRDefault="00882259" w:rsidP="00DD0C90">
                  <w:pPr>
                    <w:rPr>
                      <w:lang w:val="es-VE"/>
                    </w:rPr>
                  </w:pPr>
                  <w:r w:rsidRPr="00FB6CD7">
                    <w:rPr>
                      <w:lang w:val="es-VE"/>
                    </w:rPr>
                    <w:t>5</w:t>
                  </w:r>
                </w:p>
              </w:tc>
              <w:tc>
                <w:tcPr>
                  <w:tcW w:w="984" w:type="pct"/>
                  <w:tcBorders>
                    <w:top w:val="single" w:sz="4" w:space="0" w:color="auto"/>
                    <w:left w:val="single" w:sz="4" w:space="0" w:color="auto"/>
                    <w:bottom w:val="single" w:sz="4" w:space="0" w:color="auto"/>
                    <w:right w:val="single" w:sz="4" w:space="0" w:color="auto"/>
                  </w:tcBorders>
                </w:tcPr>
                <w:p w14:paraId="60627A57" w14:textId="77777777" w:rsidR="00882259" w:rsidRPr="00FB6CD7" w:rsidRDefault="00882259" w:rsidP="00DD0C90">
                  <w:pPr>
                    <w:rPr>
                      <w:lang w:val="es-VE"/>
                    </w:rPr>
                  </w:pPr>
                  <w:r w:rsidRPr="00FB6CD7">
                    <w:rPr>
                      <w:lang w:val="es-VE"/>
                    </w:rPr>
                    <w:t>Sexo del Aspirante</w:t>
                  </w:r>
                </w:p>
              </w:tc>
              <w:tc>
                <w:tcPr>
                  <w:tcW w:w="1461" w:type="pct"/>
                  <w:tcBorders>
                    <w:top w:val="single" w:sz="4" w:space="0" w:color="auto"/>
                    <w:left w:val="single" w:sz="4" w:space="0" w:color="auto"/>
                    <w:bottom w:val="single" w:sz="4" w:space="0" w:color="auto"/>
                    <w:right w:val="single" w:sz="4" w:space="0" w:color="auto"/>
                  </w:tcBorders>
                </w:tcPr>
                <w:p w14:paraId="3CFC5597" w14:textId="77777777" w:rsidR="00882259" w:rsidRPr="00FB6CD7" w:rsidRDefault="00882259" w:rsidP="00DD0C90">
                  <w:pPr>
                    <w:rPr>
                      <w:lang w:val="es-VE"/>
                    </w:rPr>
                  </w:pPr>
                  <w:r w:rsidRPr="00FB6CD7">
                    <w:rPr>
                      <w:lang w:val="es-VE"/>
                    </w:rPr>
                    <w:t>Sexo del aspirante emparejado</w:t>
                  </w:r>
                </w:p>
              </w:tc>
              <w:tc>
                <w:tcPr>
                  <w:tcW w:w="331" w:type="pct"/>
                  <w:tcBorders>
                    <w:top w:val="single" w:sz="4" w:space="0" w:color="auto"/>
                    <w:left w:val="single" w:sz="4" w:space="0" w:color="auto"/>
                    <w:bottom w:val="single" w:sz="4" w:space="0" w:color="auto"/>
                    <w:right w:val="single" w:sz="4" w:space="0" w:color="auto"/>
                  </w:tcBorders>
                </w:tcPr>
                <w:p w14:paraId="376C509B" w14:textId="77777777" w:rsidR="00882259" w:rsidRPr="00FB6CD7" w:rsidRDefault="00882259" w:rsidP="00DD0C90">
                  <w:pPr>
                    <w:rPr>
                      <w:lang w:val="es-VE"/>
                    </w:rPr>
                  </w:pPr>
                  <w:r w:rsidRPr="00FB6CD7">
                    <w:rPr>
                      <w:lang w:val="es-VE"/>
                    </w:rPr>
                    <w:t>A</w:t>
                  </w:r>
                </w:p>
              </w:tc>
              <w:tc>
                <w:tcPr>
                  <w:tcW w:w="289" w:type="pct"/>
                  <w:tcBorders>
                    <w:top w:val="single" w:sz="4" w:space="0" w:color="auto"/>
                    <w:left w:val="single" w:sz="4" w:space="0" w:color="auto"/>
                    <w:bottom w:val="single" w:sz="4" w:space="0" w:color="auto"/>
                    <w:right w:val="single" w:sz="4" w:space="0" w:color="auto"/>
                  </w:tcBorders>
                </w:tcPr>
                <w:p w14:paraId="515D207A" w14:textId="77777777" w:rsidR="00882259" w:rsidRPr="00FB6CD7" w:rsidRDefault="00882259" w:rsidP="00DD0C90">
                  <w:pPr>
                    <w:rPr>
                      <w:lang w:val="es-VE"/>
                    </w:rPr>
                  </w:pPr>
                  <w:r w:rsidRPr="00FB6CD7">
                    <w:rPr>
                      <w:lang w:val="es-VE"/>
                    </w:rPr>
                    <w:t>1</w:t>
                  </w:r>
                </w:p>
              </w:tc>
              <w:tc>
                <w:tcPr>
                  <w:tcW w:w="295" w:type="pct"/>
                  <w:tcBorders>
                    <w:top w:val="single" w:sz="4" w:space="0" w:color="auto"/>
                    <w:left w:val="single" w:sz="4" w:space="0" w:color="auto"/>
                    <w:bottom w:val="single" w:sz="4" w:space="0" w:color="auto"/>
                    <w:right w:val="single" w:sz="4" w:space="0" w:color="auto"/>
                  </w:tcBorders>
                </w:tcPr>
                <w:p w14:paraId="7CB3BDCF" w14:textId="77777777" w:rsidR="00882259" w:rsidRPr="00FB6CD7" w:rsidRDefault="00882259" w:rsidP="00DD0C90">
                  <w:pPr>
                    <w:rPr>
                      <w:lang w:val="es-VE"/>
                    </w:rPr>
                  </w:pPr>
                  <w:r w:rsidRPr="00FB6CD7">
                    <w:rPr>
                      <w:lang w:val="es-VE"/>
                    </w:rPr>
                    <w:t>M, F</w:t>
                  </w:r>
                </w:p>
              </w:tc>
              <w:tc>
                <w:tcPr>
                  <w:tcW w:w="295" w:type="pct"/>
                  <w:tcBorders>
                    <w:top w:val="single" w:sz="4" w:space="0" w:color="auto"/>
                    <w:left w:val="single" w:sz="4" w:space="0" w:color="auto"/>
                    <w:bottom w:val="single" w:sz="4" w:space="0" w:color="auto"/>
                    <w:right w:val="single" w:sz="4" w:space="0" w:color="auto"/>
                  </w:tcBorders>
                </w:tcPr>
                <w:p w14:paraId="1685B812"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22F34669"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69E0E2A3"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736385C4" w14:textId="77777777" w:rsidR="00882259" w:rsidRPr="00FB6CD7" w:rsidRDefault="00882259" w:rsidP="00DD0C90">
                  <w:pPr>
                    <w:rPr>
                      <w:lang w:val="es-VE"/>
                    </w:rPr>
                  </w:pPr>
                </w:p>
              </w:tc>
            </w:tr>
            <w:tr w:rsidR="00882259" w:rsidRPr="00FB6CD7" w14:paraId="66178787" w14:textId="77777777" w:rsidTr="00DD0C90">
              <w:tc>
                <w:tcPr>
                  <w:tcW w:w="194" w:type="pct"/>
                  <w:tcBorders>
                    <w:top w:val="single" w:sz="4" w:space="0" w:color="auto"/>
                    <w:left w:val="single" w:sz="4" w:space="0" w:color="auto"/>
                    <w:bottom w:val="single" w:sz="4" w:space="0" w:color="auto"/>
                    <w:right w:val="single" w:sz="4" w:space="0" w:color="auto"/>
                  </w:tcBorders>
                </w:tcPr>
                <w:p w14:paraId="0FBBC54B" w14:textId="77777777" w:rsidR="00882259" w:rsidRPr="00FB6CD7" w:rsidRDefault="00882259" w:rsidP="00DD0C90">
                  <w:pPr>
                    <w:rPr>
                      <w:lang w:val="es-VE"/>
                    </w:rPr>
                  </w:pPr>
                  <w:r w:rsidRPr="00FB6CD7">
                    <w:rPr>
                      <w:lang w:val="es-VE"/>
                    </w:rPr>
                    <w:t>6</w:t>
                  </w:r>
                </w:p>
              </w:tc>
              <w:tc>
                <w:tcPr>
                  <w:tcW w:w="984" w:type="pct"/>
                  <w:tcBorders>
                    <w:top w:val="single" w:sz="4" w:space="0" w:color="auto"/>
                    <w:left w:val="single" w:sz="4" w:space="0" w:color="auto"/>
                    <w:bottom w:val="single" w:sz="4" w:space="0" w:color="auto"/>
                    <w:right w:val="single" w:sz="4" w:space="0" w:color="auto"/>
                  </w:tcBorders>
                </w:tcPr>
                <w:p w14:paraId="318C943B" w14:textId="77777777" w:rsidR="00882259" w:rsidRPr="00FB6CD7" w:rsidRDefault="00882259" w:rsidP="00DD0C90">
                  <w:pPr>
                    <w:rPr>
                      <w:lang w:val="es-VE"/>
                    </w:rPr>
                  </w:pPr>
                  <w:r w:rsidRPr="00FB6CD7">
                    <w:rPr>
                      <w:lang w:val="es-VE"/>
                    </w:rPr>
                    <w:t>Curriculum del Aspirante</w:t>
                  </w:r>
                </w:p>
              </w:tc>
              <w:tc>
                <w:tcPr>
                  <w:tcW w:w="1461" w:type="pct"/>
                  <w:tcBorders>
                    <w:top w:val="single" w:sz="4" w:space="0" w:color="auto"/>
                    <w:left w:val="single" w:sz="4" w:space="0" w:color="auto"/>
                    <w:bottom w:val="single" w:sz="4" w:space="0" w:color="auto"/>
                    <w:right w:val="single" w:sz="4" w:space="0" w:color="auto"/>
                  </w:tcBorders>
                </w:tcPr>
                <w:p w14:paraId="791F67EF" w14:textId="77777777" w:rsidR="00882259" w:rsidRPr="00FB6CD7" w:rsidRDefault="00882259" w:rsidP="00DD0C90">
                  <w:pPr>
                    <w:rPr>
                      <w:lang w:val="es-VE"/>
                    </w:rPr>
                  </w:pPr>
                  <w:r w:rsidRPr="00FB6CD7">
                    <w:rPr>
                      <w:lang w:val="es-VE"/>
                    </w:rPr>
                    <w:t>Curriculum o experiencia del aspirante emparejado</w:t>
                  </w:r>
                </w:p>
              </w:tc>
              <w:tc>
                <w:tcPr>
                  <w:tcW w:w="331" w:type="pct"/>
                  <w:tcBorders>
                    <w:top w:val="single" w:sz="4" w:space="0" w:color="auto"/>
                    <w:left w:val="single" w:sz="4" w:space="0" w:color="auto"/>
                    <w:bottom w:val="single" w:sz="4" w:space="0" w:color="auto"/>
                    <w:right w:val="single" w:sz="4" w:space="0" w:color="auto"/>
                  </w:tcBorders>
                </w:tcPr>
                <w:p w14:paraId="44E3271F" w14:textId="77777777" w:rsidR="00882259" w:rsidRPr="00FB6CD7" w:rsidRDefault="00882259" w:rsidP="00DD0C90">
                  <w:pPr>
                    <w:rPr>
                      <w:lang w:val="es-VE"/>
                    </w:rPr>
                  </w:pPr>
                  <w:r w:rsidRPr="00FB6CD7">
                    <w:rPr>
                      <w:lang w:val="es-VE"/>
                    </w:rPr>
                    <w:t>AN</w:t>
                  </w:r>
                </w:p>
              </w:tc>
              <w:tc>
                <w:tcPr>
                  <w:tcW w:w="289" w:type="pct"/>
                  <w:tcBorders>
                    <w:top w:val="single" w:sz="4" w:space="0" w:color="auto"/>
                    <w:left w:val="single" w:sz="4" w:space="0" w:color="auto"/>
                    <w:bottom w:val="single" w:sz="4" w:space="0" w:color="auto"/>
                    <w:right w:val="single" w:sz="4" w:space="0" w:color="auto"/>
                  </w:tcBorders>
                </w:tcPr>
                <w:p w14:paraId="5960AE4C" w14:textId="77777777" w:rsidR="00882259" w:rsidRPr="00FB6CD7" w:rsidRDefault="00882259" w:rsidP="00DD0C90">
                  <w:pPr>
                    <w:rPr>
                      <w:lang w:val="es-VE"/>
                    </w:rPr>
                  </w:pPr>
                  <w:r w:rsidRPr="00FB6CD7">
                    <w:rPr>
                      <w:lang w:val="es-VE"/>
                    </w:rPr>
                    <w:t>1000</w:t>
                  </w:r>
                </w:p>
              </w:tc>
              <w:tc>
                <w:tcPr>
                  <w:tcW w:w="295" w:type="pct"/>
                  <w:tcBorders>
                    <w:top w:val="single" w:sz="4" w:space="0" w:color="auto"/>
                    <w:left w:val="single" w:sz="4" w:space="0" w:color="auto"/>
                    <w:bottom w:val="single" w:sz="4" w:space="0" w:color="auto"/>
                    <w:right w:val="single" w:sz="4" w:space="0" w:color="auto"/>
                  </w:tcBorders>
                </w:tcPr>
                <w:p w14:paraId="6D0B71DF"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6B1C772A"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3E14698A"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3021A089"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1518739A" w14:textId="77777777" w:rsidR="00882259" w:rsidRPr="00FB6CD7" w:rsidRDefault="00882259" w:rsidP="00DD0C90">
                  <w:pPr>
                    <w:rPr>
                      <w:lang w:val="es-VE"/>
                    </w:rPr>
                  </w:pPr>
                </w:p>
              </w:tc>
            </w:tr>
            <w:tr w:rsidR="00882259" w:rsidRPr="00FB6CD7" w14:paraId="321A33ED" w14:textId="77777777" w:rsidTr="00DD0C90">
              <w:tc>
                <w:tcPr>
                  <w:tcW w:w="194" w:type="pct"/>
                  <w:tcBorders>
                    <w:top w:val="single" w:sz="4" w:space="0" w:color="auto"/>
                    <w:left w:val="single" w:sz="4" w:space="0" w:color="auto"/>
                    <w:bottom w:val="single" w:sz="4" w:space="0" w:color="auto"/>
                    <w:right w:val="single" w:sz="4" w:space="0" w:color="auto"/>
                  </w:tcBorders>
                </w:tcPr>
                <w:p w14:paraId="2FB722CE" w14:textId="77777777" w:rsidR="00882259" w:rsidRPr="00FB6CD7" w:rsidRDefault="00882259" w:rsidP="00DD0C90">
                  <w:pPr>
                    <w:rPr>
                      <w:lang w:val="es-VE"/>
                    </w:rPr>
                  </w:pPr>
                  <w:r w:rsidRPr="00FB6CD7">
                    <w:rPr>
                      <w:lang w:val="es-VE"/>
                    </w:rPr>
                    <w:t>7</w:t>
                  </w:r>
                </w:p>
              </w:tc>
              <w:tc>
                <w:tcPr>
                  <w:tcW w:w="984" w:type="pct"/>
                  <w:tcBorders>
                    <w:top w:val="single" w:sz="4" w:space="0" w:color="auto"/>
                    <w:left w:val="single" w:sz="4" w:space="0" w:color="auto"/>
                    <w:bottom w:val="single" w:sz="4" w:space="0" w:color="auto"/>
                    <w:right w:val="single" w:sz="4" w:space="0" w:color="auto"/>
                  </w:tcBorders>
                </w:tcPr>
                <w:p w14:paraId="1FBF0DBB" w14:textId="77777777" w:rsidR="00882259" w:rsidRPr="00FB6CD7" w:rsidRDefault="00882259" w:rsidP="00DD0C90">
                  <w:pPr>
                    <w:rPr>
                      <w:lang w:val="es-VE"/>
                    </w:rPr>
                  </w:pPr>
                  <w:r w:rsidRPr="00FB6CD7">
                    <w:rPr>
                      <w:lang w:val="es-VE"/>
                    </w:rPr>
                    <w:t>Mensajes Emergentes</w:t>
                  </w:r>
                </w:p>
              </w:tc>
              <w:tc>
                <w:tcPr>
                  <w:tcW w:w="1461" w:type="pct"/>
                  <w:tcBorders>
                    <w:top w:val="single" w:sz="4" w:space="0" w:color="auto"/>
                    <w:left w:val="single" w:sz="4" w:space="0" w:color="auto"/>
                    <w:bottom w:val="single" w:sz="4" w:space="0" w:color="auto"/>
                    <w:right w:val="single" w:sz="4" w:space="0" w:color="auto"/>
                  </w:tcBorders>
                </w:tcPr>
                <w:p w14:paraId="7F7E910D" w14:textId="77777777" w:rsidR="00882259" w:rsidRPr="00FB6CD7" w:rsidRDefault="00882259" w:rsidP="00DD0C90">
                  <w:pPr>
                    <w:rPr>
                      <w:lang w:val="es-VE"/>
                    </w:rPr>
                  </w:pPr>
                  <w:r w:rsidRPr="00FB6CD7">
                    <w:rPr>
                      <w:lang w:val="es-VE"/>
                    </w:rPr>
                    <w:t>Mensajes emergentes de error.</w:t>
                  </w:r>
                </w:p>
              </w:tc>
              <w:tc>
                <w:tcPr>
                  <w:tcW w:w="331" w:type="pct"/>
                  <w:tcBorders>
                    <w:top w:val="single" w:sz="4" w:space="0" w:color="auto"/>
                    <w:left w:val="single" w:sz="4" w:space="0" w:color="auto"/>
                    <w:bottom w:val="single" w:sz="4" w:space="0" w:color="auto"/>
                    <w:right w:val="single" w:sz="4" w:space="0" w:color="auto"/>
                  </w:tcBorders>
                </w:tcPr>
                <w:p w14:paraId="358FA2EC" w14:textId="77777777" w:rsidR="00882259" w:rsidRPr="00FB6CD7" w:rsidRDefault="00882259" w:rsidP="00DD0C90">
                  <w:pPr>
                    <w:rPr>
                      <w:lang w:val="es-VE"/>
                    </w:rPr>
                  </w:pPr>
                  <w:r w:rsidRPr="00FB6CD7">
                    <w:rPr>
                      <w:lang w:val="es-VE"/>
                    </w:rPr>
                    <w:t>AN</w:t>
                  </w:r>
                </w:p>
              </w:tc>
              <w:tc>
                <w:tcPr>
                  <w:tcW w:w="289" w:type="pct"/>
                  <w:tcBorders>
                    <w:top w:val="single" w:sz="4" w:space="0" w:color="auto"/>
                    <w:left w:val="single" w:sz="4" w:space="0" w:color="auto"/>
                    <w:bottom w:val="single" w:sz="4" w:space="0" w:color="auto"/>
                    <w:right w:val="single" w:sz="4" w:space="0" w:color="auto"/>
                  </w:tcBorders>
                </w:tcPr>
                <w:p w14:paraId="626A13AB" w14:textId="5A676267" w:rsidR="00882259" w:rsidRPr="00FB6CD7" w:rsidRDefault="0004257F" w:rsidP="00DD0C90">
                  <w:pPr>
                    <w:rPr>
                      <w:lang w:val="es-VE"/>
                    </w:rPr>
                  </w:pPr>
                  <w:r>
                    <w:rPr>
                      <w:lang w:val="es-VE"/>
                    </w:rPr>
                    <w:t>6</w:t>
                  </w:r>
                  <w:r w:rsidR="00882259"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1A818275" w14:textId="77777777" w:rsidR="00882259" w:rsidRPr="00FB6CD7" w:rsidRDefault="00882259" w:rsidP="00DD0C90">
                  <w:pPr>
                    <w:rPr>
                      <w:lang w:val="es-VE"/>
                    </w:rPr>
                  </w:pPr>
                </w:p>
              </w:tc>
              <w:tc>
                <w:tcPr>
                  <w:tcW w:w="295" w:type="pct"/>
                  <w:tcBorders>
                    <w:top w:val="single" w:sz="4" w:space="0" w:color="auto"/>
                    <w:left w:val="single" w:sz="4" w:space="0" w:color="auto"/>
                    <w:bottom w:val="single" w:sz="4" w:space="0" w:color="auto"/>
                    <w:right w:val="single" w:sz="4" w:space="0" w:color="auto"/>
                  </w:tcBorders>
                </w:tcPr>
                <w:p w14:paraId="7576753A" w14:textId="77777777" w:rsidR="00882259" w:rsidRPr="00FB6CD7" w:rsidRDefault="00882259" w:rsidP="00DD0C90">
                  <w:pPr>
                    <w:rPr>
                      <w:lang w:val="es-VE"/>
                    </w:rPr>
                  </w:pPr>
                </w:p>
              </w:tc>
              <w:tc>
                <w:tcPr>
                  <w:tcW w:w="229" w:type="pct"/>
                  <w:tcBorders>
                    <w:top w:val="single" w:sz="4" w:space="0" w:color="auto"/>
                    <w:left w:val="single" w:sz="4" w:space="0" w:color="auto"/>
                    <w:bottom w:val="single" w:sz="4" w:space="0" w:color="auto"/>
                    <w:right w:val="single" w:sz="4" w:space="0" w:color="auto"/>
                  </w:tcBorders>
                </w:tcPr>
                <w:p w14:paraId="5C7C3126" w14:textId="77777777" w:rsidR="00882259" w:rsidRPr="00FB6CD7" w:rsidRDefault="00882259" w:rsidP="00DD0C90">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23765B0B" w14:textId="77777777" w:rsidR="00882259" w:rsidRPr="00FB6CD7" w:rsidRDefault="00882259" w:rsidP="00DD0C90">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0E8F7F7A" w14:textId="77777777" w:rsidR="00882259" w:rsidRPr="00FB6CD7" w:rsidRDefault="00882259" w:rsidP="00DD0C90">
                  <w:pPr>
                    <w:rPr>
                      <w:lang w:val="es-VE"/>
                    </w:rPr>
                  </w:pPr>
                </w:p>
              </w:tc>
            </w:tr>
          </w:tbl>
          <w:p w14:paraId="3246E550" w14:textId="77777777" w:rsidR="00882259" w:rsidRPr="00FB6CD7" w:rsidRDefault="00882259" w:rsidP="00DD0C90">
            <w:pPr>
              <w:tabs>
                <w:tab w:val="left" w:pos="4533"/>
                <w:tab w:val="left" w:pos="8760"/>
              </w:tabs>
              <w:spacing w:line="240" w:lineRule="auto"/>
              <w:jc w:val="left"/>
              <w:rPr>
                <w:b/>
                <w:bCs/>
                <w:lang w:val="es-VE" w:eastAsia="es-ES"/>
              </w:rPr>
            </w:pPr>
            <w:r w:rsidRPr="00FB6CD7">
              <w:rPr>
                <w:b/>
                <w:bCs/>
                <w:lang w:val="es-VE" w:eastAsia="es-ES"/>
              </w:rPr>
              <w:tab/>
            </w:r>
          </w:p>
        </w:tc>
      </w:tr>
      <w:tr w:rsidR="00882259" w:rsidRPr="00142753" w14:paraId="6975FB7A" w14:textId="77777777" w:rsidTr="00DD0C90">
        <w:trPr>
          <w:cantSplit/>
          <w:trHeight w:val="459"/>
        </w:trPr>
        <w:tc>
          <w:tcPr>
            <w:tcW w:w="5000" w:type="pct"/>
          </w:tcPr>
          <w:p w14:paraId="4CF38EC4" w14:textId="77777777" w:rsidR="00882259" w:rsidRPr="00FB6CD7" w:rsidRDefault="00882259" w:rsidP="00DD0C90">
            <w:pPr>
              <w:rPr>
                <w:rStyle w:val="InfoBlueCar"/>
                <w:b/>
                <w:bCs/>
                <w:lang w:val="es-VE"/>
              </w:rPr>
            </w:pPr>
            <w:r w:rsidRPr="00FB6CD7">
              <w:rPr>
                <w:b/>
                <w:bCs/>
                <w:lang w:val="es-VE"/>
              </w:rPr>
              <w:lastRenderedPageBreak/>
              <w:t>Prioridad:</w:t>
            </w:r>
          </w:p>
          <w:p w14:paraId="36B8C54D" w14:textId="77777777" w:rsidR="00882259" w:rsidRPr="00FB6CD7" w:rsidRDefault="00882259" w:rsidP="00DD0C90">
            <w:pPr>
              <w:rPr>
                <w:lang w:val="es-VE"/>
              </w:rPr>
            </w:pPr>
            <w:r w:rsidRPr="00FB6CD7">
              <w:rPr>
                <w:lang w:val="es-VE"/>
              </w:rPr>
              <w:t xml:space="preserve">( </w:t>
            </w:r>
            <w:r w:rsidRPr="00FB6CD7">
              <w:rPr>
                <w:b/>
                <w:lang w:val="es-VE"/>
              </w:rPr>
              <w:t>X</w:t>
            </w:r>
            <w:r w:rsidRPr="00FB6CD7">
              <w:rPr>
                <w:lang w:val="es-VE"/>
              </w:rPr>
              <w:t xml:space="preserve"> ) Alta          (</w:t>
            </w:r>
            <w:r w:rsidRPr="00FB6CD7">
              <w:rPr>
                <w:b/>
                <w:bCs/>
                <w:lang w:val="es-VE"/>
              </w:rPr>
              <w:t xml:space="preserve"> </w:t>
            </w:r>
            <w:r w:rsidRPr="00FB6CD7">
              <w:rPr>
                <w:lang w:val="es-VE"/>
              </w:rPr>
              <w:t>) Media alta          (  ) Media          (  ) Media baja          (  ) Baja</w:t>
            </w:r>
            <w:r w:rsidRPr="00FB6CD7">
              <w:rPr>
                <w:lang w:val="es-VE"/>
              </w:rPr>
              <w:tab/>
            </w:r>
          </w:p>
        </w:tc>
      </w:tr>
    </w:tbl>
    <w:p w14:paraId="50CB2586" w14:textId="4C889751" w:rsidR="007D0C86" w:rsidRPr="00FB6CD7" w:rsidRDefault="007D0C86" w:rsidP="007D0C86">
      <w:pPr>
        <w:numPr>
          <w:ilvl w:val="1"/>
          <w:numId w:val="1"/>
        </w:numPr>
        <w:spacing w:before="120" w:after="60"/>
        <w:outlineLvl w:val="1"/>
        <w:rPr>
          <w:rFonts w:ascii="Arial" w:hAnsi="Arial" w:cs="Arial"/>
          <w:b/>
          <w:bCs/>
          <w:lang w:val="es-VE"/>
        </w:rPr>
      </w:pPr>
      <w:r w:rsidRPr="00FB6CD7">
        <w:rPr>
          <w:rFonts w:ascii="Arial" w:hAnsi="Arial" w:cs="Arial"/>
          <w:b/>
          <w:bCs/>
          <w:lang w:val="es-VE"/>
        </w:rPr>
        <w:t>&lt; req1</w:t>
      </w:r>
      <w:r>
        <w:rPr>
          <w:rFonts w:ascii="Arial" w:hAnsi="Arial" w:cs="Arial"/>
          <w:b/>
          <w:bCs/>
          <w:lang w:val="es-VE"/>
        </w:rPr>
        <w:t>2</w:t>
      </w:r>
      <w:r w:rsidRPr="00FB6CD7">
        <w:rPr>
          <w:rFonts w:ascii="Arial" w:hAnsi="Arial" w:cs="Arial"/>
          <w:b/>
          <w:bCs/>
          <w:lang w:val="es-VE"/>
        </w:rPr>
        <w:t xml:space="preserve"> – Ver Emparejamientos con Empresas &gt;</w:t>
      </w:r>
    </w:p>
    <w:p w14:paraId="1C6B56FB" w14:textId="77777777" w:rsidR="007D0C86" w:rsidRPr="00FB6CD7" w:rsidRDefault="007D0C86" w:rsidP="007D0C86">
      <w:pPr>
        <w:keepNext/>
        <w:spacing w:before="120" w:after="60"/>
        <w:jc w:val="left"/>
        <w:outlineLvl w:val="2"/>
        <w:rPr>
          <w:rFonts w:ascii="Arial" w:hAnsi="Arial" w:cs="Arial"/>
          <w:i/>
          <w:iCs/>
          <w:color w:val="404040" w:themeColor="text1" w:themeTint="BF"/>
          <w:lang w:val="es-VE"/>
        </w:rPr>
      </w:pPr>
      <w:r w:rsidRPr="00FB6CD7">
        <w:rPr>
          <w:rFonts w:ascii="Arial" w:hAnsi="Arial" w:cs="Arial"/>
          <w:i/>
          <w:iCs/>
          <w:lang w:val="es-VE"/>
        </w:rPr>
        <w:t>(</w:t>
      </w:r>
      <w:r w:rsidRPr="00FB6CD7">
        <w:rPr>
          <w:rFonts w:ascii="Arial" w:hAnsi="Arial" w:cs="Arial"/>
          <w:i/>
          <w:iCs/>
          <w:color w:val="404040" w:themeColor="text1" w:themeTint="BF"/>
          <w:lang w:val="es-VE"/>
        </w:rPr>
        <w:t>Elaborado por Ricardo Salvatorelli)</w:t>
      </w:r>
    </w:p>
    <w:p w14:paraId="5CF491BB" w14:textId="77777777" w:rsidR="007D0C86" w:rsidRPr="00FB6CD7" w:rsidRDefault="007D0C86" w:rsidP="007D0C86">
      <w:pPr>
        <w:rPr>
          <w:lang w:val="es-VE"/>
        </w:rPr>
      </w:pPr>
    </w:p>
    <w:tbl>
      <w:tblPr>
        <w:tblW w:w="5135"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57"/>
      </w:tblGrid>
      <w:tr w:rsidR="007D0C86" w:rsidRPr="00142753" w14:paraId="3EEBE537" w14:textId="77777777" w:rsidTr="00F46EA8">
        <w:trPr>
          <w:trHeight w:val="360"/>
        </w:trPr>
        <w:tc>
          <w:tcPr>
            <w:tcW w:w="5000" w:type="pct"/>
            <w:vMerge w:val="restart"/>
          </w:tcPr>
          <w:p w14:paraId="2D8795C4" w14:textId="77777777" w:rsidR="007D0C86" w:rsidRPr="00FB6CD7" w:rsidRDefault="007D0C86" w:rsidP="00F46EA8">
            <w:pPr>
              <w:rPr>
                <w:b/>
                <w:bCs/>
                <w:lang w:val="es-VE"/>
              </w:rPr>
            </w:pPr>
            <w:r w:rsidRPr="00FB6CD7">
              <w:rPr>
                <w:b/>
                <w:bCs/>
                <w:lang w:val="es-VE"/>
              </w:rPr>
              <w:t>Característica Asociada:</w:t>
            </w:r>
          </w:p>
          <w:p w14:paraId="45894A15" w14:textId="77777777" w:rsidR="007D0C86" w:rsidRPr="00FB6CD7" w:rsidRDefault="007D0C86" w:rsidP="00F46EA8">
            <w:pPr>
              <w:pStyle w:val="InfoBlue"/>
              <w:rPr>
                <w:i w:val="0"/>
                <w:iCs w:val="0"/>
                <w:color w:val="auto"/>
                <w:lang w:val="es-VE"/>
              </w:rPr>
            </w:pPr>
            <w:r w:rsidRPr="00FB6CD7">
              <w:rPr>
                <w:i w:val="0"/>
                <w:iCs w:val="0"/>
                <w:color w:val="auto"/>
                <w:lang w:val="es-VE"/>
              </w:rPr>
              <w:t xml:space="preserve">        Gestión del Emparejamiento de Empleos.</w:t>
            </w:r>
          </w:p>
        </w:tc>
      </w:tr>
      <w:tr w:rsidR="007D0C86" w:rsidRPr="00142753" w14:paraId="7CC6DA9F" w14:textId="77777777" w:rsidTr="00F46EA8">
        <w:trPr>
          <w:trHeight w:val="360"/>
        </w:trPr>
        <w:tc>
          <w:tcPr>
            <w:tcW w:w="5000" w:type="pct"/>
            <w:vMerge/>
          </w:tcPr>
          <w:p w14:paraId="7AC543CC" w14:textId="77777777" w:rsidR="007D0C86" w:rsidRPr="00FB6CD7" w:rsidRDefault="007D0C86" w:rsidP="00F46EA8">
            <w:pPr>
              <w:pStyle w:val="InfoBlue"/>
              <w:rPr>
                <w:i w:val="0"/>
                <w:iCs w:val="0"/>
                <w:color w:val="auto"/>
                <w:lang w:val="es-VE"/>
              </w:rPr>
            </w:pPr>
          </w:p>
        </w:tc>
      </w:tr>
      <w:tr w:rsidR="007D0C86" w:rsidRPr="00FB6CD7" w14:paraId="7DA2B8BA" w14:textId="77777777" w:rsidTr="00F46EA8">
        <w:tc>
          <w:tcPr>
            <w:tcW w:w="5000" w:type="pct"/>
          </w:tcPr>
          <w:p w14:paraId="73BE0D28" w14:textId="77777777" w:rsidR="007D0C86" w:rsidRPr="00FB6CD7" w:rsidRDefault="007D0C86" w:rsidP="00F46EA8">
            <w:pPr>
              <w:rPr>
                <w:b/>
                <w:bCs/>
                <w:lang w:val="es-VE"/>
              </w:rPr>
            </w:pPr>
            <w:r w:rsidRPr="00FB6CD7">
              <w:rPr>
                <w:b/>
                <w:bCs/>
                <w:lang w:val="es-VE"/>
              </w:rPr>
              <w:t>Descripción del requerimiento funcional:</w:t>
            </w:r>
          </w:p>
          <w:p w14:paraId="5D0B9A0F" w14:textId="77777777" w:rsidR="007D0C86" w:rsidRPr="00FB6CD7" w:rsidRDefault="007D0C86" w:rsidP="00F46EA8">
            <w:pPr>
              <w:rPr>
                <w:iCs/>
                <w:color w:val="000000" w:themeColor="text1"/>
                <w:lang w:val="es-VE" w:eastAsia="es-ES"/>
              </w:rPr>
            </w:pPr>
            <w:r w:rsidRPr="00FB6CD7">
              <w:rPr>
                <w:iCs/>
                <w:color w:val="000000" w:themeColor="text1"/>
                <w:lang w:val="es-VE" w:eastAsia="es-ES"/>
              </w:rPr>
              <w:t xml:space="preserve">        El sistema debe realizar el emparejamiento de empresas y aspirantes comparando los datos de los formularios, y debe permitir al aspirante visualizar los datos de las empresas con los que se ha emparejado a través del sistema. El sistema también debe permitir al aspirante observar la geolocalización de la empresa a través de “Google Maps” al seleccionar la opción.</w:t>
            </w:r>
          </w:p>
          <w:p w14:paraId="21222C42" w14:textId="77777777" w:rsidR="007D0C86" w:rsidRPr="00FB6CD7" w:rsidRDefault="007D0C86" w:rsidP="00F46EA8">
            <w:pPr>
              <w:rPr>
                <w:b/>
                <w:bCs/>
                <w:lang w:val="es-VE"/>
              </w:rPr>
            </w:pPr>
            <w:r w:rsidRPr="00FB6CD7">
              <w:rPr>
                <w:b/>
                <w:bCs/>
                <w:lang w:val="es-VE"/>
              </w:rPr>
              <w:t>Reglas de negocio asociadas:</w:t>
            </w:r>
          </w:p>
          <w:p w14:paraId="3708AEA7" w14:textId="77777777" w:rsidR="007D0C86" w:rsidRPr="00FB6CD7" w:rsidRDefault="007D0C86" w:rsidP="007D0C86">
            <w:pPr>
              <w:pStyle w:val="Prrafodelista"/>
              <w:numPr>
                <w:ilvl w:val="0"/>
                <w:numId w:val="7"/>
              </w:numPr>
              <w:spacing w:after="120"/>
              <w:rPr>
                <w:iCs/>
                <w:color w:val="000000" w:themeColor="text1"/>
                <w:lang w:val="es-VE"/>
              </w:rPr>
            </w:pPr>
            <w:r w:rsidRPr="00FB6CD7">
              <w:rPr>
                <w:iCs/>
                <w:color w:val="000000" w:themeColor="text1"/>
                <w:lang w:val="es-VE"/>
              </w:rPr>
              <w:t>El usuario debe ser obligatoriamente mayor de edad (18 años o más).</w:t>
            </w:r>
          </w:p>
          <w:p w14:paraId="63210BDE" w14:textId="77777777" w:rsidR="007D0C86" w:rsidRPr="00FB6CD7" w:rsidRDefault="007D0C86" w:rsidP="007D0C86">
            <w:pPr>
              <w:pStyle w:val="Prrafodelista"/>
              <w:numPr>
                <w:ilvl w:val="0"/>
                <w:numId w:val="7"/>
              </w:numPr>
              <w:rPr>
                <w:iCs/>
                <w:color w:val="000000" w:themeColor="text1"/>
                <w:lang w:val="es-VE"/>
              </w:rPr>
            </w:pPr>
            <w:r w:rsidRPr="00FB6CD7">
              <w:rPr>
                <w:iCs/>
                <w:color w:val="000000" w:themeColor="text1"/>
                <w:lang w:val="es-VE"/>
              </w:rPr>
              <w:t>La aplicación es exclusivamente para usuarios hispanohablantes.</w:t>
            </w:r>
          </w:p>
          <w:p w14:paraId="05D11D44" w14:textId="77777777" w:rsidR="007D0C86" w:rsidRPr="00FB6CD7" w:rsidRDefault="007D0C86" w:rsidP="007D0C86">
            <w:pPr>
              <w:pStyle w:val="Prrafodelista"/>
              <w:numPr>
                <w:ilvl w:val="0"/>
                <w:numId w:val="7"/>
              </w:numPr>
              <w:rPr>
                <w:iCs/>
                <w:color w:val="000000" w:themeColor="text1"/>
                <w:lang w:val="es-VE"/>
              </w:rPr>
            </w:pPr>
            <w:r w:rsidRPr="00FB6CD7">
              <w:rPr>
                <w:iCs/>
                <w:color w:val="000000" w:themeColor="text1"/>
                <w:lang w:val="es-VE"/>
              </w:rPr>
              <w:lastRenderedPageBreak/>
              <w:t>El aspirante debe poseer un formulario de búsqueda de empleo.</w:t>
            </w:r>
          </w:p>
          <w:p w14:paraId="425C7678" w14:textId="77777777" w:rsidR="007D0C86" w:rsidRPr="00FB6CD7" w:rsidRDefault="007D0C86" w:rsidP="00F46EA8">
            <w:pPr>
              <w:rPr>
                <w:b/>
                <w:bCs/>
                <w:snapToGrid w:val="0"/>
                <w:lang w:val="es-VE"/>
              </w:rPr>
            </w:pPr>
            <w:r w:rsidRPr="00FB6CD7">
              <w:rPr>
                <w:b/>
                <w:bCs/>
                <w:snapToGrid w:val="0"/>
                <w:lang w:val="es-VE"/>
              </w:rPr>
              <w:t>Interfaces del requerimiento:</w:t>
            </w:r>
          </w:p>
          <w:p w14:paraId="7039BF58" w14:textId="77777777" w:rsidR="007D0C86" w:rsidRPr="00FB6CD7" w:rsidRDefault="007D0C86" w:rsidP="00F46EA8">
            <w:pPr>
              <w:rPr>
                <w:snapToGrid w:val="0"/>
                <w:lang w:val="es-VE"/>
              </w:rPr>
            </w:pPr>
            <w:r w:rsidRPr="00FB6CD7">
              <w:rPr>
                <w:snapToGrid w:val="0"/>
                <w:lang w:val="es-VE"/>
              </w:rPr>
              <w:t xml:space="preserve">       Interfaz Gráfica de Emparejamientos con Empresas</w:t>
            </w:r>
          </w:p>
          <w:p w14:paraId="726E866E" w14:textId="77777777" w:rsidR="007D0C86" w:rsidRPr="00FB6CD7" w:rsidRDefault="007D0C86" w:rsidP="00F46EA8">
            <w:pPr>
              <w:rPr>
                <w:snapToGrid w:val="0"/>
                <w:lang w:val="es-VE"/>
              </w:rPr>
            </w:pPr>
            <w:r w:rsidRPr="00FB6CD7">
              <w:rPr>
                <w:noProof/>
                <w:lang w:val="es-ES" w:eastAsia="es-ES"/>
              </w:rPr>
              <w:drawing>
                <wp:inline distT="0" distB="0" distL="0" distR="0" wp14:anchorId="2F6D7AB1" wp14:editId="1608ADB9">
                  <wp:extent cx="5798820" cy="30338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4144" cy="3036633"/>
                          </a:xfrm>
                          <a:prstGeom prst="rect">
                            <a:avLst/>
                          </a:prstGeom>
                        </pic:spPr>
                      </pic:pic>
                    </a:graphicData>
                  </a:graphic>
                </wp:inline>
              </w:drawing>
            </w:r>
          </w:p>
          <w:p w14:paraId="152826B8" w14:textId="77777777" w:rsidR="007D0C86" w:rsidRPr="00FB6CD7" w:rsidRDefault="007D0C86" w:rsidP="00F46EA8">
            <w:pPr>
              <w:rPr>
                <w:snapToGrid w:val="0"/>
                <w:lang w:val="es-VE"/>
              </w:rPr>
            </w:pPr>
          </w:p>
          <w:p w14:paraId="406224F4" w14:textId="77777777" w:rsidR="007D0C86" w:rsidRPr="00FB6CD7" w:rsidRDefault="007D0C86" w:rsidP="00F46EA8">
            <w:pPr>
              <w:rPr>
                <w:b/>
                <w:bCs/>
                <w:lang w:val="es-VE"/>
              </w:rPr>
            </w:pPr>
            <w:r w:rsidRPr="00FB6CD7">
              <w:rPr>
                <w:b/>
                <w:bCs/>
                <w:lang w:val="es-VE"/>
              </w:rPr>
              <w:t>Estructura de datos:</w:t>
            </w:r>
          </w:p>
          <w:tbl>
            <w:tblPr>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3"/>
              <w:gridCol w:w="1838"/>
              <w:gridCol w:w="2731"/>
              <w:gridCol w:w="618"/>
              <w:gridCol w:w="540"/>
              <w:gridCol w:w="552"/>
              <w:gridCol w:w="552"/>
              <w:gridCol w:w="429"/>
              <w:gridCol w:w="496"/>
              <w:gridCol w:w="1230"/>
            </w:tblGrid>
            <w:tr w:rsidR="007D0C86" w:rsidRPr="00FB6CD7" w14:paraId="490CBDA3" w14:textId="77777777" w:rsidTr="00F46EA8">
              <w:tc>
                <w:tcPr>
                  <w:tcW w:w="194" w:type="pct"/>
                  <w:tcBorders>
                    <w:top w:val="single" w:sz="4" w:space="0" w:color="auto"/>
                    <w:left w:val="single" w:sz="4" w:space="0" w:color="auto"/>
                    <w:bottom w:val="single" w:sz="4" w:space="0" w:color="auto"/>
                    <w:right w:val="single" w:sz="4" w:space="0" w:color="auto"/>
                  </w:tcBorders>
                </w:tcPr>
                <w:p w14:paraId="103082C1" w14:textId="77777777" w:rsidR="007D0C86" w:rsidRPr="00FB6CD7" w:rsidRDefault="007D0C86" w:rsidP="00F46EA8">
                  <w:pPr>
                    <w:jc w:val="center"/>
                    <w:rPr>
                      <w:b/>
                      <w:bCs/>
                      <w:lang w:val="es-VE"/>
                    </w:rPr>
                  </w:pPr>
                  <w:r w:rsidRPr="00FB6CD7">
                    <w:rPr>
                      <w:b/>
                      <w:bCs/>
                      <w:lang w:val="es-VE"/>
                    </w:rPr>
                    <w:t>ID</w:t>
                  </w:r>
                </w:p>
              </w:tc>
              <w:tc>
                <w:tcPr>
                  <w:tcW w:w="1032" w:type="pct"/>
                  <w:tcBorders>
                    <w:top w:val="single" w:sz="4" w:space="0" w:color="auto"/>
                    <w:left w:val="single" w:sz="4" w:space="0" w:color="auto"/>
                    <w:bottom w:val="single" w:sz="4" w:space="0" w:color="auto"/>
                    <w:right w:val="single" w:sz="4" w:space="0" w:color="auto"/>
                  </w:tcBorders>
                </w:tcPr>
                <w:p w14:paraId="3014DEFC" w14:textId="77777777" w:rsidR="007D0C86" w:rsidRPr="00FB6CD7" w:rsidRDefault="007D0C86" w:rsidP="00F46EA8">
                  <w:pPr>
                    <w:jc w:val="center"/>
                    <w:rPr>
                      <w:b/>
                      <w:bCs/>
                      <w:lang w:val="es-VE"/>
                    </w:rPr>
                  </w:pPr>
                  <w:r w:rsidRPr="00FB6CD7">
                    <w:rPr>
                      <w:b/>
                      <w:bCs/>
                      <w:lang w:val="es-VE"/>
                    </w:rPr>
                    <w:t>Campo</w:t>
                  </w:r>
                </w:p>
              </w:tc>
              <w:tc>
                <w:tcPr>
                  <w:tcW w:w="1509" w:type="pct"/>
                  <w:tcBorders>
                    <w:top w:val="single" w:sz="4" w:space="0" w:color="auto"/>
                    <w:left w:val="single" w:sz="4" w:space="0" w:color="auto"/>
                    <w:bottom w:val="single" w:sz="4" w:space="0" w:color="auto"/>
                    <w:right w:val="single" w:sz="4" w:space="0" w:color="auto"/>
                  </w:tcBorders>
                </w:tcPr>
                <w:p w14:paraId="2BBB3E38" w14:textId="77777777" w:rsidR="007D0C86" w:rsidRPr="00FB6CD7" w:rsidRDefault="007D0C86" w:rsidP="00F46EA8">
                  <w:pPr>
                    <w:jc w:val="center"/>
                    <w:rPr>
                      <w:b/>
                      <w:bCs/>
                      <w:lang w:val="es-VE"/>
                    </w:rPr>
                  </w:pPr>
                  <w:r w:rsidRPr="00FB6CD7">
                    <w:rPr>
                      <w:b/>
                      <w:bCs/>
                      <w:lang w:val="es-VE"/>
                    </w:rPr>
                    <w:t>Descripción</w:t>
                  </w:r>
                </w:p>
              </w:tc>
              <w:tc>
                <w:tcPr>
                  <w:tcW w:w="331" w:type="pct"/>
                  <w:tcBorders>
                    <w:top w:val="single" w:sz="4" w:space="0" w:color="auto"/>
                    <w:left w:val="single" w:sz="4" w:space="0" w:color="auto"/>
                    <w:bottom w:val="single" w:sz="4" w:space="0" w:color="auto"/>
                    <w:right w:val="single" w:sz="4" w:space="0" w:color="auto"/>
                  </w:tcBorders>
                </w:tcPr>
                <w:p w14:paraId="494EA78F" w14:textId="77777777" w:rsidR="007D0C86" w:rsidRPr="00FB6CD7" w:rsidRDefault="007D0C86" w:rsidP="00F46EA8">
                  <w:pPr>
                    <w:jc w:val="center"/>
                    <w:rPr>
                      <w:b/>
                      <w:bCs/>
                      <w:lang w:val="es-VE"/>
                    </w:rPr>
                  </w:pPr>
                  <w:r w:rsidRPr="00FB6CD7">
                    <w:rPr>
                      <w:b/>
                      <w:bCs/>
                      <w:lang w:val="es-VE"/>
                    </w:rPr>
                    <w:t>T</w:t>
                  </w:r>
                </w:p>
              </w:tc>
              <w:tc>
                <w:tcPr>
                  <w:tcW w:w="191" w:type="pct"/>
                  <w:tcBorders>
                    <w:top w:val="single" w:sz="4" w:space="0" w:color="auto"/>
                    <w:left w:val="single" w:sz="4" w:space="0" w:color="auto"/>
                    <w:bottom w:val="single" w:sz="4" w:space="0" w:color="auto"/>
                    <w:right w:val="single" w:sz="4" w:space="0" w:color="auto"/>
                  </w:tcBorders>
                </w:tcPr>
                <w:p w14:paraId="697F0225" w14:textId="77777777" w:rsidR="007D0C86" w:rsidRPr="00FB6CD7" w:rsidRDefault="007D0C86" w:rsidP="00F46EA8">
                  <w:pPr>
                    <w:jc w:val="center"/>
                    <w:rPr>
                      <w:b/>
                      <w:bCs/>
                      <w:lang w:val="es-VE"/>
                    </w:rPr>
                  </w:pPr>
                  <w:r w:rsidRPr="00FB6CD7">
                    <w:rPr>
                      <w:b/>
                      <w:bCs/>
                      <w:lang w:val="es-VE"/>
                    </w:rPr>
                    <w:t>L</w:t>
                  </w:r>
                </w:p>
              </w:tc>
              <w:tc>
                <w:tcPr>
                  <w:tcW w:w="295" w:type="pct"/>
                  <w:tcBorders>
                    <w:top w:val="single" w:sz="4" w:space="0" w:color="auto"/>
                    <w:left w:val="single" w:sz="4" w:space="0" w:color="auto"/>
                    <w:bottom w:val="single" w:sz="4" w:space="0" w:color="auto"/>
                    <w:right w:val="single" w:sz="4" w:space="0" w:color="auto"/>
                  </w:tcBorders>
                </w:tcPr>
                <w:p w14:paraId="4882468B" w14:textId="77777777" w:rsidR="007D0C86" w:rsidRPr="00FB6CD7" w:rsidRDefault="007D0C86" w:rsidP="00F46EA8">
                  <w:pPr>
                    <w:jc w:val="center"/>
                    <w:rPr>
                      <w:b/>
                      <w:bCs/>
                      <w:lang w:val="es-VE"/>
                    </w:rPr>
                  </w:pPr>
                  <w:r w:rsidRPr="00FB6CD7">
                    <w:rPr>
                      <w:b/>
                      <w:bCs/>
                      <w:lang w:val="es-VE"/>
                    </w:rPr>
                    <w:t>RPV</w:t>
                  </w:r>
                </w:p>
              </w:tc>
              <w:tc>
                <w:tcPr>
                  <w:tcW w:w="296" w:type="pct"/>
                  <w:tcBorders>
                    <w:top w:val="single" w:sz="4" w:space="0" w:color="auto"/>
                    <w:left w:val="single" w:sz="4" w:space="0" w:color="auto"/>
                    <w:bottom w:val="single" w:sz="4" w:space="0" w:color="auto"/>
                    <w:right w:val="single" w:sz="4" w:space="0" w:color="auto"/>
                  </w:tcBorders>
                </w:tcPr>
                <w:p w14:paraId="48D91B10" w14:textId="77777777" w:rsidR="007D0C86" w:rsidRPr="00FB6CD7" w:rsidRDefault="007D0C86" w:rsidP="00F46EA8">
                  <w:pPr>
                    <w:jc w:val="center"/>
                    <w:rPr>
                      <w:b/>
                      <w:bCs/>
                      <w:lang w:val="es-VE"/>
                    </w:rPr>
                  </w:pPr>
                  <w:r w:rsidRPr="00FB6CD7">
                    <w:rPr>
                      <w:b/>
                      <w:bCs/>
                      <w:lang w:val="es-VE"/>
                    </w:rPr>
                    <w:t>VPD</w:t>
                  </w:r>
                </w:p>
              </w:tc>
              <w:tc>
                <w:tcPr>
                  <w:tcW w:w="230" w:type="pct"/>
                  <w:tcBorders>
                    <w:top w:val="single" w:sz="4" w:space="0" w:color="auto"/>
                    <w:left w:val="single" w:sz="4" w:space="0" w:color="auto"/>
                    <w:bottom w:val="single" w:sz="4" w:space="0" w:color="auto"/>
                    <w:right w:val="single" w:sz="4" w:space="0" w:color="auto"/>
                  </w:tcBorders>
                </w:tcPr>
                <w:p w14:paraId="4BF0031D" w14:textId="77777777" w:rsidR="007D0C86" w:rsidRPr="00FB6CD7" w:rsidRDefault="007D0C86" w:rsidP="00F46EA8">
                  <w:pPr>
                    <w:jc w:val="center"/>
                    <w:rPr>
                      <w:b/>
                      <w:bCs/>
                      <w:lang w:val="es-VE"/>
                    </w:rPr>
                  </w:pPr>
                  <w:r w:rsidRPr="00FB6CD7">
                    <w:rPr>
                      <w:b/>
                      <w:bCs/>
                      <w:lang w:val="es-VE"/>
                    </w:rPr>
                    <w:t>I/O</w:t>
                  </w:r>
                </w:p>
              </w:tc>
              <w:tc>
                <w:tcPr>
                  <w:tcW w:w="265" w:type="pct"/>
                  <w:tcBorders>
                    <w:top w:val="single" w:sz="4" w:space="0" w:color="auto"/>
                    <w:left w:val="single" w:sz="4" w:space="0" w:color="auto"/>
                    <w:bottom w:val="single" w:sz="4" w:space="0" w:color="auto"/>
                    <w:right w:val="single" w:sz="4" w:space="0" w:color="auto"/>
                  </w:tcBorders>
                </w:tcPr>
                <w:p w14:paraId="51B44241" w14:textId="77777777" w:rsidR="007D0C86" w:rsidRPr="00FB6CD7" w:rsidRDefault="007D0C86" w:rsidP="00F46EA8">
                  <w:pPr>
                    <w:jc w:val="center"/>
                    <w:rPr>
                      <w:b/>
                      <w:bCs/>
                      <w:lang w:val="es-VE"/>
                    </w:rPr>
                  </w:pPr>
                  <w:r w:rsidRPr="00FB6CD7">
                    <w:rPr>
                      <w:b/>
                      <w:bCs/>
                      <w:lang w:val="es-VE"/>
                    </w:rPr>
                    <w:t>R/O</w:t>
                  </w:r>
                </w:p>
              </w:tc>
              <w:tc>
                <w:tcPr>
                  <w:tcW w:w="657" w:type="pct"/>
                  <w:tcBorders>
                    <w:top w:val="single" w:sz="4" w:space="0" w:color="auto"/>
                    <w:left w:val="single" w:sz="4" w:space="0" w:color="auto"/>
                    <w:bottom w:val="single" w:sz="4" w:space="0" w:color="auto"/>
                    <w:right w:val="single" w:sz="4" w:space="0" w:color="auto"/>
                  </w:tcBorders>
                </w:tcPr>
                <w:p w14:paraId="0B5EA5D6" w14:textId="77777777" w:rsidR="007D0C86" w:rsidRPr="00FB6CD7" w:rsidRDefault="007D0C86" w:rsidP="00F46EA8">
                  <w:pPr>
                    <w:jc w:val="center"/>
                    <w:rPr>
                      <w:b/>
                      <w:bCs/>
                      <w:lang w:val="es-VE"/>
                    </w:rPr>
                  </w:pPr>
                  <w:r w:rsidRPr="00FB6CD7">
                    <w:rPr>
                      <w:b/>
                      <w:bCs/>
                      <w:lang w:val="es-VE"/>
                    </w:rPr>
                    <w:t>Validaciones</w:t>
                  </w:r>
                </w:p>
              </w:tc>
            </w:tr>
            <w:tr w:rsidR="007D0C86" w:rsidRPr="00FB6CD7" w14:paraId="211303DB" w14:textId="77777777" w:rsidTr="00F46EA8">
              <w:trPr>
                <w:trHeight w:val="509"/>
              </w:trPr>
              <w:tc>
                <w:tcPr>
                  <w:tcW w:w="194" w:type="pct"/>
                  <w:tcBorders>
                    <w:top w:val="single" w:sz="4" w:space="0" w:color="auto"/>
                    <w:left w:val="single" w:sz="4" w:space="0" w:color="auto"/>
                    <w:bottom w:val="single" w:sz="4" w:space="0" w:color="auto"/>
                    <w:right w:val="single" w:sz="4" w:space="0" w:color="auto"/>
                  </w:tcBorders>
                </w:tcPr>
                <w:p w14:paraId="08D3E737" w14:textId="77777777" w:rsidR="007D0C86" w:rsidRPr="00FB6CD7" w:rsidRDefault="007D0C86" w:rsidP="00F46EA8">
                  <w:pPr>
                    <w:rPr>
                      <w:lang w:val="es-VE"/>
                    </w:rPr>
                  </w:pPr>
                  <w:r w:rsidRPr="00FB6CD7">
                    <w:rPr>
                      <w:lang w:val="es-VE"/>
                    </w:rPr>
                    <w:t>1</w:t>
                  </w:r>
                </w:p>
              </w:tc>
              <w:tc>
                <w:tcPr>
                  <w:tcW w:w="1032" w:type="pct"/>
                  <w:tcBorders>
                    <w:top w:val="single" w:sz="4" w:space="0" w:color="auto"/>
                    <w:left w:val="single" w:sz="4" w:space="0" w:color="auto"/>
                    <w:bottom w:val="single" w:sz="4" w:space="0" w:color="auto"/>
                    <w:right w:val="single" w:sz="4" w:space="0" w:color="auto"/>
                  </w:tcBorders>
                </w:tcPr>
                <w:p w14:paraId="4459EA05" w14:textId="77777777" w:rsidR="007D0C86" w:rsidRPr="00FB6CD7" w:rsidRDefault="007D0C86" w:rsidP="00F46EA8">
                  <w:pPr>
                    <w:rPr>
                      <w:lang w:val="es-VE"/>
                    </w:rPr>
                  </w:pPr>
                  <w:r w:rsidRPr="00FB6CD7">
                    <w:rPr>
                      <w:lang w:val="es-VE"/>
                    </w:rPr>
                    <w:t>Nombre de la Empresa</w:t>
                  </w:r>
                </w:p>
              </w:tc>
              <w:tc>
                <w:tcPr>
                  <w:tcW w:w="1509" w:type="pct"/>
                  <w:tcBorders>
                    <w:top w:val="single" w:sz="4" w:space="0" w:color="auto"/>
                    <w:left w:val="single" w:sz="4" w:space="0" w:color="auto"/>
                    <w:bottom w:val="single" w:sz="4" w:space="0" w:color="auto"/>
                    <w:right w:val="single" w:sz="4" w:space="0" w:color="auto"/>
                  </w:tcBorders>
                </w:tcPr>
                <w:p w14:paraId="48738EC4" w14:textId="77777777" w:rsidR="007D0C86" w:rsidRPr="00FB6CD7" w:rsidRDefault="007D0C86" w:rsidP="00F46EA8">
                  <w:pPr>
                    <w:rPr>
                      <w:lang w:val="es-VE"/>
                    </w:rPr>
                  </w:pPr>
                  <w:r w:rsidRPr="00FB6CD7">
                    <w:rPr>
                      <w:lang w:val="es-VE"/>
                    </w:rPr>
                    <w:t>Nombre de la empresa con la que se ha emparejado</w:t>
                  </w:r>
                </w:p>
              </w:tc>
              <w:tc>
                <w:tcPr>
                  <w:tcW w:w="331" w:type="pct"/>
                  <w:tcBorders>
                    <w:top w:val="single" w:sz="4" w:space="0" w:color="auto"/>
                    <w:left w:val="single" w:sz="4" w:space="0" w:color="auto"/>
                    <w:bottom w:val="single" w:sz="4" w:space="0" w:color="auto"/>
                    <w:right w:val="single" w:sz="4" w:space="0" w:color="auto"/>
                  </w:tcBorders>
                </w:tcPr>
                <w:p w14:paraId="1438E3F3" w14:textId="77777777" w:rsidR="007D0C86" w:rsidRPr="00FB6CD7" w:rsidRDefault="007D0C86" w:rsidP="00F46EA8">
                  <w:pPr>
                    <w:rPr>
                      <w:lang w:val="es-VE"/>
                    </w:rPr>
                  </w:pPr>
                  <w:r w:rsidRPr="00FB6CD7">
                    <w:rPr>
                      <w:lang w:val="es-VE"/>
                    </w:rPr>
                    <w:t>AN</w:t>
                  </w:r>
                </w:p>
              </w:tc>
              <w:tc>
                <w:tcPr>
                  <w:tcW w:w="191" w:type="pct"/>
                  <w:tcBorders>
                    <w:top w:val="single" w:sz="4" w:space="0" w:color="auto"/>
                    <w:left w:val="single" w:sz="4" w:space="0" w:color="auto"/>
                    <w:bottom w:val="single" w:sz="4" w:space="0" w:color="auto"/>
                    <w:right w:val="single" w:sz="4" w:space="0" w:color="auto"/>
                  </w:tcBorders>
                </w:tcPr>
                <w:p w14:paraId="658DA696" w14:textId="3435BA70" w:rsidR="007D0C86" w:rsidRPr="00FB6CD7" w:rsidRDefault="0004257F" w:rsidP="00F46EA8">
                  <w:pPr>
                    <w:rPr>
                      <w:lang w:val="es-VE"/>
                    </w:rPr>
                  </w:pPr>
                  <w:r>
                    <w:rPr>
                      <w:lang w:val="es-VE"/>
                    </w:rPr>
                    <w:t>5</w:t>
                  </w:r>
                  <w:r w:rsidR="007D0C86"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063CA302"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5F464763"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262D7BA1"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39ECA116"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45EC9B6A" w14:textId="77777777" w:rsidR="007D0C86" w:rsidRPr="00FB6CD7" w:rsidRDefault="007D0C86" w:rsidP="00F46EA8">
                  <w:pPr>
                    <w:rPr>
                      <w:lang w:val="es-VE"/>
                    </w:rPr>
                  </w:pPr>
                </w:p>
              </w:tc>
            </w:tr>
            <w:tr w:rsidR="007D0C86" w:rsidRPr="00FB6CD7" w14:paraId="7DC02893" w14:textId="77777777" w:rsidTr="00F46EA8">
              <w:tc>
                <w:tcPr>
                  <w:tcW w:w="194" w:type="pct"/>
                  <w:tcBorders>
                    <w:top w:val="single" w:sz="4" w:space="0" w:color="auto"/>
                    <w:left w:val="single" w:sz="4" w:space="0" w:color="auto"/>
                    <w:bottom w:val="single" w:sz="4" w:space="0" w:color="auto"/>
                    <w:right w:val="single" w:sz="4" w:space="0" w:color="auto"/>
                  </w:tcBorders>
                </w:tcPr>
                <w:p w14:paraId="7187B3EF" w14:textId="77777777" w:rsidR="007D0C86" w:rsidRPr="00FB6CD7" w:rsidRDefault="007D0C86" w:rsidP="00F46EA8">
                  <w:pPr>
                    <w:rPr>
                      <w:lang w:val="es-VE"/>
                    </w:rPr>
                  </w:pPr>
                  <w:r w:rsidRPr="00FB6CD7">
                    <w:rPr>
                      <w:lang w:val="es-VE"/>
                    </w:rPr>
                    <w:t>2</w:t>
                  </w:r>
                </w:p>
              </w:tc>
              <w:tc>
                <w:tcPr>
                  <w:tcW w:w="1032" w:type="pct"/>
                  <w:tcBorders>
                    <w:top w:val="single" w:sz="4" w:space="0" w:color="auto"/>
                    <w:left w:val="single" w:sz="4" w:space="0" w:color="auto"/>
                    <w:bottom w:val="single" w:sz="4" w:space="0" w:color="auto"/>
                    <w:right w:val="single" w:sz="4" w:space="0" w:color="auto"/>
                  </w:tcBorders>
                </w:tcPr>
                <w:p w14:paraId="7E0ECDAF" w14:textId="77777777" w:rsidR="007D0C86" w:rsidRPr="00FB6CD7" w:rsidRDefault="007D0C86" w:rsidP="00F46EA8">
                  <w:pPr>
                    <w:rPr>
                      <w:lang w:val="es-VE"/>
                    </w:rPr>
                  </w:pPr>
                  <w:r w:rsidRPr="00FB6CD7">
                    <w:rPr>
                      <w:lang w:val="es-VE"/>
                    </w:rPr>
                    <w:t>Email de la Empresa</w:t>
                  </w:r>
                </w:p>
              </w:tc>
              <w:tc>
                <w:tcPr>
                  <w:tcW w:w="1509" w:type="pct"/>
                  <w:tcBorders>
                    <w:top w:val="single" w:sz="4" w:space="0" w:color="auto"/>
                    <w:left w:val="single" w:sz="4" w:space="0" w:color="auto"/>
                    <w:bottom w:val="single" w:sz="4" w:space="0" w:color="auto"/>
                    <w:right w:val="single" w:sz="4" w:space="0" w:color="auto"/>
                  </w:tcBorders>
                </w:tcPr>
                <w:p w14:paraId="18F5A824" w14:textId="77777777" w:rsidR="007D0C86" w:rsidRPr="00FB6CD7" w:rsidRDefault="007D0C86" w:rsidP="00F46EA8">
                  <w:pPr>
                    <w:rPr>
                      <w:lang w:val="es-VE"/>
                    </w:rPr>
                  </w:pPr>
                  <w:r w:rsidRPr="00FB6CD7">
                    <w:rPr>
                      <w:lang w:val="es-VE"/>
                    </w:rPr>
                    <w:t>Email de la empresa con la que se ha emparejado</w:t>
                  </w:r>
                </w:p>
              </w:tc>
              <w:tc>
                <w:tcPr>
                  <w:tcW w:w="331" w:type="pct"/>
                  <w:tcBorders>
                    <w:top w:val="single" w:sz="4" w:space="0" w:color="auto"/>
                    <w:left w:val="single" w:sz="4" w:space="0" w:color="auto"/>
                    <w:bottom w:val="single" w:sz="4" w:space="0" w:color="auto"/>
                    <w:right w:val="single" w:sz="4" w:space="0" w:color="auto"/>
                  </w:tcBorders>
                </w:tcPr>
                <w:p w14:paraId="23402068" w14:textId="77777777" w:rsidR="007D0C86" w:rsidRPr="00FB6CD7" w:rsidRDefault="007D0C86" w:rsidP="00F46EA8">
                  <w:pPr>
                    <w:rPr>
                      <w:lang w:val="es-VE"/>
                    </w:rPr>
                  </w:pPr>
                  <w:r w:rsidRPr="00FB6CD7">
                    <w:rPr>
                      <w:lang w:val="es-VE"/>
                    </w:rPr>
                    <w:t>Email</w:t>
                  </w:r>
                </w:p>
              </w:tc>
              <w:tc>
                <w:tcPr>
                  <w:tcW w:w="191" w:type="pct"/>
                  <w:tcBorders>
                    <w:top w:val="single" w:sz="4" w:space="0" w:color="auto"/>
                    <w:left w:val="single" w:sz="4" w:space="0" w:color="auto"/>
                    <w:bottom w:val="single" w:sz="4" w:space="0" w:color="auto"/>
                    <w:right w:val="single" w:sz="4" w:space="0" w:color="auto"/>
                  </w:tcBorders>
                </w:tcPr>
                <w:p w14:paraId="6E27F984" w14:textId="49BF8D39" w:rsidR="007D0C86" w:rsidRPr="00FB6CD7" w:rsidRDefault="0004257F" w:rsidP="00F46EA8">
                  <w:pPr>
                    <w:rPr>
                      <w:lang w:val="es-VE"/>
                    </w:rPr>
                  </w:pPr>
                  <w:r>
                    <w:rPr>
                      <w:lang w:val="es-VE"/>
                    </w:rPr>
                    <w:t>5</w:t>
                  </w:r>
                  <w:r w:rsidR="007D0C86" w:rsidRPr="00FB6CD7">
                    <w:rPr>
                      <w:lang w:val="es-VE"/>
                    </w:rPr>
                    <w:t>0</w:t>
                  </w:r>
                </w:p>
              </w:tc>
              <w:tc>
                <w:tcPr>
                  <w:tcW w:w="295" w:type="pct"/>
                  <w:tcBorders>
                    <w:top w:val="single" w:sz="4" w:space="0" w:color="auto"/>
                    <w:left w:val="single" w:sz="4" w:space="0" w:color="auto"/>
                    <w:bottom w:val="single" w:sz="4" w:space="0" w:color="auto"/>
                    <w:right w:val="single" w:sz="4" w:space="0" w:color="auto"/>
                  </w:tcBorders>
                </w:tcPr>
                <w:p w14:paraId="0E9C1E97"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164E2E0C"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504935C2"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23A0448C"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56726601" w14:textId="77777777" w:rsidR="007D0C86" w:rsidRPr="00FB6CD7" w:rsidRDefault="007D0C86" w:rsidP="00F46EA8">
                  <w:pPr>
                    <w:rPr>
                      <w:lang w:val="es-VE"/>
                    </w:rPr>
                  </w:pPr>
                </w:p>
              </w:tc>
            </w:tr>
            <w:tr w:rsidR="007D0C86" w:rsidRPr="00FB6CD7" w14:paraId="7CEEE57E" w14:textId="77777777" w:rsidTr="00F46EA8">
              <w:tc>
                <w:tcPr>
                  <w:tcW w:w="194" w:type="pct"/>
                  <w:tcBorders>
                    <w:top w:val="single" w:sz="4" w:space="0" w:color="auto"/>
                    <w:left w:val="single" w:sz="4" w:space="0" w:color="auto"/>
                    <w:bottom w:val="single" w:sz="4" w:space="0" w:color="auto"/>
                    <w:right w:val="single" w:sz="4" w:space="0" w:color="auto"/>
                  </w:tcBorders>
                </w:tcPr>
                <w:p w14:paraId="4FE1850A" w14:textId="77777777" w:rsidR="007D0C86" w:rsidRPr="00FB6CD7" w:rsidRDefault="007D0C86" w:rsidP="00F46EA8">
                  <w:pPr>
                    <w:rPr>
                      <w:lang w:val="es-VE"/>
                    </w:rPr>
                  </w:pPr>
                  <w:r w:rsidRPr="00FB6CD7">
                    <w:rPr>
                      <w:lang w:val="es-VE"/>
                    </w:rPr>
                    <w:t>3</w:t>
                  </w:r>
                </w:p>
              </w:tc>
              <w:tc>
                <w:tcPr>
                  <w:tcW w:w="1032" w:type="pct"/>
                  <w:tcBorders>
                    <w:top w:val="single" w:sz="4" w:space="0" w:color="auto"/>
                    <w:left w:val="single" w:sz="4" w:space="0" w:color="auto"/>
                    <w:bottom w:val="single" w:sz="4" w:space="0" w:color="auto"/>
                    <w:right w:val="single" w:sz="4" w:space="0" w:color="auto"/>
                  </w:tcBorders>
                </w:tcPr>
                <w:p w14:paraId="19B9B15E" w14:textId="77777777" w:rsidR="007D0C86" w:rsidRPr="00FB6CD7" w:rsidRDefault="007D0C86" w:rsidP="00F46EA8">
                  <w:pPr>
                    <w:rPr>
                      <w:lang w:val="es-VE"/>
                    </w:rPr>
                  </w:pPr>
                  <w:r w:rsidRPr="00FB6CD7">
                    <w:rPr>
                      <w:lang w:val="es-VE"/>
                    </w:rPr>
                    <w:t>País de la Empresa</w:t>
                  </w:r>
                </w:p>
              </w:tc>
              <w:tc>
                <w:tcPr>
                  <w:tcW w:w="1509" w:type="pct"/>
                  <w:tcBorders>
                    <w:top w:val="single" w:sz="4" w:space="0" w:color="auto"/>
                    <w:left w:val="single" w:sz="4" w:space="0" w:color="auto"/>
                    <w:bottom w:val="single" w:sz="4" w:space="0" w:color="auto"/>
                    <w:right w:val="single" w:sz="4" w:space="0" w:color="auto"/>
                  </w:tcBorders>
                </w:tcPr>
                <w:p w14:paraId="03D629BC" w14:textId="77777777" w:rsidR="007D0C86" w:rsidRPr="00FB6CD7" w:rsidRDefault="007D0C86" w:rsidP="00F46EA8">
                  <w:pPr>
                    <w:rPr>
                      <w:lang w:val="es-VE"/>
                    </w:rPr>
                  </w:pPr>
                  <w:r w:rsidRPr="00FB6CD7">
                    <w:rPr>
                      <w:lang w:val="es-VE"/>
                    </w:rPr>
                    <w:t>País de la empresa con la que se ha emparejado</w:t>
                  </w:r>
                </w:p>
              </w:tc>
              <w:tc>
                <w:tcPr>
                  <w:tcW w:w="331" w:type="pct"/>
                  <w:tcBorders>
                    <w:top w:val="single" w:sz="4" w:space="0" w:color="auto"/>
                    <w:left w:val="single" w:sz="4" w:space="0" w:color="auto"/>
                    <w:bottom w:val="single" w:sz="4" w:space="0" w:color="auto"/>
                    <w:right w:val="single" w:sz="4" w:space="0" w:color="auto"/>
                  </w:tcBorders>
                </w:tcPr>
                <w:p w14:paraId="4A0BC8D2" w14:textId="77777777" w:rsidR="007D0C86" w:rsidRPr="00FB6CD7" w:rsidRDefault="007D0C86" w:rsidP="00F46EA8">
                  <w:pPr>
                    <w:rPr>
                      <w:lang w:val="es-VE"/>
                    </w:rPr>
                  </w:pPr>
                  <w:r w:rsidRPr="00FB6CD7">
                    <w:rPr>
                      <w:lang w:val="es-VE"/>
                    </w:rPr>
                    <w:t>A</w:t>
                  </w:r>
                </w:p>
              </w:tc>
              <w:tc>
                <w:tcPr>
                  <w:tcW w:w="191" w:type="pct"/>
                  <w:tcBorders>
                    <w:top w:val="single" w:sz="4" w:space="0" w:color="auto"/>
                    <w:left w:val="single" w:sz="4" w:space="0" w:color="auto"/>
                    <w:bottom w:val="single" w:sz="4" w:space="0" w:color="auto"/>
                    <w:right w:val="single" w:sz="4" w:space="0" w:color="auto"/>
                  </w:tcBorders>
                </w:tcPr>
                <w:p w14:paraId="4123EA9E" w14:textId="7F10C875" w:rsidR="007D0C86" w:rsidRPr="00FB6CD7" w:rsidRDefault="0004257F" w:rsidP="00F46EA8">
                  <w:pPr>
                    <w:rPr>
                      <w:lang w:val="es-VE"/>
                    </w:rPr>
                  </w:pPr>
                  <w:r>
                    <w:rPr>
                      <w:lang w:val="es-VE"/>
                    </w:rPr>
                    <w:t>20</w:t>
                  </w:r>
                </w:p>
              </w:tc>
              <w:tc>
                <w:tcPr>
                  <w:tcW w:w="295" w:type="pct"/>
                  <w:tcBorders>
                    <w:top w:val="single" w:sz="4" w:space="0" w:color="auto"/>
                    <w:left w:val="single" w:sz="4" w:space="0" w:color="auto"/>
                    <w:bottom w:val="single" w:sz="4" w:space="0" w:color="auto"/>
                    <w:right w:val="single" w:sz="4" w:space="0" w:color="auto"/>
                  </w:tcBorders>
                </w:tcPr>
                <w:p w14:paraId="19EC906F"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236DAE6B"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41C90C46"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58E8A542"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7018A7EB" w14:textId="77777777" w:rsidR="007D0C86" w:rsidRPr="00FB6CD7" w:rsidRDefault="007D0C86" w:rsidP="00F46EA8">
                  <w:pPr>
                    <w:rPr>
                      <w:lang w:val="es-VE"/>
                    </w:rPr>
                  </w:pPr>
                </w:p>
              </w:tc>
            </w:tr>
            <w:tr w:rsidR="007D0C86" w:rsidRPr="00FB6CD7" w14:paraId="412242AD" w14:textId="77777777" w:rsidTr="00F46EA8">
              <w:tc>
                <w:tcPr>
                  <w:tcW w:w="194" w:type="pct"/>
                  <w:tcBorders>
                    <w:top w:val="single" w:sz="4" w:space="0" w:color="auto"/>
                    <w:left w:val="single" w:sz="4" w:space="0" w:color="auto"/>
                    <w:bottom w:val="single" w:sz="4" w:space="0" w:color="auto"/>
                    <w:right w:val="single" w:sz="4" w:space="0" w:color="auto"/>
                  </w:tcBorders>
                </w:tcPr>
                <w:p w14:paraId="73E70E2D" w14:textId="77777777" w:rsidR="007D0C86" w:rsidRPr="00FB6CD7" w:rsidRDefault="007D0C86" w:rsidP="00F46EA8">
                  <w:pPr>
                    <w:rPr>
                      <w:lang w:val="es-VE"/>
                    </w:rPr>
                  </w:pPr>
                  <w:r w:rsidRPr="00FB6CD7">
                    <w:rPr>
                      <w:lang w:val="es-VE"/>
                    </w:rPr>
                    <w:t>4</w:t>
                  </w:r>
                </w:p>
              </w:tc>
              <w:tc>
                <w:tcPr>
                  <w:tcW w:w="1032" w:type="pct"/>
                  <w:tcBorders>
                    <w:top w:val="single" w:sz="4" w:space="0" w:color="auto"/>
                    <w:left w:val="single" w:sz="4" w:space="0" w:color="auto"/>
                    <w:bottom w:val="single" w:sz="4" w:space="0" w:color="auto"/>
                    <w:right w:val="single" w:sz="4" w:space="0" w:color="auto"/>
                  </w:tcBorders>
                </w:tcPr>
                <w:p w14:paraId="0217DAD9" w14:textId="77777777" w:rsidR="007D0C86" w:rsidRPr="00FB6CD7" w:rsidRDefault="007D0C86" w:rsidP="00F46EA8">
                  <w:pPr>
                    <w:rPr>
                      <w:lang w:val="es-VE"/>
                    </w:rPr>
                  </w:pPr>
                  <w:r w:rsidRPr="00FB6CD7">
                    <w:rPr>
                      <w:lang w:val="es-VE"/>
                    </w:rPr>
                    <w:t>Detalles del Empleo Ofrecido</w:t>
                  </w:r>
                </w:p>
              </w:tc>
              <w:tc>
                <w:tcPr>
                  <w:tcW w:w="1509" w:type="pct"/>
                  <w:tcBorders>
                    <w:top w:val="single" w:sz="4" w:space="0" w:color="auto"/>
                    <w:left w:val="single" w:sz="4" w:space="0" w:color="auto"/>
                    <w:bottom w:val="single" w:sz="4" w:space="0" w:color="auto"/>
                    <w:right w:val="single" w:sz="4" w:space="0" w:color="auto"/>
                  </w:tcBorders>
                </w:tcPr>
                <w:p w14:paraId="68336C1B" w14:textId="77777777" w:rsidR="007D0C86" w:rsidRPr="00FB6CD7" w:rsidRDefault="007D0C86" w:rsidP="00F46EA8">
                  <w:pPr>
                    <w:rPr>
                      <w:lang w:val="es-VE"/>
                    </w:rPr>
                  </w:pPr>
                  <w:r w:rsidRPr="00FB6CD7">
                    <w:rPr>
                      <w:lang w:val="es-VE"/>
                    </w:rPr>
                    <w:t>Detalles del empleo que la empresa emparejada se encuentra ofreciendo</w:t>
                  </w:r>
                </w:p>
              </w:tc>
              <w:tc>
                <w:tcPr>
                  <w:tcW w:w="331" w:type="pct"/>
                  <w:tcBorders>
                    <w:top w:val="single" w:sz="4" w:space="0" w:color="auto"/>
                    <w:left w:val="single" w:sz="4" w:space="0" w:color="auto"/>
                    <w:bottom w:val="single" w:sz="4" w:space="0" w:color="auto"/>
                    <w:right w:val="single" w:sz="4" w:space="0" w:color="auto"/>
                  </w:tcBorders>
                </w:tcPr>
                <w:p w14:paraId="17C72746" w14:textId="77777777" w:rsidR="007D0C86" w:rsidRPr="00FB6CD7" w:rsidRDefault="007D0C86" w:rsidP="00F46EA8">
                  <w:pPr>
                    <w:rPr>
                      <w:lang w:val="es-VE"/>
                    </w:rPr>
                  </w:pPr>
                  <w:r w:rsidRPr="00FB6CD7">
                    <w:rPr>
                      <w:lang w:val="es-VE"/>
                    </w:rPr>
                    <w:t>AN</w:t>
                  </w:r>
                </w:p>
              </w:tc>
              <w:tc>
                <w:tcPr>
                  <w:tcW w:w="191" w:type="pct"/>
                  <w:tcBorders>
                    <w:top w:val="single" w:sz="4" w:space="0" w:color="auto"/>
                    <w:left w:val="single" w:sz="4" w:space="0" w:color="auto"/>
                    <w:bottom w:val="single" w:sz="4" w:space="0" w:color="auto"/>
                    <w:right w:val="single" w:sz="4" w:space="0" w:color="auto"/>
                  </w:tcBorders>
                </w:tcPr>
                <w:p w14:paraId="4E3A5C48" w14:textId="77777777" w:rsidR="007D0C86" w:rsidRPr="00FB6CD7" w:rsidRDefault="007D0C86" w:rsidP="00F46EA8">
                  <w:pPr>
                    <w:rPr>
                      <w:lang w:val="es-VE"/>
                    </w:rPr>
                  </w:pPr>
                  <w:r w:rsidRPr="00FB6CD7">
                    <w:rPr>
                      <w:lang w:val="es-VE"/>
                    </w:rPr>
                    <w:t>1000</w:t>
                  </w:r>
                </w:p>
              </w:tc>
              <w:tc>
                <w:tcPr>
                  <w:tcW w:w="295" w:type="pct"/>
                  <w:tcBorders>
                    <w:top w:val="single" w:sz="4" w:space="0" w:color="auto"/>
                    <w:left w:val="single" w:sz="4" w:space="0" w:color="auto"/>
                    <w:bottom w:val="single" w:sz="4" w:space="0" w:color="auto"/>
                    <w:right w:val="single" w:sz="4" w:space="0" w:color="auto"/>
                  </w:tcBorders>
                </w:tcPr>
                <w:p w14:paraId="2FF3044F"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18F90F7C"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25D3D826"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4B17E3F3"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6E90B951" w14:textId="77777777" w:rsidR="007D0C86" w:rsidRPr="00FB6CD7" w:rsidRDefault="007D0C86" w:rsidP="00F46EA8">
                  <w:pPr>
                    <w:rPr>
                      <w:lang w:val="es-VE"/>
                    </w:rPr>
                  </w:pPr>
                </w:p>
              </w:tc>
            </w:tr>
            <w:tr w:rsidR="007D0C86" w:rsidRPr="00FB6CD7" w14:paraId="0CCF9FC5" w14:textId="77777777" w:rsidTr="00F46EA8">
              <w:tc>
                <w:tcPr>
                  <w:tcW w:w="194" w:type="pct"/>
                  <w:tcBorders>
                    <w:top w:val="single" w:sz="4" w:space="0" w:color="auto"/>
                    <w:left w:val="single" w:sz="4" w:space="0" w:color="auto"/>
                    <w:bottom w:val="single" w:sz="4" w:space="0" w:color="auto"/>
                    <w:right w:val="single" w:sz="4" w:space="0" w:color="auto"/>
                  </w:tcBorders>
                </w:tcPr>
                <w:p w14:paraId="5A64B033" w14:textId="77777777" w:rsidR="007D0C86" w:rsidRPr="00FB6CD7" w:rsidRDefault="007D0C86" w:rsidP="00F46EA8">
                  <w:pPr>
                    <w:rPr>
                      <w:lang w:val="es-VE"/>
                    </w:rPr>
                  </w:pPr>
                  <w:r w:rsidRPr="00FB6CD7">
                    <w:rPr>
                      <w:lang w:val="es-VE"/>
                    </w:rPr>
                    <w:t>5</w:t>
                  </w:r>
                </w:p>
              </w:tc>
              <w:tc>
                <w:tcPr>
                  <w:tcW w:w="1032" w:type="pct"/>
                  <w:tcBorders>
                    <w:top w:val="single" w:sz="4" w:space="0" w:color="auto"/>
                    <w:left w:val="single" w:sz="4" w:space="0" w:color="auto"/>
                    <w:bottom w:val="single" w:sz="4" w:space="0" w:color="auto"/>
                    <w:right w:val="single" w:sz="4" w:space="0" w:color="auto"/>
                  </w:tcBorders>
                </w:tcPr>
                <w:p w14:paraId="63C88E0F" w14:textId="77777777" w:rsidR="007D0C86" w:rsidRPr="00FB6CD7" w:rsidRDefault="007D0C86" w:rsidP="00F46EA8">
                  <w:pPr>
                    <w:rPr>
                      <w:lang w:val="es-VE"/>
                    </w:rPr>
                  </w:pPr>
                  <w:r w:rsidRPr="00FB6CD7">
                    <w:rPr>
                      <w:lang w:val="es-VE"/>
                    </w:rPr>
                    <w:t>Dirección de la Empresa</w:t>
                  </w:r>
                </w:p>
              </w:tc>
              <w:tc>
                <w:tcPr>
                  <w:tcW w:w="1509" w:type="pct"/>
                  <w:tcBorders>
                    <w:top w:val="single" w:sz="4" w:space="0" w:color="auto"/>
                    <w:left w:val="single" w:sz="4" w:space="0" w:color="auto"/>
                    <w:bottom w:val="single" w:sz="4" w:space="0" w:color="auto"/>
                    <w:right w:val="single" w:sz="4" w:space="0" w:color="auto"/>
                  </w:tcBorders>
                </w:tcPr>
                <w:p w14:paraId="1FFEC71E" w14:textId="77777777" w:rsidR="007D0C86" w:rsidRPr="00FB6CD7" w:rsidRDefault="007D0C86" w:rsidP="00F46EA8">
                  <w:pPr>
                    <w:rPr>
                      <w:lang w:val="es-VE"/>
                    </w:rPr>
                  </w:pPr>
                  <w:r w:rsidRPr="00FB6CD7">
                    <w:rPr>
                      <w:lang w:val="es-VE"/>
                    </w:rPr>
                    <w:t>Dirección de la empresa emparejada.</w:t>
                  </w:r>
                </w:p>
              </w:tc>
              <w:tc>
                <w:tcPr>
                  <w:tcW w:w="331" w:type="pct"/>
                  <w:tcBorders>
                    <w:top w:val="single" w:sz="4" w:space="0" w:color="auto"/>
                    <w:left w:val="single" w:sz="4" w:space="0" w:color="auto"/>
                    <w:bottom w:val="single" w:sz="4" w:space="0" w:color="auto"/>
                    <w:right w:val="single" w:sz="4" w:space="0" w:color="auto"/>
                  </w:tcBorders>
                </w:tcPr>
                <w:p w14:paraId="0C29926F" w14:textId="77777777" w:rsidR="007D0C86" w:rsidRPr="00FB6CD7" w:rsidRDefault="007D0C86" w:rsidP="00F46EA8">
                  <w:pPr>
                    <w:rPr>
                      <w:lang w:val="es-VE"/>
                    </w:rPr>
                  </w:pPr>
                  <w:r w:rsidRPr="00FB6CD7">
                    <w:rPr>
                      <w:lang w:val="es-VE"/>
                    </w:rPr>
                    <w:t>AN</w:t>
                  </w:r>
                </w:p>
              </w:tc>
              <w:tc>
                <w:tcPr>
                  <w:tcW w:w="191" w:type="pct"/>
                  <w:tcBorders>
                    <w:top w:val="single" w:sz="4" w:space="0" w:color="auto"/>
                    <w:left w:val="single" w:sz="4" w:space="0" w:color="auto"/>
                    <w:bottom w:val="single" w:sz="4" w:space="0" w:color="auto"/>
                    <w:right w:val="single" w:sz="4" w:space="0" w:color="auto"/>
                  </w:tcBorders>
                </w:tcPr>
                <w:p w14:paraId="31E35935" w14:textId="77777777" w:rsidR="007D0C86" w:rsidRPr="00FB6CD7" w:rsidRDefault="007D0C86" w:rsidP="00F46EA8">
                  <w:pPr>
                    <w:rPr>
                      <w:lang w:val="es-VE"/>
                    </w:rPr>
                  </w:pPr>
                  <w:r w:rsidRPr="00FB6CD7">
                    <w:rPr>
                      <w:lang w:val="es-VE"/>
                    </w:rPr>
                    <w:t>500</w:t>
                  </w:r>
                </w:p>
              </w:tc>
              <w:tc>
                <w:tcPr>
                  <w:tcW w:w="295" w:type="pct"/>
                  <w:tcBorders>
                    <w:top w:val="single" w:sz="4" w:space="0" w:color="auto"/>
                    <w:left w:val="single" w:sz="4" w:space="0" w:color="auto"/>
                    <w:bottom w:val="single" w:sz="4" w:space="0" w:color="auto"/>
                    <w:right w:val="single" w:sz="4" w:space="0" w:color="auto"/>
                  </w:tcBorders>
                </w:tcPr>
                <w:p w14:paraId="79E21886"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71D3B773"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6231B0D5"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2759D789"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3CAE7BC9" w14:textId="77777777" w:rsidR="007D0C86" w:rsidRPr="00FB6CD7" w:rsidRDefault="007D0C86" w:rsidP="00F46EA8">
                  <w:pPr>
                    <w:rPr>
                      <w:lang w:val="es-VE"/>
                    </w:rPr>
                  </w:pPr>
                </w:p>
              </w:tc>
            </w:tr>
            <w:tr w:rsidR="007D0C86" w:rsidRPr="00FB6CD7" w14:paraId="683AC5C5" w14:textId="77777777" w:rsidTr="00F46EA8">
              <w:tc>
                <w:tcPr>
                  <w:tcW w:w="194" w:type="pct"/>
                  <w:tcBorders>
                    <w:top w:val="single" w:sz="4" w:space="0" w:color="auto"/>
                    <w:left w:val="single" w:sz="4" w:space="0" w:color="auto"/>
                    <w:bottom w:val="single" w:sz="4" w:space="0" w:color="auto"/>
                    <w:right w:val="single" w:sz="4" w:space="0" w:color="auto"/>
                  </w:tcBorders>
                </w:tcPr>
                <w:p w14:paraId="14310290" w14:textId="77777777" w:rsidR="007D0C86" w:rsidRPr="00FB6CD7" w:rsidRDefault="007D0C86" w:rsidP="00F46EA8">
                  <w:pPr>
                    <w:rPr>
                      <w:lang w:val="es-VE"/>
                    </w:rPr>
                  </w:pPr>
                  <w:r w:rsidRPr="00FB6CD7">
                    <w:rPr>
                      <w:lang w:val="es-VE"/>
                    </w:rPr>
                    <w:t>6</w:t>
                  </w:r>
                </w:p>
              </w:tc>
              <w:tc>
                <w:tcPr>
                  <w:tcW w:w="1032" w:type="pct"/>
                  <w:tcBorders>
                    <w:top w:val="single" w:sz="4" w:space="0" w:color="auto"/>
                    <w:left w:val="single" w:sz="4" w:space="0" w:color="auto"/>
                    <w:bottom w:val="single" w:sz="4" w:space="0" w:color="auto"/>
                    <w:right w:val="single" w:sz="4" w:space="0" w:color="auto"/>
                  </w:tcBorders>
                </w:tcPr>
                <w:p w14:paraId="373C186B" w14:textId="77777777" w:rsidR="007D0C86" w:rsidRPr="00FB6CD7" w:rsidRDefault="007D0C86" w:rsidP="00F46EA8">
                  <w:pPr>
                    <w:rPr>
                      <w:lang w:val="es-VE"/>
                    </w:rPr>
                  </w:pPr>
                  <w:r w:rsidRPr="00FB6CD7">
                    <w:rPr>
                      <w:lang w:val="es-VE"/>
                    </w:rPr>
                    <w:t>Mensajes Emergentes</w:t>
                  </w:r>
                </w:p>
              </w:tc>
              <w:tc>
                <w:tcPr>
                  <w:tcW w:w="1509" w:type="pct"/>
                  <w:tcBorders>
                    <w:top w:val="single" w:sz="4" w:space="0" w:color="auto"/>
                    <w:left w:val="single" w:sz="4" w:space="0" w:color="auto"/>
                    <w:bottom w:val="single" w:sz="4" w:space="0" w:color="auto"/>
                    <w:right w:val="single" w:sz="4" w:space="0" w:color="auto"/>
                  </w:tcBorders>
                </w:tcPr>
                <w:p w14:paraId="17818D00" w14:textId="77777777" w:rsidR="007D0C86" w:rsidRPr="00FB6CD7" w:rsidRDefault="007D0C86" w:rsidP="00F46EA8">
                  <w:pPr>
                    <w:rPr>
                      <w:lang w:val="es-VE"/>
                    </w:rPr>
                  </w:pPr>
                  <w:r w:rsidRPr="00FB6CD7">
                    <w:rPr>
                      <w:lang w:val="es-VE"/>
                    </w:rPr>
                    <w:t>Mensajes emergentes de error.</w:t>
                  </w:r>
                </w:p>
              </w:tc>
              <w:tc>
                <w:tcPr>
                  <w:tcW w:w="331" w:type="pct"/>
                  <w:tcBorders>
                    <w:top w:val="single" w:sz="4" w:space="0" w:color="auto"/>
                    <w:left w:val="single" w:sz="4" w:space="0" w:color="auto"/>
                    <w:bottom w:val="single" w:sz="4" w:space="0" w:color="auto"/>
                    <w:right w:val="single" w:sz="4" w:space="0" w:color="auto"/>
                  </w:tcBorders>
                </w:tcPr>
                <w:p w14:paraId="600B0174" w14:textId="77777777" w:rsidR="007D0C86" w:rsidRPr="00FB6CD7" w:rsidRDefault="007D0C86" w:rsidP="00F46EA8">
                  <w:pPr>
                    <w:rPr>
                      <w:lang w:val="es-VE"/>
                    </w:rPr>
                  </w:pPr>
                  <w:r w:rsidRPr="00FB6CD7">
                    <w:rPr>
                      <w:lang w:val="es-VE"/>
                    </w:rPr>
                    <w:t>AN</w:t>
                  </w:r>
                </w:p>
              </w:tc>
              <w:tc>
                <w:tcPr>
                  <w:tcW w:w="191" w:type="pct"/>
                  <w:tcBorders>
                    <w:top w:val="single" w:sz="4" w:space="0" w:color="auto"/>
                    <w:left w:val="single" w:sz="4" w:space="0" w:color="auto"/>
                    <w:bottom w:val="single" w:sz="4" w:space="0" w:color="auto"/>
                    <w:right w:val="single" w:sz="4" w:space="0" w:color="auto"/>
                  </w:tcBorders>
                </w:tcPr>
                <w:p w14:paraId="2143B1C8" w14:textId="1A52536E" w:rsidR="007D0C86" w:rsidRPr="00FB6CD7" w:rsidRDefault="0004257F" w:rsidP="00F46EA8">
                  <w:pPr>
                    <w:rPr>
                      <w:lang w:val="es-VE"/>
                    </w:rPr>
                  </w:pPr>
                  <w:r>
                    <w:rPr>
                      <w:lang w:val="es-VE"/>
                    </w:rPr>
                    <w:t>60</w:t>
                  </w:r>
                </w:p>
              </w:tc>
              <w:tc>
                <w:tcPr>
                  <w:tcW w:w="295" w:type="pct"/>
                  <w:tcBorders>
                    <w:top w:val="single" w:sz="4" w:space="0" w:color="auto"/>
                    <w:left w:val="single" w:sz="4" w:space="0" w:color="auto"/>
                    <w:bottom w:val="single" w:sz="4" w:space="0" w:color="auto"/>
                    <w:right w:val="single" w:sz="4" w:space="0" w:color="auto"/>
                  </w:tcBorders>
                </w:tcPr>
                <w:p w14:paraId="3D081C0D" w14:textId="77777777" w:rsidR="007D0C86" w:rsidRPr="00FB6CD7" w:rsidRDefault="007D0C86" w:rsidP="00F46EA8">
                  <w:pPr>
                    <w:rPr>
                      <w:lang w:val="es-VE"/>
                    </w:rPr>
                  </w:pPr>
                </w:p>
              </w:tc>
              <w:tc>
                <w:tcPr>
                  <w:tcW w:w="296" w:type="pct"/>
                  <w:tcBorders>
                    <w:top w:val="single" w:sz="4" w:space="0" w:color="auto"/>
                    <w:left w:val="single" w:sz="4" w:space="0" w:color="auto"/>
                    <w:bottom w:val="single" w:sz="4" w:space="0" w:color="auto"/>
                    <w:right w:val="single" w:sz="4" w:space="0" w:color="auto"/>
                  </w:tcBorders>
                </w:tcPr>
                <w:p w14:paraId="7B28E2C1" w14:textId="77777777" w:rsidR="007D0C86" w:rsidRPr="00FB6CD7" w:rsidRDefault="007D0C86" w:rsidP="00F46EA8">
                  <w:pPr>
                    <w:rPr>
                      <w:lang w:val="es-VE"/>
                    </w:rPr>
                  </w:pPr>
                </w:p>
              </w:tc>
              <w:tc>
                <w:tcPr>
                  <w:tcW w:w="230" w:type="pct"/>
                  <w:tcBorders>
                    <w:top w:val="single" w:sz="4" w:space="0" w:color="auto"/>
                    <w:left w:val="single" w:sz="4" w:space="0" w:color="auto"/>
                    <w:bottom w:val="single" w:sz="4" w:space="0" w:color="auto"/>
                    <w:right w:val="single" w:sz="4" w:space="0" w:color="auto"/>
                  </w:tcBorders>
                </w:tcPr>
                <w:p w14:paraId="6A90039E" w14:textId="77777777" w:rsidR="007D0C86" w:rsidRPr="00FB6CD7" w:rsidRDefault="007D0C86" w:rsidP="00F46EA8">
                  <w:pPr>
                    <w:rPr>
                      <w:lang w:val="es-VE"/>
                    </w:rPr>
                  </w:pPr>
                  <w:r w:rsidRPr="00FB6CD7">
                    <w:rPr>
                      <w:lang w:val="es-VE"/>
                    </w:rPr>
                    <w:t>O</w:t>
                  </w:r>
                </w:p>
              </w:tc>
              <w:tc>
                <w:tcPr>
                  <w:tcW w:w="265" w:type="pct"/>
                  <w:tcBorders>
                    <w:top w:val="single" w:sz="4" w:space="0" w:color="auto"/>
                    <w:left w:val="single" w:sz="4" w:space="0" w:color="auto"/>
                    <w:bottom w:val="single" w:sz="4" w:space="0" w:color="auto"/>
                    <w:right w:val="single" w:sz="4" w:space="0" w:color="auto"/>
                  </w:tcBorders>
                </w:tcPr>
                <w:p w14:paraId="31E7A7D4" w14:textId="77777777" w:rsidR="007D0C86" w:rsidRPr="00FB6CD7" w:rsidRDefault="007D0C86" w:rsidP="00F46EA8">
                  <w:pPr>
                    <w:rPr>
                      <w:lang w:val="es-VE"/>
                    </w:rPr>
                  </w:pPr>
                  <w:r w:rsidRPr="00FB6CD7">
                    <w:rPr>
                      <w:lang w:val="es-VE"/>
                    </w:rPr>
                    <w:t>O</w:t>
                  </w:r>
                </w:p>
              </w:tc>
              <w:tc>
                <w:tcPr>
                  <w:tcW w:w="657" w:type="pct"/>
                  <w:tcBorders>
                    <w:top w:val="single" w:sz="4" w:space="0" w:color="auto"/>
                    <w:left w:val="single" w:sz="4" w:space="0" w:color="auto"/>
                    <w:bottom w:val="single" w:sz="4" w:space="0" w:color="auto"/>
                    <w:right w:val="single" w:sz="4" w:space="0" w:color="auto"/>
                  </w:tcBorders>
                </w:tcPr>
                <w:p w14:paraId="1F1E4B48" w14:textId="77777777" w:rsidR="007D0C86" w:rsidRPr="00FB6CD7" w:rsidRDefault="007D0C86" w:rsidP="00F46EA8">
                  <w:pPr>
                    <w:rPr>
                      <w:lang w:val="es-VE"/>
                    </w:rPr>
                  </w:pPr>
                </w:p>
              </w:tc>
            </w:tr>
          </w:tbl>
          <w:p w14:paraId="31C214BF" w14:textId="77777777" w:rsidR="007D0C86" w:rsidRPr="00FB6CD7" w:rsidRDefault="007D0C86" w:rsidP="00F46EA8">
            <w:pPr>
              <w:tabs>
                <w:tab w:val="left" w:pos="4533"/>
                <w:tab w:val="left" w:pos="8760"/>
              </w:tabs>
              <w:spacing w:line="240" w:lineRule="auto"/>
              <w:jc w:val="left"/>
              <w:rPr>
                <w:b/>
                <w:bCs/>
                <w:lang w:val="es-VE" w:eastAsia="es-ES"/>
              </w:rPr>
            </w:pPr>
            <w:r w:rsidRPr="00FB6CD7">
              <w:rPr>
                <w:b/>
                <w:bCs/>
                <w:lang w:val="es-VE" w:eastAsia="es-ES"/>
              </w:rPr>
              <w:tab/>
            </w:r>
          </w:p>
        </w:tc>
      </w:tr>
      <w:tr w:rsidR="007D0C86" w:rsidRPr="00142753" w14:paraId="5721314F" w14:textId="77777777" w:rsidTr="00F46EA8">
        <w:trPr>
          <w:cantSplit/>
          <w:trHeight w:val="459"/>
        </w:trPr>
        <w:tc>
          <w:tcPr>
            <w:tcW w:w="5000" w:type="pct"/>
          </w:tcPr>
          <w:p w14:paraId="6695B380" w14:textId="77777777" w:rsidR="007D0C86" w:rsidRPr="00FB6CD7" w:rsidRDefault="007D0C86" w:rsidP="00F46EA8">
            <w:pPr>
              <w:rPr>
                <w:rStyle w:val="InfoBlueCar"/>
                <w:b/>
                <w:bCs/>
                <w:lang w:val="es-VE"/>
              </w:rPr>
            </w:pPr>
            <w:r w:rsidRPr="00FB6CD7">
              <w:rPr>
                <w:b/>
                <w:bCs/>
                <w:lang w:val="es-VE"/>
              </w:rPr>
              <w:lastRenderedPageBreak/>
              <w:t>Prioridad:</w:t>
            </w:r>
          </w:p>
          <w:p w14:paraId="18142020" w14:textId="77777777" w:rsidR="007D0C86" w:rsidRPr="00FB6CD7" w:rsidRDefault="007D0C86" w:rsidP="00F46EA8">
            <w:pPr>
              <w:rPr>
                <w:lang w:val="es-VE"/>
              </w:rPr>
            </w:pPr>
            <w:r w:rsidRPr="00FB6CD7">
              <w:rPr>
                <w:lang w:val="es-VE"/>
              </w:rPr>
              <w:t xml:space="preserve">( </w:t>
            </w:r>
            <w:r w:rsidRPr="00FB6CD7">
              <w:rPr>
                <w:b/>
                <w:lang w:val="es-VE"/>
              </w:rPr>
              <w:t>X</w:t>
            </w:r>
            <w:r w:rsidRPr="00FB6CD7">
              <w:rPr>
                <w:lang w:val="es-VE"/>
              </w:rPr>
              <w:t xml:space="preserve"> ) Alta          (</w:t>
            </w:r>
            <w:r w:rsidRPr="00FB6CD7">
              <w:rPr>
                <w:b/>
                <w:bCs/>
                <w:lang w:val="es-VE"/>
              </w:rPr>
              <w:t xml:space="preserve"> </w:t>
            </w:r>
            <w:r w:rsidRPr="00FB6CD7">
              <w:rPr>
                <w:lang w:val="es-VE"/>
              </w:rPr>
              <w:t>) Media alta          (  ) Media          (  ) Media baja          (  ) Baja</w:t>
            </w:r>
            <w:r w:rsidRPr="00FB6CD7">
              <w:rPr>
                <w:lang w:val="es-VE"/>
              </w:rPr>
              <w:tab/>
            </w:r>
          </w:p>
        </w:tc>
      </w:tr>
    </w:tbl>
    <w:p w14:paraId="64C6DF32" w14:textId="3C6D669E" w:rsidR="00A16EF9" w:rsidRPr="00FB6CD7" w:rsidRDefault="00A16EF9" w:rsidP="00A16EF9">
      <w:pPr>
        <w:rPr>
          <w:lang w:val="es-VE"/>
        </w:rPr>
      </w:pPr>
    </w:p>
    <w:p w14:paraId="435F1E77" w14:textId="77777777" w:rsidR="00882259" w:rsidRPr="00FB6CD7" w:rsidRDefault="00882259" w:rsidP="006F41F7">
      <w:pPr>
        <w:pStyle w:val="Textodecuerpo"/>
        <w:keepLines w:val="0"/>
        <w:ind w:left="0"/>
        <w:rPr>
          <w:lang w:val="es-VE"/>
        </w:rPr>
      </w:pPr>
    </w:p>
    <w:p w14:paraId="4384D05B" w14:textId="47CBE53B" w:rsidR="005F3E66" w:rsidRPr="00FB6CD7" w:rsidRDefault="005F3E66" w:rsidP="006F41F7">
      <w:pPr>
        <w:pStyle w:val="Ttulo1"/>
        <w:keepNext w:val="0"/>
        <w:rPr>
          <w:lang w:val="es-VE"/>
        </w:rPr>
      </w:pPr>
      <w:bookmarkStart w:id="24" w:name="_Toc251766398"/>
      <w:r w:rsidRPr="00FB6CD7">
        <w:rPr>
          <w:lang w:val="es-VE"/>
        </w:rPr>
        <w:t>Requerimientos suplementarios</w:t>
      </w:r>
      <w:bookmarkEnd w:id="24"/>
    </w:p>
    <w:p w14:paraId="7425DBC0" w14:textId="77777777" w:rsidR="00882259" w:rsidRPr="00FB6CD7" w:rsidRDefault="00882259" w:rsidP="00882259">
      <w:pPr>
        <w:rPr>
          <w:lang w:val="es-VE"/>
        </w:rPr>
      </w:pPr>
    </w:p>
    <w:p w14:paraId="465937BF" w14:textId="77777777" w:rsidR="00882259" w:rsidRPr="00FB6CD7" w:rsidRDefault="00882259" w:rsidP="00882259">
      <w:pPr>
        <w:pStyle w:val="Ttulo2"/>
        <w:keepNext w:val="0"/>
        <w:rPr>
          <w:lang w:val="es-VE"/>
        </w:rPr>
      </w:pPr>
      <w:bookmarkStart w:id="25" w:name="_Toc251766399"/>
      <w:r w:rsidRPr="00FB6CD7">
        <w:rPr>
          <w:lang w:val="es-VE"/>
        </w:rPr>
        <w:t>Usabilidad</w:t>
      </w:r>
      <w:bookmarkEnd w:id="25"/>
    </w:p>
    <w:p w14:paraId="67BC7353" w14:textId="77777777" w:rsidR="00882259" w:rsidRPr="00FB6CD7" w:rsidRDefault="00882259" w:rsidP="00882259">
      <w:pPr>
        <w:pStyle w:val="Ttulo3"/>
        <w:rPr>
          <w:lang w:val="es-VE"/>
        </w:rPr>
      </w:pPr>
      <w:r w:rsidRPr="00FB6CD7">
        <w:rPr>
          <w:lang w:val="es-VE"/>
        </w:rPr>
        <w:lastRenderedPageBreak/>
        <w:t>El sistema debe poseer interfaces graficas amigables y deben tener un tiempo de entendimiento menor a 15 minutos.</w:t>
      </w:r>
    </w:p>
    <w:p w14:paraId="43A1284B" w14:textId="77777777" w:rsidR="00882259" w:rsidRPr="00FB6CD7" w:rsidRDefault="00882259" w:rsidP="00882259">
      <w:pPr>
        <w:pStyle w:val="Ttulo2"/>
        <w:keepNext w:val="0"/>
        <w:rPr>
          <w:lang w:val="es-VE"/>
        </w:rPr>
      </w:pPr>
      <w:bookmarkStart w:id="26" w:name="_Toc251766401"/>
      <w:r w:rsidRPr="00FB6CD7">
        <w:rPr>
          <w:lang w:val="es-VE"/>
        </w:rPr>
        <w:t>Interoperabilidad</w:t>
      </w:r>
      <w:bookmarkEnd w:id="26"/>
    </w:p>
    <w:p w14:paraId="1893A9BA" w14:textId="77777777" w:rsidR="00882259" w:rsidRPr="00FB6CD7" w:rsidRDefault="00882259" w:rsidP="00882259">
      <w:pPr>
        <w:pStyle w:val="Ttulo3"/>
        <w:numPr>
          <w:ilvl w:val="2"/>
          <w:numId w:val="9"/>
        </w:numPr>
        <w:rPr>
          <w:lang w:val="es-VE"/>
        </w:rPr>
      </w:pPr>
      <w:r w:rsidRPr="00FB6CD7">
        <w:rPr>
          <w:lang w:val="es-VE"/>
        </w:rPr>
        <w:t>El sistema debe ser accesible a través de navegadores web con tecnología Chromium.</w:t>
      </w:r>
    </w:p>
    <w:p w14:paraId="73E30E4C" w14:textId="77777777" w:rsidR="00882259" w:rsidRPr="00FB6CD7" w:rsidRDefault="00882259" w:rsidP="00882259">
      <w:pPr>
        <w:pStyle w:val="Ttulo3"/>
        <w:numPr>
          <w:ilvl w:val="2"/>
          <w:numId w:val="9"/>
        </w:numPr>
        <w:rPr>
          <w:lang w:val="es-VE"/>
        </w:rPr>
      </w:pPr>
      <w:r w:rsidRPr="00FB6CD7">
        <w:rPr>
          <w:lang w:val="es-VE"/>
        </w:rPr>
        <w:t>El sistema debe interactuar con la base de datos local.</w:t>
      </w:r>
    </w:p>
    <w:p w14:paraId="68A86F9F" w14:textId="77777777" w:rsidR="00882259" w:rsidRPr="00FB6CD7" w:rsidRDefault="00882259" w:rsidP="00882259">
      <w:pPr>
        <w:pStyle w:val="Textodecuerpo"/>
        <w:keepLines w:val="0"/>
        <w:ind w:left="0"/>
        <w:rPr>
          <w:lang w:val="es-VE"/>
        </w:rPr>
      </w:pPr>
    </w:p>
    <w:p w14:paraId="20CF03E6" w14:textId="77777777" w:rsidR="00882259" w:rsidRPr="00FB6CD7" w:rsidRDefault="00882259" w:rsidP="00882259">
      <w:pPr>
        <w:pStyle w:val="Ttulo2"/>
        <w:keepNext w:val="0"/>
        <w:rPr>
          <w:lang w:val="es-VE"/>
        </w:rPr>
      </w:pPr>
      <w:bookmarkStart w:id="27" w:name="_Toc251766405"/>
      <w:r w:rsidRPr="00FB6CD7">
        <w:rPr>
          <w:lang w:val="es-VE"/>
        </w:rPr>
        <w:t>Eficiencia</w:t>
      </w:r>
      <w:bookmarkEnd w:id="27"/>
    </w:p>
    <w:p w14:paraId="40D55FED" w14:textId="77777777" w:rsidR="00882259" w:rsidRPr="00FB6CD7" w:rsidRDefault="00882259" w:rsidP="00882259">
      <w:pPr>
        <w:pStyle w:val="Ttulo3"/>
        <w:rPr>
          <w:lang w:val="es-VE"/>
        </w:rPr>
      </w:pPr>
      <w:r w:rsidRPr="00FB6CD7">
        <w:rPr>
          <w:lang w:val="es-VE"/>
        </w:rPr>
        <w:t xml:space="preserve">Los sitios web de la aplicación no deben tardar más de 4 segundos en cargar </w:t>
      </w:r>
    </w:p>
    <w:p w14:paraId="54CDEAFA" w14:textId="77777777" w:rsidR="00882259" w:rsidRPr="00FB6CD7" w:rsidRDefault="00882259" w:rsidP="00882259">
      <w:pPr>
        <w:pStyle w:val="Ttulo3"/>
        <w:rPr>
          <w:lang w:val="es-VE"/>
        </w:rPr>
      </w:pPr>
      <w:r w:rsidRPr="00FB6CD7">
        <w:rPr>
          <w:lang w:val="es-VE"/>
        </w:rPr>
        <w:t>Las acciones realizadas por los usuarios en la aplicación deben generar una respuesta en un tiempo menor a 3 segundos.</w:t>
      </w:r>
    </w:p>
    <w:p w14:paraId="7ABC5787" w14:textId="77777777" w:rsidR="00882259" w:rsidRPr="00FB6CD7" w:rsidRDefault="00882259" w:rsidP="00882259">
      <w:pPr>
        <w:pStyle w:val="Textodecuerpo"/>
        <w:keepLines w:val="0"/>
        <w:ind w:left="0"/>
        <w:rPr>
          <w:lang w:val="es-VE"/>
        </w:rPr>
      </w:pPr>
    </w:p>
    <w:p w14:paraId="2676C6A9" w14:textId="77777777" w:rsidR="00882259" w:rsidRPr="00FB6CD7" w:rsidRDefault="00882259" w:rsidP="00882259">
      <w:pPr>
        <w:pStyle w:val="Ttulo2"/>
        <w:keepNext w:val="0"/>
        <w:rPr>
          <w:lang w:val="es-VE"/>
        </w:rPr>
      </w:pPr>
      <w:bookmarkStart w:id="28" w:name="_Toc120066772"/>
      <w:bookmarkStart w:id="29" w:name="_Toc251766407"/>
      <w:r w:rsidRPr="00FB6CD7">
        <w:rPr>
          <w:lang w:val="es-VE"/>
        </w:rPr>
        <w:t>Seguridad</w:t>
      </w:r>
      <w:bookmarkEnd w:id="28"/>
      <w:bookmarkEnd w:id="29"/>
    </w:p>
    <w:p w14:paraId="35B01B89" w14:textId="77777777" w:rsidR="00882259" w:rsidRPr="00FB6CD7" w:rsidRDefault="00882259" w:rsidP="00882259">
      <w:pPr>
        <w:pStyle w:val="Ttulo3"/>
        <w:rPr>
          <w:lang w:val="es-VE"/>
        </w:rPr>
      </w:pPr>
      <w:r w:rsidRPr="00FB6CD7">
        <w:rPr>
          <w:lang w:val="es-VE"/>
        </w:rPr>
        <w:t xml:space="preserve">Los datos del usuario solo pueden ser modificables por el mismo </w:t>
      </w:r>
      <w:commentRangeStart w:id="30"/>
      <w:r w:rsidRPr="00FB6CD7">
        <w:rPr>
          <w:lang w:val="es-VE"/>
        </w:rPr>
        <w:t>usuario</w:t>
      </w:r>
      <w:commentRangeEnd w:id="30"/>
      <w:r w:rsidR="00F67F68">
        <w:rPr>
          <w:rStyle w:val="Refdecomentario"/>
          <w:rFonts w:ascii="New York" w:hAnsi="New York" w:cs="New York"/>
          <w:i w:val="0"/>
          <w:iCs w:val="0"/>
        </w:rPr>
        <w:commentReference w:id="30"/>
      </w:r>
      <w:r w:rsidRPr="00FB6CD7">
        <w:rPr>
          <w:lang w:val="es-VE"/>
        </w:rPr>
        <w:t>.</w:t>
      </w:r>
    </w:p>
    <w:p w14:paraId="401D1DF4" w14:textId="77777777" w:rsidR="00882259" w:rsidRPr="00FB6CD7" w:rsidRDefault="00882259" w:rsidP="00882259">
      <w:pPr>
        <w:pStyle w:val="Ttulo3"/>
        <w:rPr>
          <w:lang w:val="es-VE"/>
        </w:rPr>
      </w:pPr>
      <w:r w:rsidRPr="00FB6CD7">
        <w:rPr>
          <w:lang w:val="es-VE"/>
        </w:rPr>
        <w:t>Los datos privados del usuario solo deben ser accesibles por el usuario.</w:t>
      </w:r>
    </w:p>
    <w:p w14:paraId="3812E28C" w14:textId="77777777" w:rsidR="00882259" w:rsidRPr="00FB6CD7" w:rsidRDefault="00882259" w:rsidP="00882259">
      <w:pPr>
        <w:rPr>
          <w:lang w:val="es-VE"/>
        </w:rPr>
      </w:pPr>
    </w:p>
    <w:p w14:paraId="4789E495" w14:textId="77777777" w:rsidR="00882259" w:rsidRPr="00FB6CD7" w:rsidRDefault="00882259" w:rsidP="00882259">
      <w:pPr>
        <w:pStyle w:val="Ttulo2"/>
        <w:keepNext w:val="0"/>
        <w:rPr>
          <w:lang w:val="es-VE"/>
        </w:rPr>
      </w:pPr>
      <w:bookmarkStart w:id="31" w:name="_Toc251766409"/>
      <w:bookmarkStart w:id="32" w:name="_Toc80154517"/>
      <w:bookmarkStart w:id="33" w:name="_Toc120066774"/>
      <w:r w:rsidRPr="00FB6CD7">
        <w:rPr>
          <w:lang w:val="es-VE"/>
        </w:rPr>
        <w:t>Restricciones de Sistema</w:t>
      </w:r>
      <w:bookmarkEnd w:id="31"/>
    </w:p>
    <w:p w14:paraId="10130C29" w14:textId="77777777" w:rsidR="00882259" w:rsidRPr="00FB6CD7" w:rsidRDefault="00882259" w:rsidP="00882259">
      <w:pPr>
        <w:pStyle w:val="Ttulo3"/>
        <w:rPr>
          <w:lang w:val="es-VE"/>
        </w:rPr>
      </w:pPr>
      <w:r w:rsidRPr="00FB6CD7">
        <w:rPr>
          <w:lang w:val="es-VE"/>
        </w:rPr>
        <w:t>El sistema es exclusivamente para usuarios mayores de edad.</w:t>
      </w:r>
    </w:p>
    <w:p w14:paraId="45C6472D" w14:textId="77777777" w:rsidR="00882259" w:rsidRPr="00FB6CD7" w:rsidRDefault="00882259" w:rsidP="00882259">
      <w:pPr>
        <w:pStyle w:val="Ttulo3"/>
        <w:rPr>
          <w:lang w:val="es-VE"/>
        </w:rPr>
      </w:pPr>
      <w:r w:rsidRPr="00FB6CD7">
        <w:rPr>
          <w:lang w:val="es-VE"/>
        </w:rPr>
        <w:t xml:space="preserve">El sistema es exclusivamente para usuarios hispanohablantes. </w:t>
      </w:r>
    </w:p>
    <w:p w14:paraId="62A571B9" w14:textId="77777777" w:rsidR="00882259" w:rsidRPr="00FB6CD7" w:rsidRDefault="00882259" w:rsidP="00882259">
      <w:pPr>
        <w:rPr>
          <w:lang w:val="es-VE"/>
        </w:rPr>
      </w:pPr>
    </w:p>
    <w:p w14:paraId="0008A106" w14:textId="77777777" w:rsidR="00882259" w:rsidRPr="00FB6CD7" w:rsidRDefault="00882259" w:rsidP="00882259">
      <w:pPr>
        <w:pStyle w:val="Ttulo2"/>
        <w:keepNext w:val="0"/>
        <w:rPr>
          <w:lang w:val="es-VE"/>
        </w:rPr>
      </w:pPr>
      <w:bookmarkStart w:id="34" w:name="_Toc251766419"/>
      <w:bookmarkEnd w:id="32"/>
      <w:bookmarkEnd w:id="33"/>
      <w:r w:rsidRPr="00FB6CD7">
        <w:rPr>
          <w:lang w:val="es-VE"/>
        </w:rPr>
        <w:t>Requerimientos de licenciamiento</w:t>
      </w:r>
      <w:bookmarkEnd w:id="34"/>
    </w:p>
    <w:p w14:paraId="66161C59" w14:textId="77777777" w:rsidR="00882259" w:rsidRPr="00FB6CD7" w:rsidRDefault="00882259" w:rsidP="00882259">
      <w:pPr>
        <w:pStyle w:val="Ttulo3"/>
        <w:rPr>
          <w:lang w:val="es-VE"/>
        </w:rPr>
      </w:pPr>
      <w:r w:rsidRPr="00FB6CD7">
        <w:rPr>
          <w:lang w:val="es-VE"/>
        </w:rPr>
        <w:t>El sistema utiliza el manejador de bases de datos “MySQL”.</w:t>
      </w:r>
    </w:p>
    <w:p w14:paraId="794A72DF" w14:textId="77777777" w:rsidR="00882259" w:rsidRPr="00FB6CD7" w:rsidRDefault="00882259" w:rsidP="00882259">
      <w:pPr>
        <w:tabs>
          <w:tab w:val="left" w:pos="1044"/>
        </w:tabs>
        <w:rPr>
          <w:lang w:val="es-VE"/>
        </w:rPr>
      </w:pPr>
    </w:p>
    <w:p w14:paraId="7EB02A74" w14:textId="77777777" w:rsidR="005F3E66" w:rsidRPr="00FB6CD7" w:rsidRDefault="005F3E66" w:rsidP="006F41F7">
      <w:pPr>
        <w:rPr>
          <w:lang w:val="es-VE"/>
        </w:rPr>
      </w:pPr>
    </w:p>
    <w:sectPr w:rsidR="005F3E66" w:rsidRPr="00FB6CD7" w:rsidSect="006F41F7">
      <w:endnotePr>
        <w:numFmt w:val="decimal"/>
      </w:endnotePr>
      <w:pgSz w:w="12240" w:h="15840"/>
      <w:pgMar w:top="1417" w:right="1440" w:bottom="1417"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ia Angelica Perez de Ovalles" w:date="2019-12-17T09:48:00Z" w:initials="MP">
    <w:p w14:paraId="743CAFB8" w14:textId="50B8158B" w:rsidR="00F67F68" w:rsidRDefault="00F67F68">
      <w:pPr>
        <w:pStyle w:val="Textocomentario"/>
      </w:pPr>
      <w:r>
        <w:rPr>
          <w:rStyle w:val="Refdecomentario"/>
        </w:rPr>
        <w:annotationRef/>
      </w:r>
      <w:proofErr w:type="spellStart"/>
      <w:r>
        <w:t>Muy</w:t>
      </w:r>
      <w:proofErr w:type="spellEnd"/>
      <w:r>
        <w:t xml:space="preserve"> </w:t>
      </w:r>
      <w:proofErr w:type="spellStart"/>
      <w:r>
        <w:t>bien</w:t>
      </w:r>
      <w:proofErr w:type="spellEnd"/>
      <w:r>
        <w:t xml:space="preserve">, los </w:t>
      </w:r>
      <w:proofErr w:type="spellStart"/>
      <w:r>
        <w:t>felicito</w:t>
      </w:r>
      <w:proofErr w:type="spellEnd"/>
      <w:r>
        <w:t xml:space="preserve"> 20 Puntos</w:t>
      </w:r>
      <w:bookmarkStart w:id="1" w:name="_GoBack"/>
      <w:bookmarkEnd w:id="1"/>
    </w:p>
  </w:comment>
  <w:comment w:id="13" w:author="Maria Angelica Perez de Ovalles" w:date="2019-12-17T09:45:00Z" w:initials="MP">
    <w:p w14:paraId="1BC45F00" w14:textId="526C59B4" w:rsidR="00F67F68" w:rsidRDefault="00F67F68">
      <w:pPr>
        <w:pStyle w:val="Textocomentario"/>
      </w:pPr>
      <w:r>
        <w:rPr>
          <w:rStyle w:val="Refdecomentario"/>
        </w:rPr>
        <w:annotationRef/>
      </w:r>
      <w:proofErr w:type="spellStart"/>
      <w:r>
        <w:t>Muy</w:t>
      </w:r>
      <w:proofErr w:type="spellEnd"/>
      <w:r>
        <w:t xml:space="preserve"> </w:t>
      </w:r>
      <w:proofErr w:type="spellStart"/>
      <w:r>
        <w:t>bien</w:t>
      </w:r>
      <w:proofErr w:type="spellEnd"/>
      <w:r>
        <w:t xml:space="preserve">, me llama la </w:t>
      </w:r>
      <w:proofErr w:type="spellStart"/>
      <w:r>
        <w:t>atencion</w:t>
      </w:r>
      <w:proofErr w:type="spellEnd"/>
      <w:r>
        <w:t xml:space="preserve"> </w:t>
      </w:r>
      <w:proofErr w:type="spellStart"/>
      <w:r>
        <w:t>que</w:t>
      </w:r>
      <w:proofErr w:type="spellEnd"/>
      <w:r>
        <w:t xml:space="preserve"> no hay </w:t>
      </w:r>
      <w:proofErr w:type="spellStart"/>
      <w:r>
        <w:t>ningun</w:t>
      </w:r>
      <w:proofErr w:type="spellEnd"/>
      <w:r>
        <w:t xml:space="preserve"> include</w:t>
      </w:r>
    </w:p>
  </w:comment>
  <w:comment w:id="30" w:author="Maria Angelica Perez de Ovalles" w:date="2019-12-17T09:48:00Z" w:initials="MP">
    <w:p w14:paraId="21BA2516" w14:textId="2CD7F773" w:rsidR="00F67F68" w:rsidRDefault="00F67F68">
      <w:pPr>
        <w:pStyle w:val="Textocomentario"/>
      </w:pPr>
      <w:r>
        <w:rPr>
          <w:rStyle w:val="Refdecomentario"/>
        </w:rPr>
        <w:annotationRef/>
      </w:r>
      <w:proofErr w:type="spellStart"/>
      <w:r>
        <w:t>Esto</w:t>
      </w:r>
      <w:proofErr w:type="spellEnd"/>
      <w:r>
        <w:t xml:space="preserve"> </w:t>
      </w:r>
      <w:proofErr w:type="spellStart"/>
      <w:r>
        <w:t>es</w:t>
      </w:r>
      <w:proofErr w:type="spellEnd"/>
      <w:r>
        <w:t xml:space="preserve"> RN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B5A98" w14:textId="77777777" w:rsidR="00B940D8" w:rsidRDefault="00B940D8">
      <w:pPr>
        <w:spacing w:line="240" w:lineRule="auto"/>
      </w:pPr>
      <w:r>
        <w:separator/>
      </w:r>
    </w:p>
  </w:endnote>
  <w:endnote w:type="continuationSeparator" w:id="0">
    <w:p w14:paraId="0B5884CC" w14:textId="77777777" w:rsidR="00B940D8" w:rsidRDefault="00B940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3"/>
      <w:gridCol w:w="3686"/>
      <w:gridCol w:w="2857"/>
    </w:tblGrid>
    <w:tr w:rsidR="00142753" w:rsidRPr="00C4604F" w14:paraId="75F0E7D0" w14:textId="77777777">
      <w:tc>
        <w:tcPr>
          <w:tcW w:w="2943" w:type="dxa"/>
          <w:tcBorders>
            <w:top w:val="nil"/>
            <w:left w:val="nil"/>
            <w:bottom w:val="nil"/>
            <w:right w:val="nil"/>
          </w:tcBorders>
        </w:tcPr>
        <w:p w14:paraId="2E9A9569" w14:textId="77777777" w:rsidR="00142753" w:rsidRPr="00C4604F" w:rsidRDefault="00142753">
          <w:pPr>
            <w:ind w:right="360"/>
            <w:rPr>
              <w:rFonts w:ascii="Arial" w:hAnsi="Arial" w:cs="Arial"/>
              <w:sz w:val="18"/>
              <w:szCs w:val="18"/>
              <w:lang w:val="es-ES"/>
            </w:rPr>
          </w:pPr>
          <w:r w:rsidRPr="00C4604F">
            <w:rPr>
              <w:rFonts w:ascii="Arial" w:hAnsi="Arial" w:cs="Arial"/>
              <w:sz w:val="18"/>
              <w:szCs w:val="18"/>
              <w:lang w:val="es-ES"/>
            </w:rPr>
            <w:t>Confidencial</w:t>
          </w:r>
        </w:p>
      </w:tc>
      <w:tc>
        <w:tcPr>
          <w:tcW w:w="3686" w:type="dxa"/>
          <w:tcBorders>
            <w:top w:val="nil"/>
            <w:left w:val="nil"/>
            <w:bottom w:val="nil"/>
            <w:right w:val="nil"/>
          </w:tcBorders>
        </w:tcPr>
        <w:p w14:paraId="7B62AF7D" w14:textId="17B39556" w:rsidR="00142753" w:rsidRPr="005D3B83" w:rsidRDefault="00142753" w:rsidP="00F67F68">
          <w:pPr>
            <w:jc w:val="center"/>
            <w:rPr>
              <w:rFonts w:ascii="Arial" w:hAnsi="Arial" w:cs="Arial"/>
              <w:sz w:val="18"/>
              <w:szCs w:val="18"/>
            </w:rPr>
          </w:pPr>
          <w:r w:rsidRPr="00C4604F">
            <w:rPr>
              <w:rFonts w:ascii="Arial" w:hAnsi="Arial" w:cs="Arial"/>
              <w:sz w:val="18"/>
              <w:szCs w:val="18"/>
              <w:lang w:val="es-ES"/>
            </w:rPr>
            <w:sym w:font="Symbol" w:char="F0D3"/>
          </w:r>
          <w:ins w:id="9" w:author="Maria Angelica Perez de Ovalles" w:date="2019-12-17T09:44:00Z">
            <w:r w:rsidR="00F67F68">
              <w:rPr>
                <w:rFonts w:ascii="Arial" w:hAnsi="Arial" w:cs="Arial"/>
                <w:sz w:val="18"/>
                <w:szCs w:val="18"/>
              </w:rPr>
              <w:t>UCAB</w:t>
            </w:r>
          </w:ins>
          <w:r w:rsidRPr="00C4604F">
            <w:rPr>
              <w:rFonts w:ascii="Arial" w:hAnsi="Arial" w:cs="Arial"/>
              <w:sz w:val="18"/>
              <w:szCs w:val="18"/>
              <w:lang w:val="es-ES"/>
            </w:rPr>
            <w:t xml:space="preserve">, </w:t>
          </w:r>
          <w:ins w:id="10" w:author="Maria Angelica Perez de Ovalles" w:date="2019-12-17T09:44:00Z">
            <w:r w:rsidR="00F67F68">
              <w:rPr>
                <w:rFonts w:ascii="Arial" w:hAnsi="Arial" w:cs="Arial"/>
                <w:sz w:val="18"/>
                <w:szCs w:val="18"/>
                <w:lang w:val="es-ES"/>
              </w:rPr>
              <w:t>20</w:t>
            </w:r>
          </w:ins>
        </w:p>
      </w:tc>
      <w:tc>
        <w:tcPr>
          <w:tcW w:w="2857" w:type="dxa"/>
          <w:tcBorders>
            <w:top w:val="nil"/>
            <w:left w:val="nil"/>
            <w:bottom w:val="nil"/>
            <w:right w:val="nil"/>
          </w:tcBorders>
        </w:tcPr>
        <w:p w14:paraId="13F34028" w14:textId="639C73B7" w:rsidR="00142753" w:rsidRPr="00C4604F" w:rsidRDefault="00142753">
          <w:pPr>
            <w:jc w:val="right"/>
            <w:rPr>
              <w:rFonts w:ascii="Arial" w:hAnsi="Arial" w:cs="Arial"/>
              <w:sz w:val="18"/>
              <w:szCs w:val="18"/>
              <w:lang w:val="es-ES"/>
            </w:rPr>
          </w:pPr>
          <w:r w:rsidRPr="00C4604F">
            <w:rPr>
              <w:rFonts w:ascii="Arial" w:hAnsi="Arial" w:cs="Arial"/>
              <w:sz w:val="18"/>
              <w:szCs w:val="18"/>
              <w:lang w:val="es-ES"/>
            </w:rPr>
            <w:t xml:space="preserve">Pág. </w:t>
          </w:r>
          <w:r w:rsidRPr="00C4604F">
            <w:rPr>
              <w:rStyle w:val="Nmerodepgina"/>
              <w:rFonts w:ascii="Arial" w:hAnsi="Arial" w:cs="Arial"/>
              <w:sz w:val="18"/>
              <w:szCs w:val="18"/>
              <w:lang w:val="es-ES"/>
            </w:rPr>
            <w:fldChar w:fldCharType="begin"/>
          </w:r>
          <w:r w:rsidRPr="00C4604F">
            <w:rPr>
              <w:rStyle w:val="Nmerodepgina"/>
              <w:rFonts w:ascii="Arial" w:hAnsi="Arial" w:cs="Arial"/>
              <w:sz w:val="18"/>
              <w:szCs w:val="18"/>
              <w:lang w:val="es-ES"/>
            </w:rPr>
            <w:instrText xml:space="preserve"> </w:instrText>
          </w:r>
          <w:r>
            <w:rPr>
              <w:rStyle w:val="Nmerodepgina"/>
              <w:rFonts w:ascii="Arial" w:hAnsi="Arial" w:cs="Arial"/>
              <w:sz w:val="18"/>
              <w:szCs w:val="18"/>
              <w:lang w:val="es-ES"/>
            </w:rPr>
            <w:instrText>PAGE</w:instrText>
          </w:r>
          <w:r w:rsidRPr="00C4604F">
            <w:rPr>
              <w:rStyle w:val="Nmerodepgina"/>
              <w:rFonts w:ascii="Arial" w:hAnsi="Arial" w:cs="Arial"/>
              <w:sz w:val="18"/>
              <w:szCs w:val="18"/>
              <w:lang w:val="es-ES"/>
            </w:rPr>
            <w:instrText xml:space="preserve"> </w:instrText>
          </w:r>
          <w:r w:rsidRPr="00C4604F">
            <w:rPr>
              <w:rStyle w:val="Nmerodepgina"/>
              <w:rFonts w:ascii="Arial" w:hAnsi="Arial" w:cs="Arial"/>
              <w:sz w:val="18"/>
              <w:szCs w:val="18"/>
              <w:lang w:val="es-ES"/>
            </w:rPr>
            <w:fldChar w:fldCharType="separate"/>
          </w:r>
          <w:r w:rsidR="00F67F68">
            <w:rPr>
              <w:rStyle w:val="Nmerodepgina"/>
              <w:rFonts w:ascii="Arial" w:hAnsi="Arial" w:cs="Arial"/>
              <w:noProof/>
              <w:sz w:val="18"/>
              <w:szCs w:val="18"/>
              <w:lang w:val="es-ES"/>
            </w:rPr>
            <w:t>39</w:t>
          </w:r>
          <w:r w:rsidRPr="00C4604F">
            <w:rPr>
              <w:rStyle w:val="Nmerodepgina"/>
              <w:rFonts w:ascii="Arial" w:hAnsi="Arial" w:cs="Arial"/>
              <w:sz w:val="18"/>
              <w:szCs w:val="18"/>
              <w:lang w:val="es-ES"/>
            </w:rPr>
            <w:fldChar w:fldCharType="end"/>
          </w:r>
          <w:r w:rsidRPr="00C4604F">
            <w:rPr>
              <w:rStyle w:val="Nmerodepgina"/>
              <w:rFonts w:ascii="Arial" w:hAnsi="Arial" w:cs="Arial"/>
              <w:sz w:val="18"/>
              <w:szCs w:val="18"/>
              <w:lang w:val="es-ES"/>
            </w:rPr>
            <w:t xml:space="preserve"> de </w:t>
          </w:r>
          <w:r w:rsidR="00F67F68">
            <w:fldChar w:fldCharType="begin"/>
          </w:r>
          <w:r w:rsidR="00F67F68">
            <w:instrText xml:space="preserve"> NUMPAGES  \* MERGEFORMAT </w:instrText>
          </w:r>
          <w:r w:rsidR="00F67F68">
            <w:fldChar w:fldCharType="separate"/>
          </w:r>
          <w:r w:rsidR="00F67F68" w:rsidRPr="00F67F68">
            <w:rPr>
              <w:rStyle w:val="Nmerodepgina"/>
              <w:rFonts w:ascii="Arial" w:hAnsi="Arial" w:cs="Arial"/>
              <w:noProof/>
              <w:sz w:val="18"/>
              <w:szCs w:val="18"/>
              <w:lang w:val="es-ES"/>
            </w:rPr>
            <w:t>39</w:t>
          </w:r>
          <w:r w:rsidR="00F67F68">
            <w:rPr>
              <w:rStyle w:val="Nmerodepgina"/>
              <w:rFonts w:ascii="Arial" w:hAnsi="Arial" w:cs="Arial"/>
              <w:noProof/>
              <w:sz w:val="18"/>
              <w:szCs w:val="18"/>
              <w:lang w:val="es-ES"/>
            </w:rPr>
            <w:fldChar w:fldCharType="end"/>
          </w:r>
        </w:p>
      </w:tc>
    </w:tr>
  </w:tbl>
  <w:p w14:paraId="35FA19FD" w14:textId="77777777" w:rsidR="00142753" w:rsidRPr="00C4604F" w:rsidRDefault="00142753">
    <w:pPr>
      <w:pStyle w:val="Piedepgina"/>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D7CC20" w14:textId="77777777" w:rsidR="00B940D8" w:rsidRDefault="00B940D8">
      <w:pPr>
        <w:spacing w:line="240" w:lineRule="auto"/>
      </w:pPr>
      <w:r>
        <w:separator/>
      </w:r>
    </w:p>
  </w:footnote>
  <w:footnote w:type="continuationSeparator" w:id="0">
    <w:p w14:paraId="58975B4B" w14:textId="77777777" w:rsidR="00B940D8" w:rsidRDefault="00B940D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F0165" w14:textId="77777777" w:rsidR="00142753" w:rsidRDefault="00142753">
    <w:pPr>
      <w:rPr>
        <w:sz w:val="24"/>
        <w:szCs w:val="24"/>
      </w:rPr>
    </w:pPr>
  </w:p>
  <w:p w14:paraId="29E55A6E" w14:textId="77777777" w:rsidR="00142753" w:rsidRPr="0047462B" w:rsidRDefault="00142753" w:rsidP="006F41F7">
    <w:pPr>
      <w:pBdr>
        <w:top w:val="single" w:sz="6" w:space="1" w:color="auto"/>
      </w:pBdr>
      <w:spacing w:line="240" w:lineRule="auto"/>
      <w:rPr>
        <w:sz w:val="16"/>
        <w:szCs w:val="16"/>
      </w:rPr>
    </w:pPr>
  </w:p>
  <w:p w14:paraId="5ECB0686" w14:textId="77777777" w:rsidR="00142753" w:rsidRDefault="00142753" w:rsidP="006F41F7">
    <w:pPr>
      <w:pBdr>
        <w:bottom w:val="single" w:sz="6" w:space="1" w:color="auto"/>
      </w:pBdr>
      <w:spacing w:line="240" w:lineRule="auto"/>
      <w:jc w:val="left"/>
      <w:rPr>
        <w:rFonts w:ascii="Arial" w:hAnsi="Arial" w:cs="Arial"/>
        <w:b/>
        <w:bCs/>
        <w:sz w:val="36"/>
        <w:szCs w:val="36"/>
      </w:rPr>
    </w:pPr>
    <w:r>
      <w:rPr>
        <w:rFonts w:asciiTheme="majorHAnsi" w:hAnsiTheme="majorHAnsi"/>
        <w:b/>
        <w:noProof/>
        <w:lang w:val="es-ES" w:eastAsia="es-ES"/>
      </w:rPr>
      <w:drawing>
        <wp:anchor distT="0" distB="0" distL="114300" distR="114300" simplePos="0" relativeHeight="251659264" behindDoc="1" locked="0" layoutInCell="1" allowOverlap="1" wp14:anchorId="23C319EE" wp14:editId="0EC68DFD">
          <wp:simplePos x="0" y="0"/>
          <wp:positionH relativeFrom="column">
            <wp:posOffset>-14605</wp:posOffset>
          </wp:positionH>
          <wp:positionV relativeFrom="paragraph">
            <wp:posOffset>-148590</wp:posOffset>
          </wp:positionV>
          <wp:extent cx="3159125" cy="512445"/>
          <wp:effectExtent l="0" t="0" r="0" b="0"/>
          <wp:wrapThrough wrapText="bothSides">
            <wp:wrapPolygon edited="0">
              <wp:start x="0" y="0"/>
              <wp:lineTo x="0" y="20342"/>
              <wp:lineTo x="21361" y="20342"/>
              <wp:lineTo x="21361" y="0"/>
              <wp:lineTo x="0" y="0"/>
            </wp:wrapPolygon>
          </wp:wrapThrough>
          <wp:docPr id="1" name="Imagen 1" descr="ucab02-gr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ucab02-gris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912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63758" w14:textId="77777777" w:rsidR="00142753" w:rsidRPr="0047462B" w:rsidRDefault="00142753" w:rsidP="006F41F7">
    <w:pPr>
      <w:pBdr>
        <w:bottom w:val="single" w:sz="6" w:space="1" w:color="auto"/>
      </w:pBdr>
      <w:spacing w:line="240" w:lineRule="auto"/>
      <w:jc w:val="right"/>
      <w:rPr>
        <w:sz w:val="16"/>
        <w:szCs w:val="16"/>
      </w:rPr>
    </w:pPr>
  </w:p>
  <w:p w14:paraId="2845FDB1" w14:textId="77777777" w:rsidR="00142753" w:rsidRDefault="00142753">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12"/>
      <w:gridCol w:w="2646"/>
    </w:tblGrid>
    <w:tr w:rsidR="00142753" w:rsidRPr="00DF654A" w14:paraId="211D98A4" w14:textId="77777777">
      <w:tc>
        <w:tcPr>
          <w:tcW w:w="6912" w:type="dxa"/>
        </w:tcPr>
        <w:p w14:paraId="5BAADAC9" w14:textId="77777777" w:rsidR="00142753" w:rsidRPr="00055DDF" w:rsidRDefault="00142753" w:rsidP="006F41F7">
          <w:pPr>
            <w:rPr>
              <w:rFonts w:ascii="Arial" w:hAnsi="Arial" w:cs="Arial"/>
              <w:sz w:val="18"/>
              <w:szCs w:val="18"/>
              <w:lang w:val="es-ES"/>
            </w:rPr>
          </w:pPr>
          <w:r>
            <w:fldChar w:fldCharType="begin"/>
          </w:r>
          <w:r w:rsidRPr="00A51744">
            <w:rPr>
              <w:lang w:val="es-VE"/>
            </w:rPr>
            <w:instrText xml:space="preserve"> TITLE  \* Mergeformat </w:instrText>
          </w:r>
          <w:r>
            <w:fldChar w:fldCharType="separate"/>
          </w:r>
          <w:r w:rsidRPr="00085C17">
            <w:rPr>
              <w:rFonts w:ascii="Arial" w:hAnsi="Arial" w:cs="Arial"/>
              <w:sz w:val="18"/>
              <w:szCs w:val="18"/>
              <w:lang w:val="es-ES_tradnl"/>
            </w:rPr>
            <w:t>Especificación de Requerimientos de Software</w:t>
          </w:r>
          <w:r>
            <w:rPr>
              <w:rFonts w:ascii="Arial" w:hAnsi="Arial" w:cs="Arial"/>
              <w:sz w:val="18"/>
              <w:szCs w:val="18"/>
              <w:lang w:val="es-ES_tradnl"/>
            </w:rPr>
            <w:fldChar w:fldCharType="end"/>
          </w:r>
        </w:p>
      </w:tc>
      <w:tc>
        <w:tcPr>
          <w:tcW w:w="2646" w:type="dxa"/>
        </w:tcPr>
        <w:p w14:paraId="44984861" w14:textId="312E2347" w:rsidR="00142753" w:rsidRPr="00A51744" w:rsidRDefault="00142753">
          <w:pPr>
            <w:tabs>
              <w:tab w:val="left" w:pos="1135"/>
            </w:tabs>
            <w:spacing w:before="40"/>
            <w:ind w:right="68"/>
            <w:rPr>
              <w:rFonts w:ascii="Arial" w:hAnsi="Arial" w:cs="Arial"/>
              <w:color w:val="000000" w:themeColor="text1"/>
              <w:sz w:val="18"/>
              <w:szCs w:val="18"/>
            </w:rPr>
          </w:pPr>
          <w:r w:rsidRPr="00A51744">
            <w:rPr>
              <w:rFonts w:ascii="Arial" w:hAnsi="Arial" w:cs="Arial"/>
              <w:color w:val="000000" w:themeColor="text1"/>
              <w:sz w:val="18"/>
              <w:szCs w:val="18"/>
              <w:lang w:val="es-ES"/>
            </w:rPr>
            <w:t xml:space="preserve">  </w:t>
          </w:r>
          <w:r w:rsidRPr="00A51744">
            <w:rPr>
              <w:rFonts w:ascii="Arial" w:hAnsi="Arial" w:cs="Arial"/>
              <w:color w:val="000000" w:themeColor="text1"/>
              <w:sz w:val="18"/>
              <w:szCs w:val="18"/>
            </w:rPr>
            <w:t xml:space="preserve">Versión:           </w:t>
          </w:r>
          <w:r w:rsidRPr="00A51744">
            <w:rPr>
              <w:i/>
              <w:iCs/>
              <w:color w:val="000000" w:themeColor="text1"/>
              <w:sz w:val="18"/>
              <w:szCs w:val="18"/>
            </w:rPr>
            <w:t>&lt;1.</w:t>
          </w:r>
          <w:r>
            <w:rPr>
              <w:i/>
              <w:iCs/>
              <w:color w:val="000000" w:themeColor="text1"/>
              <w:sz w:val="18"/>
              <w:szCs w:val="18"/>
            </w:rPr>
            <w:t>1</w:t>
          </w:r>
          <w:r w:rsidRPr="00A51744">
            <w:rPr>
              <w:i/>
              <w:iCs/>
              <w:color w:val="000000" w:themeColor="text1"/>
              <w:sz w:val="18"/>
              <w:szCs w:val="18"/>
            </w:rPr>
            <w:t>&gt;</w:t>
          </w:r>
        </w:p>
      </w:tc>
    </w:tr>
    <w:tr w:rsidR="00142753" w:rsidRPr="00DF654A" w14:paraId="76D947B0" w14:textId="77777777">
      <w:tc>
        <w:tcPr>
          <w:tcW w:w="6912" w:type="dxa"/>
        </w:tcPr>
        <w:p w14:paraId="07759889" w14:textId="2E0BEA06" w:rsidR="00142753" w:rsidRPr="004F49BC" w:rsidRDefault="00F67F68">
          <w:pPr>
            <w:rPr>
              <w:rFonts w:ascii="Arial" w:hAnsi="Arial" w:cs="Arial"/>
              <w:sz w:val="18"/>
              <w:szCs w:val="18"/>
              <w:lang w:val="es-ES_tradnl"/>
            </w:rPr>
          </w:pPr>
          <w:r>
            <w:fldChar w:fldCharType="begin"/>
          </w:r>
          <w:r>
            <w:instrText xml:space="preserve"> SUBJECT  \* Mergeformat </w:instrText>
          </w:r>
          <w:r>
            <w:fldChar w:fldCharType="separate"/>
          </w:r>
          <w:r w:rsidR="00142753">
            <w:rPr>
              <w:rFonts w:ascii="Arial" w:hAnsi="Arial" w:cs="Arial"/>
              <w:sz w:val="18"/>
              <w:szCs w:val="18"/>
              <w:lang w:val="es-ES_tradnl"/>
            </w:rPr>
            <w:t>&lt;Trabajoso</w:t>
          </w:r>
          <w:r w:rsidR="00142753" w:rsidRPr="00085C17">
            <w:rPr>
              <w:rFonts w:ascii="Arial" w:hAnsi="Arial" w:cs="Arial"/>
              <w:sz w:val="18"/>
              <w:szCs w:val="18"/>
              <w:lang w:val="es-ES_tradnl"/>
            </w:rPr>
            <w:t>&gt;</w:t>
          </w:r>
          <w:r>
            <w:rPr>
              <w:rFonts w:ascii="Arial" w:hAnsi="Arial" w:cs="Arial"/>
              <w:sz w:val="18"/>
              <w:szCs w:val="18"/>
              <w:lang w:val="es-ES_tradnl"/>
            </w:rPr>
            <w:fldChar w:fldCharType="end"/>
          </w:r>
        </w:p>
      </w:tc>
      <w:tc>
        <w:tcPr>
          <w:tcW w:w="2646" w:type="dxa"/>
        </w:tcPr>
        <w:p w14:paraId="456961C9" w14:textId="32711C9C" w:rsidR="00142753" w:rsidRPr="00A51744" w:rsidRDefault="00142753" w:rsidP="006F41F7">
          <w:pPr>
            <w:rPr>
              <w:rFonts w:ascii="Arial" w:hAnsi="Arial" w:cs="Arial"/>
              <w:color w:val="000000" w:themeColor="text1"/>
              <w:sz w:val="18"/>
              <w:szCs w:val="18"/>
            </w:rPr>
          </w:pPr>
          <w:r w:rsidRPr="00A51744">
            <w:rPr>
              <w:rFonts w:ascii="Arial" w:hAnsi="Arial" w:cs="Arial"/>
              <w:color w:val="000000" w:themeColor="text1"/>
              <w:sz w:val="18"/>
              <w:szCs w:val="18"/>
              <w:lang w:val="es-ES_tradnl"/>
            </w:rPr>
            <w:t xml:space="preserve">  </w:t>
          </w:r>
          <w:r w:rsidRPr="00A51744">
            <w:rPr>
              <w:rFonts w:ascii="Arial" w:hAnsi="Arial" w:cs="Arial"/>
              <w:color w:val="000000" w:themeColor="text1"/>
              <w:sz w:val="18"/>
              <w:szCs w:val="18"/>
            </w:rPr>
            <w:t xml:space="preserve">Fecha:  </w:t>
          </w:r>
          <w:r w:rsidRPr="00A51744">
            <w:rPr>
              <w:i/>
              <w:iCs/>
              <w:color w:val="000000" w:themeColor="text1"/>
              <w:sz w:val="18"/>
              <w:szCs w:val="18"/>
            </w:rPr>
            <w:t>&lt;7/12/19&gt;</w:t>
          </w:r>
        </w:p>
      </w:tc>
    </w:tr>
    <w:tr w:rsidR="00142753" w:rsidRPr="00DF654A" w14:paraId="03BDB497" w14:textId="77777777">
      <w:tc>
        <w:tcPr>
          <w:tcW w:w="9558" w:type="dxa"/>
          <w:gridSpan w:val="2"/>
        </w:tcPr>
        <w:p w14:paraId="08A02BD1" w14:textId="77777777" w:rsidR="00142753" w:rsidRPr="00DF654A" w:rsidRDefault="00F67F68" w:rsidP="006F41F7">
          <w:pPr>
            <w:rPr>
              <w:rFonts w:ascii="Arial" w:hAnsi="Arial" w:cs="Arial"/>
              <w:sz w:val="18"/>
              <w:szCs w:val="18"/>
            </w:rPr>
          </w:pPr>
          <w:r>
            <w:fldChar w:fldCharType="begin"/>
          </w:r>
          <w:r>
            <w:instrText xml:space="preserve"> KEYWORDS  \* Mergeformat </w:instrText>
          </w:r>
          <w:r>
            <w:fldChar w:fldCharType="separate"/>
          </w:r>
          <w:r w:rsidR="00142753" w:rsidRPr="00085C17">
            <w:rPr>
              <w:rFonts w:ascii="Arial" w:hAnsi="Arial" w:cs="Arial"/>
              <w:sz w:val="18"/>
              <w:szCs w:val="18"/>
            </w:rPr>
            <w:t>ERS</w:t>
          </w:r>
          <w:r>
            <w:rPr>
              <w:rFonts w:ascii="Arial" w:hAnsi="Arial" w:cs="Arial"/>
              <w:sz w:val="18"/>
              <w:szCs w:val="18"/>
            </w:rPr>
            <w:fldChar w:fldCharType="end"/>
          </w:r>
        </w:p>
      </w:tc>
    </w:tr>
  </w:tbl>
  <w:p w14:paraId="1FC5B928" w14:textId="77777777" w:rsidR="00142753" w:rsidRPr="00443FDC" w:rsidRDefault="00142753">
    <w:pPr>
      <w:pStyle w:val="Encabezado"/>
      <w:rPr>
        <w:rFonts w:ascii="Arial" w:hAnsi="Arial" w:cs="Arial"/>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FC2C7EA"/>
    <w:lvl w:ilvl="0">
      <w:start w:val="1"/>
      <w:numFmt w:val="bullet"/>
      <w:lvlText w:val=""/>
      <w:lvlJc w:val="left"/>
      <w:pPr>
        <w:tabs>
          <w:tab w:val="num" w:pos="0"/>
        </w:tabs>
      </w:pPr>
      <w:rPr>
        <w:rFonts w:ascii="Symbol" w:hAnsi="Symbol" w:cs="Courier New" w:hint="default"/>
      </w:rPr>
    </w:lvl>
    <w:lvl w:ilvl="1">
      <w:start w:val="1"/>
      <w:numFmt w:val="bullet"/>
      <w:lvlText w:val=""/>
      <w:lvlJc w:val="left"/>
      <w:pPr>
        <w:tabs>
          <w:tab w:val="num" w:pos="720"/>
        </w:tabs>
        <w:ind w:left="1080" w:hanging="360"/>
      </w:pPr>
      <w:rPr>
        <w:rFonts w:ascii="Symbol" w:hAnsi="Symbol" w:cs="Courier New"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cs="New York" w:hint="default"/>
      </w:rPr>
    </w:lvl>
    <w:lvl w:ilvl="4">
      <w:start w:val="1"/>
      <w:numFmt w:val="bullet"/>
      <w:lvlText w:val=""/>
      <w:lvlJc w:val="left"/>
      <w:pPr>
        <w:tabs>
          <w:tab w:val="num" w:pos="2880"/>
        </w:tabs>
        <w:ind w:left="3240" w:hanging="360"/>
      </w:pPr>
      <w:rPr>
        <w:rFonts w:ascii="Wingdings" w:hAnsi="Wingdings" w:cs="New York" w:hint="default"/>
      </w:rPr>
    </w:lvl>
    <w:lvl w:ilvl="5">
      <w:start w:val="1"/>
      <w:numFmt w:val="bullet"/>
      <w:lvlText w:val=""/>
      <w:lvlJc w:val="left"/>
      <w:pPr>
        <w:tabs>
          <w:tab w:val="num" w:pos="3600"/>
        </w:tabs>
        <w:ind w:left="3960" w:hanging="360"/>
      </w:pPr>
      <w:rPr>
        <w:rFonts w:ascii="Symbol" w:hAnsi="Symbol" w:cs="Courier New"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cs="New York" w:hint="default"/>
      </w:rPr>
    </w:lvl>
    <w:lvl w:ilvl="8">
      <w:start w:val="1"/>
      <w:numFmt w:val="bullet"/>
      <w:lvlText w:val=""/>
      <w:lvlJc w:val="left"/>
      <w:pPr>
        <w:tabs>
          <w:tab w:val="num" w:pos="5760"/>
        </w:tabs>
        <w:ind w:left="6120" w:hanging="360"/>
      </w:pPr>
      <w:rPr>
        <w:rFonts w:ascii="Wingdings" w:hAnsi="Wingdings" w:cs="New York" w:hint="default"/>
      </w:rPr>
    </w:lvl>
  </w:abstractNum>
  <w:abstractNum w:abstractNumId="1">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nsid w:val="0834531E"/>
    <w:multiLevelType w:val="hybridMultilevel"/>
    <w:tmpl w:val="DF0095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nsid w:val="1BF2520A"/>
    <w:multiLevelType w:val="hybridMultilevel"/>
    <w:tmpl w:val="FAC60E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CC80F7C"/>
    <w:multiLevelType w:val="multilevel"/>
    <w:tmpl w:val="87728FC4"/>
    <w:lvl w:ilvl="0">
      <w:start w:val="4"/>
      <w:numFmt w:val="decimal"/>
      <w:pStyle w:val="Ttulo11"/>
      <w:lvlText w:val="%1."/>
      <w:lvlJc w:val="left"/>
      <w:pPr>
        <w:tabs>
          <w:tab w:val="num" w:pos="360"/>
        </w:tabs>
      </w:pPr>
    </w:lvl>
    <w:lvl w:ilvl="1">
      <w:start w:val="1"/>
      <w:numFmt w:val="decimal"/>
      <w:lvlText w:val="%1.%2"/>
      <w:lvlJc w:val="left"/>
      <w:pPr>
        <w:tabs>
          <w:tab w:val="num" w:pos="0"/>
        </w:tabs>
      </w:pPr>
    </w:lvl>
    <w:lvl w:ilvl="2">
      <w:start w:val="1"/>
      <w:numFmt w:val="decimal"/>
      <w:lvlText w:val="3.2.%3"/>
      <w:lvlJc w:val="left"/>
      <w:pPr>
        <w:tabs>
          <w:tab w:val="num" w:pos="72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5">
    <w:nsid w:val="464F7A4E"/>
    <w:multiLevelType w:val="hybridMultilevel"/>
    <w:tmpl w:val="812C0F54"/>
    <w:lvl w:ilvl="0" w:tplc="200A0001">
      <w:start w:val="1"/>
      <w:numFmt w:val="bullet"/>
      <w:lvlText w:val=""/>
      <w:lvlJc w:val="left"/>
      <w:pPr>
        <w:ind w:left="816" w:hanging="360"/>
      </w:pPr>
      <w:rPr>
        <w:rFonts w:ascii="Symbol" w:hAnsi="Symbol" w:hint="default"/>
      </w:rPr>
    </w:lvl>
    <w:lvl w:ilvl="1" w:tplc="200A0003" w:tentative="1">
      <w:start w:val="1"/>
      <w:numFmt w:val="bullet"/>
      <w:lvlText w:val="o"/>
      <w:lvlJc w:val="left"/>
      <w:pPr>
        <w:ind w:left="1536" w:hanging="360"/>
      </w:pPr>
      <w:rPr>
        <w:rFonts w:ascii="Courier New" w:hAnsi="Courier New" w:cs="Courier New" w:hint="default"/>
      </w:rPr>
    </w:lvl>
    <w:lvl w:ilvl="2" w:tplc="200A0005" w:tentative="1">
      <w:start w:val="1"/>
      <w:numFmt w:val="bullet"/>
      <w:lvlText w:val=""/>
      <w:lvlJc w:val="left"/>
      <w:pPr>
        <w:ind w:left="2256" w:hanging="360"/>
      </w:pPr>
      <w:rPr>
        <w:rFonts w:ascii="Wingdings" w:hAnsi="Wingdings" w:hint="default"/>
      </w:rPr>
    </w:lvl>
    <w:lvl w:ilvl="3" w:tplc="200A0001" w:tentative="1">
      <w:start w:val="1"/>
      <w:numFmt w:val="bullet"/>
      <w:lvlText w:val=""/>
      <w:lvlJc w:val="left"/>
      <w:pPr>
        <w:ind w:left="2976" w:hanging="360"/>
      </w:pPr>
      <w:rPr>
        <w:rFonts w:ascii="Symbol" w:hAnsi="Symbol" w:hint="default"/>
      </w:rPr>
    </w:lvl>
    <w:lvl w:ilvl="4" w:tplc="200A0003" w:tentative="1">
      <w:start w:val="1"/>
      <w:numFmt w:val="bullet"/>
      <w:lvlText w:val="o"/>
      <w:lvlJc w:val="left"/>
      <w:pPr>
        <w:ind w:left="3696" w:hanging="360"/>
      </w:pPr>
      <w:rPr>
        <w:rFonts w:ascii="Courier New" w:hAnsi="Courier New" w:cs="Courier New" w:hint="default"/>
      </w:rPr>
    </w:lvl>
    <w:lvl w:ilvl="5" w:tplc="200A0005" w:tentative="1">
      <w:start w:val="1"/>
      <w:numFmt w:val="bullet"/>
      <w:lvlText w:val=""/>
      <w:lvlJc w:val="left"/>
      <w:pPr>
        <w:ind w:left="4416" w:hanging="360"/>
      </w:pPr>
      <w:rPr>
        <w:rFonts w:ascii="Wingdings" w:hAnsi="Wingdings" w:hint="default"/>
      </w:rPr>
    </w:lvl>
    <w:lvl w:ilvl="6" w:tplc="200A0001" w:tentative="1">
      <w:start w:val="1"/>
      <w:numFmt w:val="bullet"/>
      <w:lvlText w:val=""/>
      <w:lvlJc w:val="left"/>
      <w:pPr>
        <w:ind w:left="5136" w:hanging="360"/>
      </w:pPr>
      <w:rPr>
        <w:rFonts w:ascii="Symbol" w:hAnsi="Symbol" w:hint="default"/>
      </w:rPr>
    </w:lvl>
    <w:lvl w:ilvl="7" w:tplc="200A0003" w:tentative="1">
      <w:start w:val="1"/>
      <w:numFmt w:val="bullet"/>
      <w:lvlText w:val="o"/>
      <w:lvlJc w:val="left"/>
      <w:pPr>
        <w:ind w:left="5856" w:hanging="360"/>
      </w:pPr>
      <w:rPr>
        <w:rFonts w:ascii="Courier New" w:hAnsi="Courier New" w:cs="Courier New" w:hint="default"/>
      </w:rPr>
    </w:lvl>
    <w:lvl w:ilvl="8" w:tplc="200A0005" w:tentative="1">
      <w:start w:val="1"/>
      <w:numFmt w:val="bullet"/>
      <w:lvlText w:val=""/>
      <w:lvlJc w:val="left"/>
      <w:pPr>
        <w:ind w:left="6576" w:hanging="360"/>
      </w:pPr>
      <w:rPr>
        <w:rFonts w:ascii="Wingdings" w:hAnsi="Wingdings" w:hint="default"/>
      </w:rPr>
    </w:lvl>
  </w:abstractNum>
  <w:abstractNum w:abstractNumId="6">
    <w:nsid w:val="4CB92374"/>
    <w:multiLevelType w:val="hybridMultilevel"/>
    <w:tmpl w:val="CED2FB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2164F66"/>
    <w:multiLevelType w:val="hybridMultilevel"/>
    <w:tmpl w:val="539875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50C06D4"/>
    <w:multiLevelType w:val="hybridMultilevel"/>
    <w:tmpl w:val="08C85282"/>
    <w:lvl w:ilvl="0" w:tplc="95D6C026">
      <w:start w:val="1"/>
      <w:numFmt w:val="bullet"/>
      <w:lvlText w:val=""/>
      <w:lvlJc w:val="left"/>
      <w:pPr>
        <w:tabs>
          <w:tab w:val="num" w:pos="851"/>
        </w:tabs>
        <w:ind w:left="851" w:hanging="284"/>
      </w:pPr>
      <w:rPr>
        <w:rFonts w:ascii="Symbol" w:hAnsi="Symbol" w:cs="Courier New" w:hint="default"/>
      </w:rPr>
    </w:lvl>
    <w:lvl w:ilvl="1" w:tplc="040A0003">
      <w:start w:val="1"/>
      <w:numFmt w:val="bullet"/>
      <w:lvlText w:val="o"/>
      <w:lvlJc w:val="left"/>
      <w:pPr>
        <w:ind w:left="1440" w:hanging="360"/>
      </w:pPr>
      <w:rPr>
        <w:rFonts w:ascii="Courier New" w:hAnsi="Courier New" w:cs="Arial" w:hint="default"/>
      </w:rPr>
    </w:lvl>
    <w:lvl w:ilvl="2" w:tplc="040A0005">
      <w:start w:val="1"/>
      <w:numFmt w:val="bullet"/>
      <w:lvlText w:val=""/>
      <w:lvlJc w:val="left"/>
      <w:pPr>
        <w:ind w:left="2160" w:hanging="360"/>
      </w:pPr>
      <w:rPr>
        <w:rFonts w:ascii="Wingdings" w:hAnsi="Wingdings" w:cs="New York" w:hint="default"/>
      </w:rPr>
    </w:lvl>
    <w:lvl w:ilvl="3" w:tplc="040A0001">
      <w:start w:val="1"/>
      <w:numFmt w:val="bullet"/>
      <w:lvlText w:val=""/>
      <w:lvlJc w:val="left"/>
      <w:pPr>
        <w:ind w:left="2880" w:hanging="360"/>
      </w:pPr>
      <w:rPr>
        <w:rFonts w:ascii="Symbol" w:hAnsi="Symbol" w:cs="Courier New" w:hint="default"/>
      </w:rPr>
    </w:lvl>
    <w:lvl w:ilvl="4" w:tplc="040A0003">
      <w:start w:val="1"/>
      <w:numFmt w:val="bullet"/>
      <w:lvlText w:val="o"/>
      <w:lvlJc w:val="left"/>
      <w:pPr>
        <w:ind w:left="3600" w:hanging="360"/>
      </w:pPr>
      <w:rPr>
        <w:rFonts w:ascii="Courier New" w:hAnsi="Courier New" w:cs="Arial" w:hint="default"/>
      </w:rPr>
    </w:lvl>
    <w:lvl w:ilvl="5" w:tplc="040A0005">
      <w:start w:val="1"/>
      <w:numFmt w:val="bullet"/>
      <w:lvlText w:val=""/>
      <w:lvlJc w:val="left"/>
      <w:pPr>
        <w:ind w:left="4320" w:hanging="360"/>
      </w:pPr>
      <w:rPr>
        <w:rFonts w:ascii="Wingdings" w:hAnsi="Wingdings" w:cs="New York" w:hint="default"/>
      </w:rPr>
    </w:lvl>
    <w:lvl w:ilvl="6" w:tplc="040A0001">
      <w:start w:val="1"/>
      <w:numFmt w:val="bullet"/>
      <w:lvlText w:val=""/>
      <w:lvlJc w:val="left"/>
      <w:pPr>
        <w:ind w:left="5040" w:hanging="360"/>
      </w:pPr>
      <w:rPr>
        <w:rFonts w:ascii="Symbol" w:hAnsi="Symbol" w:cs="Courier New" w:hint="default"/>
      </w:rPr>
    </w:lvl>
    <w:lvl w:ilvl="7" w:tplc="040A0003">
      <w:start w:val="1"/>
      <w:numFmt w:val="bullet"/>
      <w:lvlText w:val="o"/>
      <w:lvlJc w:val="left"/>
      <w:pPr>
        <w:ind w:left="5760" w:hanging="360"/>
      </w:pPr>
      <w:rPr>
        <w:rFonts w:ascii="Courier New" w:hAnsi="Courier New" w:cs="Arial" w:hint="default"/>
      </w:rPr>
    </w:lvl>
    <w:lvl w:ilvl="8" w:tplc="040A0005">
      <w:start w:val="1"/>
      <w:numFmt w:val="bullet"/>
      <w:lvlText w:val=""/>
      <w:lvlJc w:val="left"/>
      <w:pPr>
        <w:ind w:left="6480" w:hanging="360"/>
      </w:pPr>
      <w:rPr>
        <w:rFonts w:ascii="Wingdings" w:hAnsi="Wingdings" w:cs="New York" w:hint="default"/>
      </w:rPr>
    </w:lvl>
  </w:abstractNum>
  <w:num w:numId="1">
    <w:abstractNumId w:val="1"/>
  </w:num>
  <w:num w:numId="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0"/>
  </w:num>
  <w:num w:numId="5">
    <w:abstractNumId w:val="6"/>
  </w:num>
  <w:num w:numId="6">
    <w:abstractNumId w:val="2"/>
  </w:num>
  <w:num w:numId="7">
    <w:abstractNumId w:val="7"/>
  </w:num>
  <w:num w:numId="8">
    <w:abstractNumId w:val="5"/>
  </w:num>
  <w:num w:numId="9">
    <w:abstractNumId w:val="1"/>
    <w:lvlOverride w:ilvl="0">
      <w:startOverride w:val="4"/>
    </w:lvlOverride>
    <w:lvlOverride w:ilvl="1">
      <w:startOverride w:val="2"/>
    </w:lvlOverride>
    <w:lvlOverride w:ilvl="2">
      <w:startOverride w:val="2"/>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PostScriptOverText/>
  <w:embedSystemFonts/>
  <w:proofState w:spelling="clean"/>
  <w:trackRevisions/>
  <w:defaultTabStop w:val="284"/>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F39"/>
    <w:rsid w:val="00026987"/>
    <w:rsid w:val="000408C2"/>
    <w:rsid w:val="0004257F"/>
    <w:rsid w:val="0004369C"/>
    <w:rsid w:val="00055B78"/>
    <w:rsid w:val="00055DDF"/>
    <w:rsid w:val="00084EEF"/>
    <w:rsid w:val="0008593E"/>
    <w:rsid w:val="00085C17"/>
    <w:rsid w:val="000B4EB6"/>
    <w:rsid w:val="000E5BA3"/>
    <w:rsid w:val="000E7F9B"/>
    <w:rsid w:val="00111585"/>
    <w:rsid w:val="00116248"/>
    <w:rsid w:val="00142753"/>
    <w:rsid w:val="00154AF3"/>
    <w:rsid w:val="00171444"/>
    <w:rsid w:val="001B794C"/>
    <w:rsid w:val="001E2536"/>
    <w:rsid w:val="00201406"/>
    <w:rsid w:val="00205BF7"/>
    <w:rsid w:val="00205C57"/>
    <w:rsid w:val="00224450"/>
    <w:rsid w:val="00235E8D"/>
    <w:rsid w:val="00250203"/>
    <w:rsid w:val="00257465"/>
    <w:rsid w:val="002B5FCF"/>
    <w:rsid w:val="002D3395"/>
    <w:rsid w:val="002E11D1"/>
    <w:rsid w:val="003165B3"/>
    <w:rsid w:val="00342CC3"/>
    <w:rsid w:val="003605A8"/>
    <w:rsid w:val="0037431E"/>
    <w:rsid w:val="003B33C1"/>
    <w:rsid w:val="00411EC2"/>
    <w:rsid w:val="00415455"/>
    <w:rsid w:val="004178B3"/>
    <w:rsid w:val="00441357"/>
    <w:rsid w:val="00443FDC"/>
    <w:rsid w:val="00457482"/>
    <w:rsid w:val="00462C59"/>
    <w:rsid w:val="00466E9E"/>
    <w:rsid w:val="0047462B"/>
    <w:rsid w:val="004B1CE3"/>
    <w:rsid w:val="004E11BF"/>
    <w:rsid w:val="004F3CE2"/>
    <w:rsid w:val="004F49BC"/>
    <w:rsid w:val="005505E4"/>
    <w:rsid w:val="00555F8C"/>
    <w:rsid w:val="0058480D"/>
    <w:rsid w:val="00591FD6"/>
    <w:rsid w:val="005B76F4"/>
    <w:rsid w:val="005D3B83"/>
    <w:rsid w:val="005F3E66"/>
    <w:rsid w:val="005F6DBB"/>
    <w:rsid w:val="006645E1"/>
    <w:rsid w:val="00674F24"/>
    <w:rsid w:val="006C1246"/>
    <w:rsid w:val="006C779C"/>
    <w:rsid w:val="006F41F7"/>
    <w:rsid w:val="007021F6"/>
    <w:rsid w:val="00703807"/>
    <w:rsid w:val="0073501D"/>
    <w:rsid w:val="00767DF7"/>
    <w:rsid w:val="00774B45"/>
    <w:rsid w:val="00786697"/>
    <w:rsid w:val="007915BC"/>
    <w:rsid w:val="007918C1"/>
    <w:rsid w:val="007A3039"/>
    <w:rsid w:val="007B3F2C"/>
    <w:rsid w:val="007C6E79"/>
    <w:rsid w:val="007D0C86"/>
    <w:rsid w:val="00834F96"/>
    <w:rsid w:val="00836103"/>
    <w:rsid w:val="0084489A"/>
    <w:rsid w:val="008450D8"/>
    <w:rsid w:val="00882259"/>
    <w:rsid w:val="00885591"/>
    <w:rsid w:val="008A5B9F"/>
    <w:rsid w:val="008B02AA"/>
    <w:rsid w:val="008B03D9"/>
    <w:rsid w:val="008B4847"/>
    <w:rsid w:val="008B7503"/>
    <w:rsid w:val="008F6021"/>
    <w:rsid w:val="008F7B82"/>
    <w:rsid w:val="00902224"/>
    <w:rsid w:val="009155D7"/>
    <w:rsid w:val="00916607"/>
    <w:rsid w:val="00926780"/>
    <w:rsid w:val="00934134"/>
    <w:rsid w:val="00950FA0"/>
    <w:rsid w:val="009B2E29"/>
    <w:rsid w:val="009D579F"/>
    <w:rsid w:val="00A1596C"/>
    <w:rsid w:val="00A16EF9"/>
    <w:rsid w:val="00A17DE2"/>
    <w:rsid w:val="00A31C9C"/>
    <w:rsid w:val="00A4134B"/>
    <w:rsid w:val="00A436EE"/>
    <w:rsid w:val="00A50D98"/>
    <w:rsid w:val="00A51744"/>
    <w:rsid w:val="00A955C3"/>
    <w:rsid w:val="00AC72A2"/>
    <w:rsid w:val="00AE341E"/>
    <w:rsid w:val="00B0434A"/>
    <w:rsid w:val="00B05822"/>
    <w:rsid w:val="00B30447"/>
    <w:rsid w:val="00B432AF"/>
    <w:rsid w:val="00B62F74"/>
    <w:rsid w:val="00B83478"/>
    <w:rsid w:val="00B940D8"/>
    <w:rsid w:val="00BA7225"/>
    <w:rsid w:val="00BE7A34"/>
    <w:rsid w:val="00BF2E0F"/>
    <w:rsid w:val="00C006D0"/>
    <w:rsid w:val="00C018B5"/>
    <w:rsid w:val="00C0542B"/>
    <w:rsid w:val="00C10092"/>
    <w:rsid w:val="00C174E4"/>
    <w:rsid w:val="00C27546"/>
    <w:rsid w:val="00C35693"/>
    <w:rsid w:val="00C44F05"/>
    <w:rsid w:val="00C4604F"/>
    <w:rsid w:val="00CB28EF"/>
    <w:rsid w:val="00CC0880"/>
    <w:rsid w:val="00CC3104"/>
    <w:rsid w:val="00D10806"/>
    <w:rsid w:val="00D15759"/>
    <w:rsid w:val="00D37431"/>
    <w:rsid w:val="00D50523"/>
    <w:rsid w:val="00D524A8"/>
    <w:rsid w:val="00D5335C"/>
    <w:rsid w:val="00D771DD"/>
    <w:rsid w:val="00DC70D0"/>
    <w:rsid w:val="00DD0C90"/>
    <w:rsid w:val="00DF654A"/>
    <w:rsid w:val="00E8059F"/>
    <w:rsid w:val="00E80963"/>
    <w:rsid w:val="00EB1F39"/>
    <w:rsid w:val="00EB71DE"/>
    <w:rsid w:val="00EC4278"/>
    <w:rsid w:val="00EF2077"/>
    <w:rsid w:val="00F04B30"/>
    <w:rsid w:val="00F325AB"/>
    <w:rsid w:val="00F33E60"/>
    <w:rsid w:val="00F4087C"/>
    <w:rsid w:val="00F46EA8"/>
    <w:rsid w:val="00F67F68"/>
    <w:rsid w:val="00F70CE6"/>
    <w:rsid w:val="00F879DC"/>
    <w:rsid w:val="00FB2A0E"/>
    <w:rsid w:val="00FB6CD7"/>
    <w:rsid w:val="00FD1023"/>
    <w:rsid w:val="00FD112B"/>
  </w:rsids>
  <m:mathPr>
    <m:mathFont m:val="Cambria Math"/>
    <m:brkBin m:val="before"/>
    <m:brkBinSub m:val="--"/>
    <m:smallFrac m:val="0"/>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DB4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semiHidden="1" w:uiPriority="99" w:unhideWhenUsed="1" w:qFormat="1"/>
    <w:lsdException w:name="heading 6" w:uiPriority="99" w:qFormat="1"/>
    <w:lsdException w:name="heading 7" w:uiPriority="99" w:qFormat="1"/>
    <w:lsdException w:name="heading 8" w:uiPriority="99" w:qFormat="1"/>
    <w:lsdException w:name="heading 9" w:uiPriority="9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iPriority="39" w:unhideWhenUsed="1" w:qFormat="1"/>
  </w:latentStyles>
  <w:style w:type="paragraph" w:default="1" w:styleId="Normal">
    <w:name w:val="Normal"/>
    <w:qFormat/>
    <w:rsid w:val="009155D7"/>
    <w:pPr>
      <w:widowControl w:val="0"/>
      <w:spacing w:line="240" w:lineRule="atLeast"/>
      <w:jc w:val="both"/>
    </w:pPr>
    <w:rPr>
      <w:lang w:val="en-US" w:eastAsia="en-US"/>
    </w:rPr>
  </w:style>
  <w:style w:type="paragraph" w:styleId="Ttulo1">
    <w:name w:val="heading 1"/>
    <w:basedOn w:val="Normal"/>
    <w:next w:val="Normal"/>
    <w:link w:val="Ttulo1Car"/>
    <w:uiPriority w:val="99"/>
    <w:qFormat/>
    <w:rsid w:val="00A1596C"/>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link w:val="Ttulo2Car"/>
    <w:uiPriority w:val="99"/>
    <w:qFormat/>
    <w:rsid w:val="00A1596C"/>
    <w:pPr>
      <w:numPr>
        <w:ilvl w:val="1"/>
      </w:numPr>
      <w:outlineLvl w:val="1"/>
    </w:pPr>
    <w:rPr>
      <w:sz w:val="20"/>
      <w:szCs w:val="20"/>
    </w:rPr>
  </w:style>
  <w:style w:type="paragraph" w:styleId="Ttulo3">
    <w:name w:val="heading 3"/>
    <w:basedOn w:val="Ttulo1"/>
    <w:next w:val="Normal"/>
    <w:link w:val="Ttulo3Car"/>
    <w:uiPriority w:val="99"/>
    <w:qFormat/>
    <w:rsid w:val="00A1596C"/>
    <w:pPr>
      <w:numPr>
        <w:ilvl w:val="2"/>
      </w:numPr>
      <w:outlineLvl w:val="2"/>
    </w:pPr>
    <w:rPr>
      <w:b w:val="0"/>
      <w:bCs w:val="0"/>
      <w:i/>
      <w:iCs/>
      <w:sz w:val="20"/>
      <w:szCs w:val="20"/>
    </w:rPr>
  </w:style>
  <w:style w:type="paragraph" w:styleId="Ttulo4">
    <w:name w:val="heading 4"/>
    <w:basedOn w:val="Ttulo1"/>
    <w:next w:val="Normal"/>
    <w:link w:val="Ttulo4Car"/>
    <w:uiPriority w:val="99"/>
    <w:qFormat/>
    <w:rsid w:val="00A1596C"/>
    <w:pPr>
      <w:numPr>
        <w:ilvl w:val="3"/>
      </w:numPr>
      <w:outlineLvl w:val="3"/>
    </w:pPr>
    <w:rPr>
      <w:b w:val="0"/>
      <w:bCs w:val="0"/>
      <w:sz w:val="20"/>
      <w:szCs w:val="20"/>
    </w:rPr>
  </w:style>
  <w:style w:type="paragraph" w:styleId="Ttulo5">
    <w:name w:val="heading 5"/>
    <w:basedOn w:val="Normal"/>
    <w:next w:val="Normal"/>
    <w:link w:val="Ttulo5Car"/>
    <w:uiPriority w:val="99"/>
    <w:qFormat/>
    <w:rsid w:val="00A1596C"/>
    <w:pPr>
      <w:numPr>
        <w:ilvl w:val="4"/>
        <w:numId w:val="1"/>
      </w:numPr>
      <w:spacing w:before="240" w:after="60"/>
      <w:outlineLvl w:val="4"/>
    </w:pPr>
    <w:rPr>
      <w:sz w:val="22"/>
      <w:szCs w:val="22"/>
    </w:rPr>
  </w:style>
  <w:style w:type="paragraph" w:styleId="Ttulo6">
    <w:name w:val="heading 6"/>
    <w:basedOn w:val="Normal"/>
    <w:next w:val="Normal"/>
    <w:link w:val="Ttulo6Car"/>
    <w:uiPriority w:val="99"/>
    <w:qFormat/>
    <w:rsid w:val="00A1596C"/>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A1596C"/>
    <w:pPr>
      <w:numPr>
        <w:ilvl w:val="6"/>
        <w:numId w:val="1"/>
      </w:numPr>
      <w:spacing w:before="240" w:after="60"/>
      <w:outlineLvl w:val="6"/>
    </w:pPr>
  </w:style>
  <w:style w:type="paragraph" w:styleId="Ttulo8">
    <w:name w:val="heading 8"/>
    <w:basedOn w:val="Normal"/>
    <w:next w:val="Normal"/>
    <w:link w:val="Ttulo8Car"/>
    <w:uiPriority w:val="99"/>
    <w:qFormat/>
    <w:rsid w:val="00A1596C"/>
    <w:pPr>
      <w:numPr>
        <w:ilvl w:val="7"/>
        <w:numId w:val="1"/>
      </w:numPr>
      <w:spacing w:before="240" w:after="60"/>
      <w:outlineLvl w:val="7"/>
    </w:pPr>
    <w:rPr>
      <w:i/>
      <w:iCs/>
    </w:rPr>
  </w:style>
  <w:style w:type="paragraph" w:styleId="Ttulo9">
    <w:name w:val="heading 9"/>
    <w:basedOn w:val="Normal"/>
    <w:next w:val="Normal"/>
    <w:link w:val="Ttulo9Car"/>
    <w:uiPriority w:val="99"/>
    <w:qFormat/>
    <w:rsid w:val="00A1596C"/>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7726"/>
    <w:rPr>
      <w:rFonts w:ascii="Cambria" w:eastAsia="Times New Roman" w:hAnsi="Cambria" w:cs="Times New Roman"/>
      <w:b/>
      <w:bCs/>
      <w:kern w:val="32"/>
      <w:sz w:val="32"/>
      <w:szCs w:val="32"/>
      <w:lang w:val="en-US" w:eastAsia="en-US"/>
    </w:rPr>
  </w:style>
  <w:style w:type="character" w:customStyle="1" w:styleId="Ttulo2Car">
    <w:name w:val="Título 2 Car"/>
    <w:basedOn w:val="Fuentedeprrafopredeter"/>
    <w:link w:val="Ttulo2"/>
    <w:uiPriority w:val="9"/>
    <w:semiHidden/>
    <w:rsid w:val="00447726"/>
    <w:rPr>
      <w:rFonts w:ascii="Cambria" w:eastAsia="Times New Roman" w:hAnsi="Cambria" w:cs="Times New Roman"/>
      <w:b/>
      <w:bCs/>
      <w:i/>
      <w:iCs/>
      <w:sz w:val="28"/>
      <w:szCs w:val="28"/>
      <w:lang w:val="en-US" w:eastAsia="en-US"/>
    </w:rPr>
  </w:style>
  <w:style w:type="character" w:customStyle="1" w:styleId="Ttulo3Car">
    <w:name w:val="Título 3 Car"/>
    <w:basedOn w:val="Fuentedeprrafopredeter"/>
    <w:link w:val="Ttulo3"/>
    <w:uiPriority w:val="99"/>
    <w:rsid w:val="00447726"/>
    <w:rPr>
      <w:rFonts w:ascii="Cambria" w:eastAsia="Times New Roman" w:hAnsi="Cambria" w:cs="Times New Roman"/>
      <w:b/>
      <w:bCs/>
      <w:sz w:val="26"/>
      <w:szCs w:val="26"/>
      <w:lang w:val="en-US" w:eastAsia="en-US"/>
    </w:rPr>
  </w:style>
  <w:style w:type="character" w:customStyle="1" w:styleId="Ttulo4Car">
    <w:name w:val="Título 4 Car"/>
    <w:basedOn w:val="Fuentedeprrafopredeter"/>
    <w:link w:val="Ttulo4"/>
    <w:uiPriority w:val="9"/>
    <w:semiHidden/>
    <w:rsid w:val="00447726"/>
    <w:rPr>
      <w:rFonts w:ascii="Calibri" w:eastAsia="Times New Roman" w:hAnsi="Calibri" w:cs="Times New Roman"/>
      <w:b/>
      <w:bCs/>
      <w:sz w:val="28"/>
      <w:szCs w:val="28"/>
      <w:lang w:val="en-US" w:eastAsia="en-US"/>
    </w:rPr>
  </w:style>
  <w:style w:type="character" w:customStyle="1" w:styleId="Ttulo5Car">
    <w:name w:val="Título 5 Car"/>
    <w:basedOn w:val="Fuentedeprrafopredeter"/>
    <w:link w:val="Ttulo5"/>
    <w:uiPriority w:val="9"/>
    <w:semiHidden/>
    <w:rsid w:val="00447726"/>
    <w:rPr>
      <w:rFonts w:ascii="Calibri" w:eastAsia="Times New Roman" w:hAnsi="Calibri" w:cs="Times New Roman"/>
      <w:b/>
      <w:bCs/>
      <w:i/>
      <w:iCs/>
      <w:sz w:val="26"/>
      <w:szCs w:val="26"/>
      <w:lang w:val="en-US" w:eastAsia="en-US"/>
    </w:rPr>
  </w:style>
  <w:style w:type="character" w:customStyle="1" w:styleId="Ttulo6Car">
    <w:name w:val="Título 6 Car"/>
    <w:basedOn w:val="Fuentedeprrafopredeter"/>
    <w:link w:val="Ttulo6"/>
    <w:uiPriority w:val="9"/>
    <w:semiHidden/>
    <w:rsid w:val="00447726"/>
    <w:rPr>
      <w:rFonts w:ascii="Calibri" w:eastAsia="Times New Roman" w:hAnsi="Calibri" w:cs="Times New Roman"/>
      <w:b/>
      <w:bCs/>
      <w:lang w:val="en-US" w:eastAsia="en-US"/>
    </w:rPr>
  </w:style>
  <w:style w:type="character" w:customStyle="1" w:styleId="Ttulo7Car">
    <w:name w:val="Título 7 Car"/>
    <w:basedOn w:val="Fuentedeprrafopredeter"/>
    <w:link w:val="Ttulo7"/>
    <w:uiPriority w:val="9"/>
    <w:semiHidden/>
    <w:rsid w:val="00447726"/>
    <w:rPr>
      <w:rFonts w:ascii="Calibri" w:eastAsia="Times New Roman" w:hAnsi="Calibri" w:cs="Times New Roman"/>
      <w:sz w:val="24"/>
      <w:szCs w:val="24"/>
      <w:lang w:val="en-US" w:eastAsia="en-US"/>
    </w:rPr>
  </w:style>
  <w:style w:type="character" w:customStyle="1" w:styleId="Ttulo8Car">
    <w:name w:val="Título 8 Car"/>
    <w:basedOn w:val="Fuentedeprrafopredeter"/>
    <w:link w:val="Ttulo8"/>
    <w:uiPriority w:val="9"/>
    <w:semiHidden/>
    <w:rsid w:val="00447726"/>
    <w:rPr>
      <w:rFonts w:ascii="Calibri" w:eastAsia="Times New Roman" w:hAnsi="Calibri" w:cs="Times New Roman"/>
      <w:i/>
      <w:iCs/>
      <w:sz w:val="24"/>
      <w:szCs w:val="24"/>
      <w:lang w:val="en-US" w:eastAsia="en-US"/>
    </w:rPr>
  </w:style>
  <w:style w:type="character" w:customStyle="1" w:styleId="Ttulo9Car">
    <w:name w:val="Título 9 Car"/>
    <w:basedOn w:val="Fuentedeprrafopredeter"/>
    <w:link w:val="Ttulo9"/>
    <w:uiPriority w:val="9"/>
    <w:semiHidden/>
    <w:rsid w:val="00447726"/>
    <w:rPr>
      <w:rFonts w:ascii="Cambria" w:eastAsia="Times New Roman" w:hAnsi="Cambria" w:cs="Times New Roman"/>
      <w:lang w:val="en-US" w:eastAsia="en-US"/>
    </w:rPr>
  </w:style>
  <w:style w:type="paragraph" w:customStyle="1" w:styleId="Paragraph2">
    <w:name w:val="Paragraph2"/>
    <w:basedOn w:val="Normal"/>
    <w:uiPriority w:val="99"/>
    <w:rsid w:val="00A1596C"/>
    <w:pPr>
      <w:spacing w:before="80"/>
      <w:ind w:left="720"/>
    </w:pPr>
    <w:rPr>
      <w:color w:val="000000"/>
      <w:lang w:val="en-AU"/>
    </w:rPr>
  </w:style>
  <w:style w:type="paragraph" w:styleId="Ttulo">
    <w:name w:val="Title"/>
    <w:basedOn w:val="Normal"/>
    <w:next w:val="Normal"/>
    <w:link w:val="TtuloCar"/>
    <w:uiPriority w:val="99"/>
    <w:qFormat/>
    <w:rsid w:val="00A1596C"/>
    <w:pPr>
      <w:spacing w:line="240" w:lineRule="auto"/>
      <w:jc w:val="center"/>
    </w:pPr>
    <w:rPr>
      <w:rFonts w:ascii="Arial" w:hAnsi="Arial" w:cs="Arial"/>
      <w:b/>
      <w:bCs/>
      <w:sz w:val="36"/>
      <w:szCs w:val="36"/>
    </w:rPr>
  </w:style>
  <w:style w:type="character" w:customStyle="1" w:styleId="TtuloCar">
    <w:name w:val="Título Car"/>
    <w:basedOn w:val="Fuentedeprrafopredeter"/>
    <w:link w:val="Ttulo"/>
    <w:uiPriority w:val="10"/>
    <w:rsid w:val="00447726"/>
    <w:rPr>
      <w:rFonts w:ascii="Cambria" w:eastAsia="Times New Roman" w:hAnsi="Cambria" w:cs="Times New Roman"/>
      <w:b/>
      <w:bCs/>
      <w:kern w:val="28"/>
      <w:sz w:val="32"/>
      <w:szCs w:val="32"/>
      <w:lang w:val="en-US" w:eastAsia="en-US"/>
    </w:rPr>
  </w:style>
  <w:style w:type="paragraph" w:styleId="Subttulo">
    <w:name w:val="Subtitle"/>
    <w:basedOn w:val="Normal"/>
    <w:link w:val="SubttuloCar"/>
    <w:uiPriority w:val="99"/>
    <w:qFormat/>
    <w:rsid w:val="00A1596C"/>
    <w:pPr>
      <w:spacing w:after="60"/>
      <w:jc w:val="center"/>
    </w:pPr>
    <w:rPr>
      <w:rFonts w:ascii="Arial" w:hAnsi="Arial" w:cs="Arial"/>
      <w:i/>
      <w:iCs/>
      <w:sz w:val="36"/>
      <w:szCs w:val="36"/>
      <w:lang w:val="en-AU"/>
    </w:rPr>
  </w:style>
  <w:style w:type="character" w:customStyle="1" w:styleId="SubttuloCar">
    <w:name w:val="Subtítulo Car"/>
    <w:basedOn w:val="Fuentedeprrafopredeter"/>
    <w:link w:val="Subttulo"/>
    <w:uiPriority w:val="11"/>
    <w:rsid w:val="00447726"/>
    <w:rPr>
      <w:rFonts w:ascii="Cambria" w:eastAsia="Times New Roman" w:hAnsi="Cambria" w:cs="Times New Roman"/>
      <w:sz w:val="24"/>
      <w:szCs w:val="24"/>
      <w:lang w:val="en-US" w:eastAsia="en-US"/>
    </w:rPr>
  </w:style>
  <w:style w:type="paragraph" w:styleId="Sangranormal">
    <w:name w:val="Normal Indent"/>
    <w:basedOn w:val="Normal"/>
    <w:uiPriority w:val="99"/>
    <w:rsid w:val="00A1596C"/>
    <w:pPr>
      <w:ind w:left="900" w:hanging="900"/>
    </w:pPr>
  </w:style>
  <w:style w:type="paragraph" w:styleId="TDC1">
    <w:name w:val="toc 1"/>
    <w:basedOn w:val="Normal"/>
    <w:next w:val="Normal"/>
    <w:autoRedefine/>
    <w:uiPriority w:val="39"/>
    <w:rsid w:val="00A1596C"/>
    <w:pPr>
      <w:tabs>
        <w:tab w:val="right" w:pos="9360"/>
      </w:tabs>
      <w:spacing w:before="240" w:after="60"/>
      <w:ind w:right="720"/>
    </w:pPr>
  </w:style>
  <w:style w:type="paragraph" w:styleId="TDC2">
    <w:name w:val="toc 2"/>
    <w:basedOn w:val="Normal"/>
    <w:next w:val="Normal"/>
    <w:autoRedefine/>
    <w:uiPriority w:val="39"/>
    <w:rsid w:val="00A1596C"/>
    <w:pPr>
      <w:tabs>
        <w:tab w:val="right" w:pos="9360"/>
      </w:tabs>
      <w:ind w:left="432" w:right="720"/>
    </w:pPr>
  </w:style>
  <w:style w:type="paragraph" w:styleId="TDC3">
    <w:name w:val="toc 3"/>
    <w:basedOn w:val="Normal"/>
    <w:next w:val="Normal"/>
    <w:autoRedefine/>
    <w:uiPriority w:val="39"/>
    <w:rsid w:val="00A1596C"/>
    <w:pPr>
      <w:tabs>
        <w:tab w:val="left" w:pos="1440"/>
        <w:tab w:val="right" w:pos="9360"/>
      </w:tabs>
      <w:ind w:left="864"/>
    </w:pPr>
  </w:style>
  <w:style w:type="paragraph" w:styleId="Encabezado">
    <w:name w:val="header"/>
    <w:basedOn w:val="Normal"/>
    <w:link w:val="EncabezadoCar"/>
    <w:uiPriority w:val="99"/>
    <w:rsid w:val="00A1596C"/>
    <w:pPr>
      <w:tabs>
        <w:tab w:val="center" w:pos="4320"/>
        <w:tab w:val="right" w:pos="8640"/>
      </w:tabs>
    </w:pPr>
  </w:style>
  <w:style w:type="character" w:customStyle="1" w:styleId="EncabezadoCar">
    <w:name w:val="Encabezado Car"/>
    <w:basedOn w:val="Fuentedeprrafopredeter"/>
    <w:link w:val="Encabezado"/>
    <w:uiPriority w:val="99"/>
    <w:semiHidden/>
    <w:rsid w:val="00447726"/>
    <w:rPr>
      <w:sz w:val="20"/>
      <w:szCs w:val="20"/>
      <w:lang w:val="en-US" w:eastAsia="en-US"/>
    </w:rPr>
  </w:style>
  <w:style w:type="paragraph" w:styleId="Piedepgina">
    <w:name w:val="footer"/>
    <w:basedOn w:val="Normal"/>
    <w:link w:val="PiedepginaCar"/>
    <w:uiPriority w:val="99"/>
    <w:rsid w:val="00A1596C"/>
    <w:pPr>
      <w:tabs>
        <w:tab w:val="center" w:pos="4320"/>
        <w:tab w:val="right" w:pos="8640"/>
      </w:tabs>
    </w:pPr>
  </w:style>
  <w:style w:type="character" w:customStyle="1" w:styleId="PiedepginaCar">
    <w:name w:val="Pie de página Car"/>
    <w:basedOn w:val="Fuentedeprrafopredeter"/>
    <w:link w:val="Piedepgina"/>
    <w:uiPriority w:val="99"/>
    <w:semiHidden/>
    <w:rsid w:val="00447726"/>
    <w:rPr>
      <w:sz w:val="20"/>
      <w:szCs w:val="20"/>
      <w:lang w:val="en-US" w:eastAsia="en-US"/>
    </w:rPr>
  </w:style>
  <w:style w:type="character" w:styleId="Nmerodepgina">
    <w:name w:val="page number"/>
    <w:basedOn w:val="Fuentedeprrafopredeter"/>
    <w:uiPriority w:val="99"/>
    <w:rsid w:val="00A1596C"/>
  </w:style>
  <w:style w:type="paragraph" w:customStyle="1" w:styleId="Paragraph3">
    <w:name w:val="Paragraph3"/>
    <w:basedOn w:val="Normal"/>
    <w:uiPriority w:val="99"/>
    <w:rsid w:val="00A1596C"/>
    <w:pPr>
      <w:spacing w:before="80" w:line="240" w:lineRule="auto"/>
      <w:ind w:left="1530"/>
    </w:pPr>
  </w:style>
  <w:style w:type="paragraph" w:customStyle="1" w:styleId="Paragraph4">
    <w:name w:val="Paragraph4"/>
    <w:basedOn w:val="Normal"/>
    <w:uiPriority w:val="99"/>
    <w:rsid w:val="00A1596C"/>
    <w:pPr>
      <w:spacing w:before="80" w:line="240" w:lineRule="auto"/>
      <w:ind w:left="2250"/>
    </w:pPr>
  </w:style>
  <w:style w:type="paragraph" w:customStyle="1" w:styleId="Tabletext">
    <w:name w:val="Tabletext"/>
    <w:basedOn w:val="Normal"/>
    <w:uiPriority w:val="99"/>
    <w:rsid w:val="00A1596C"/>
    <w:pPr>
      <w:keepLines/>
      <w:spacing w:after="120"/>
    </w:pPr>
  </w:style>
  <w:style w:type="paragraph" w:styleId="Textodecuerpo">
    <w:name w:val="Body Text"/>
    <w:basedOn w:val="Normal"/>
    <w:link w:val="TextodecuerpoCar"/>
    <w:uiPriority w:val="99"/>
    <w:rsid w:val="00A1596C"/>
    <w:pPr>
      <w:keepLines/>
      <w:spacing w:after="120"/>
      <w:ind w:left="720"/>
    </w:pPr>
  </w:style>
  <w:style w:type="character" w:customStyle="1" w:styleId="TextodecuerpoCar">
    <w:name w:val="Texto de cuerpo Car"/>
    <w:basedOn w:val="Fuentedeprrafopredeter"/>
    <w:link w:val="Textodecuerpo"/>
    <w:uiPriority w:val="99"/>
    <w:semiHidden/>
    <w:rsid w:val="00447726"/>
    <w:rPr>
      <w:sz w:val="20"/>
      <w:szCs w:val="20"/>
      <w:lang w:val="en-US" w:eastAsia="en-US"/>
    </w:rPr>
  </w:style>
  <w:style w:type="paragraph" w:styleId="TDC4">
    <w:name w:val="toc 4"/>
    <w:basedOn w:val="Normal"/>
    <w:next w:val="Normal"/>
    <w:autoRedefine/>
    <w:uiPriority w:val="39"/>
    <w:semiHidden/>
    <w:rsid w:val="00A1596C"/>
    <w:pPr>
      <w:ind w:left="600"/>
    </w:pPr>
  </w:style>
  <w:style w:type="paragraph" w:styleId="TDC5">
    <w:name w:val="toc 5"/>
    <w:basedOn w:val="Normal"/>
    <w:next w:val="Normal"/>
    <w:autoRedefine/>
    <w:uiPriority w:val="39"/>
    <w:semiHidden/>
    <w:rsid w:val="00A1596C"/>
    <w:pPr>
      <w:ind w:left="800"/>
    </w:pPr>
  </w:style>
  <w:style w:type="paragraph" w:styleId="TDC6">
    <w:name w:val="toc 6"/>
    <w:basedOn w:val="Normal"/>
    <w:next w:val="Normal"/>
    <w:autoRedefine/>
    <w:uiPriority w:val="39"/>
    <w:semiHidden/>
    <w:rsid w:val="00A1596C"/>
    <w:pPr>
      <w:ind w:left="1000"/>
    </w:pPr>
  </w:style>
  <w:style w:type="paragraph" w:styleId="TDC7">
    <w:name w:val="toc 7"/>
    <w:basedOn w:val="Normal"/>
    <w:next w:val="Normal"/>
    <w:autoRedefine/>
    <w:uiPriority w:val="39"/>
    <w:semiHidden/>
    <w:rsid w:val="00A1596C"/>
    <w:pPr>
      <w:ind w:left="1200"/>
    </w:pPr>
  </w:style>
  <w:style w:type="paragraph" w:styleId="TDC8">
    <w:name w:val="toc 8"/>
    <w:basedOn w:val="Normal"/>
    <w:next w:val="Normal"/>
    <w:autoRedefine/>
    <w:uiPriority w:val="39"/>
    <w:semiHidden/>
    <w:rsid w:val="00A1596C"/>
    <w:pPr>
      <w:ind w:left="1400"/>
    </w:pPr>
  </w:style>
  <w:style w:type="paragraph" w:styleId="TDC9">
    <w:name w:val="toc 9"/>
    <w:basedOn w:val="Normal"/>
    <w:next w:val="Normal"/>
    <w:autoRedefine/>
    <w:uiPriority w:val="39"/>
    <w:semiHidden/>
    <w:rsid w:val="00A1596C"/>
    <w:pPr>
      <w:ind w:left="1600"/>
    </w:pPr>
  </w:style>
  <w:style w:type="paragraph" w:customStyle="1" w:styleId="Bullet1">
    <w:name w:val="Bullet1"/>
    <w:basedOn w:val="Normal"/>
    <w:uiPriority w:val="99"/>
    <w:rsid w:val="00A1596C"/>
    <w:pPr>
      <w:ind w:left="720" w:hanging="432"/>
    </w:pPr>
  </w:style>
  <w:style w:type="paragraph" w:customStyle="1" w:styleId="Bullet2">
    <w:name w:val="Bullet2"/>
    <w:basedOn w:val="Normal"/>
    <w:uiPriority w:val="99"/>
    <w:rsid w:val="00A1596C"/>
    <w:pPr>
      <w:ind w:left="1440" w:hanging="360"/>
    </w:pPr>
    <w:rPr>
      <w:color w:val="000080"/>
    </w:rPr>
  </w:style>
  <w:style w:type="paragraph" w:styleId="Mapadeldocumento">
    <w:name w:val="Document Map"/>
    <w:basedOn w:val="Normal"/>
    <w:link w:val="MapadeldocumentoCar"/>
    <w:uiPriority w:val="99"/>
    <w:semiHidden/>
    <w:rsid w:val="00A1596C"/>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447726"/>
    <w:rPr>
      <w:sz w:val="0"/>
      <w:szCs w:val="0"/>
      <w:lang w:val="en-US" w:eastAsia="en-US"/>
    </w:rPr>
  </w:style>
  <w:style w:type="character" w:styleId="Refdenotaalpie">
    <w:name w:val="footnote reference"/>
    <w:basedOn w:val="Fuentedeprrafopredeter"/>
    <w:uiPriority w:val="99"/>
    <w:semiHidden/>
    <w:rsid w:val="00A1596C"/>
    <w:rPr>
      <w:sz w:val="20"/>
      <w:szCs w:val="20"/>
      <w:vertAlign w:val="superscript"/>
    </w:rPr>
  </w:style>
  <w:style w:type="paragraph" w:styleId="Textonotapie">
    <w:name w:val="footnote text"/>
    <w:basedOn w:val="Normal"/>
    <w:link w:val="TextonotapieCar"/>
    <w:uiPriority w:val="99"/>
    <w:semiHidden/>
    <w:rsid w:val="00A1596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basedOn w:val="Fuentedeprrafopredeter"/>
    <w:link w:val="Textonotapie"/>
    <w:uiPriority w:val="99"/>
    <w:semiHidden/>
    <w:rsid w:val="00447726"/>
    <w:rPr>
      <w:sz w:val="20"/>
      <w:szCs w:val="20"/>
      <w:lang w:val="en-US" w:eastAsia="en-US"/>
    </w:rPr>
  </w:style>
  <w:style w:type="paragraph" w:customStyle="1" w:styleId="MainTitle">
    <w:name w:val="Main Title"/>
    <w:basedOn w:val="Normal"/>
    <w:uiPriority w:val="99"/>
    <w:rsid w:val="00A1596C"/>
    <w:pPr>
      <w:spacing w:before="480" w:after="60" w:line="240" w:lineRule="auto"/>
      <w:jc w:val="center"/>
    </w:pPr>
    <w:rPr>
      <w:rFonts w:ascii="Arial" w:hAnsi="Arial" w:cs="Arial"/>
      <w:b/>
      <w:bCs/>
      <w:kern w:val="28"/>
      <w:sz w:val="32"/>
      <w:szCs w:val="32"/>
    </w:rPr>
  </w:style>
  <w:style w:type="paragraph" w:customStyle="1" w:styleId="Paragraph1">
    <w:name w:val="Paragraph1"/>
    <w:basedOn w:val="Normal"/>
    <w:uiPriority w:val="99"/>
    <w:rsid w:val="00A1596C"/>
    <w:pPr>
      <w:spacing w:before="80" w:line="240" w:lineRule="auto"/>
    </w:pPr>
  </w:style>
  <w:style w:type="paragraph" w:styleId="Textodecuerpo2">
    <w:name w:val="Body Text 2"/>
    <w:basedOn w:val="Normal"/>
    <w:link w:val="Textodecuerpo2Car"/>
    <w:uiPriority w:val="99"/>
    <w:rsid w:val="00A1596C"/>
    <w:rPr>
      <w:i/>
      <w:iCs/>
      <w:color w:val="0000FF"/>
    </w:rPr>
  </w:style>
  <w:style w:type="character" w:customStyle="1" w:styleId="Textodecuerpo2Car">
    <w:name w:val="Texto de cuerpo 2 Car"/>
    <w:basedOn w:val="Fuentedeprrafopredeter"/>
    <w:link w:val="Textodecuerpo2"/>
    <w:uiPriority w:val="99"/>
    <w:semiHidden/>
    <w:rsid w:val="00447726"/>
    <w:rPr>
      <w:sz w:val="20"/>
      <w:szCs w:val="20"/>
      <w:lang w:val="en-US" w:eastAsia="en-US"/>
    </w:rPr>
  </w:style>
  <w:style w:type="paragraph" w:styleId="Sangradetdecuerpo">
    <w:name w:val="Body Text Indent"/>
    <w:basedOn w:val="Normal"/>
    <w:link w:val="SangradetdecuerpoCar"/>
    <w:uiPriority w:val="99"/>
    <w:rsid w:val="00A1596C"/>
    <w:pPr>
      <w:ind w:left="720"/>
    </w:pPr>
    <w:rPr>
      <w:i/>
      <w:iCs/>
      <w:color w:val="0000FF"/>
      <w:u w:val="single"/>
    </w:rPr>
  </w:style>
  <w:style w:type="character" w:customStyle="1" w:styleId="SangradetdecuerpoCar">
    <w:name w:val="Sangría de t. de cuerpo Car"/>
    <w:basedOn w:val="Fuentedeprrafopredeter"/>
    <w:link w:val="Sangradetdecuerpo"/>
    <w:uiPriority w:val="99"/>
    <w:semiHidden/>
    <w:rsid w:val="00447726"/>
    <w:rPr>
      <w:sz w:val="20"/>
      <w:szCs w:val="20"/>
      <w:lang w:val="en-US" w:eastAsia="en-US"/>
    </w:rPr>
  </w:style>
  <w:style w:type="paragraph" w:customStyle="1" w:styleId="Body">
    <w:name w:val="Body"/>
    <w:basedOn w:val="Normal"/>
    <w:uiPriority w:val="99"/>
    <w:rsid w:val="00A1596C"/>
    <w:pPr>
      <w:widowControl/>
      <w:spacing w:before="120" w:line="240" w:lineRule="auto"/>
    </w:pPr>
    <w:rPr>
      <w:rFonts w:ascii="Book Antiqua" w:hAnsi="Book Antiqua" w:cs="Book Antiqua"/>
    </w:rPr>
  </w:style>
  <w:style w:type="paragraph" w:customStyle="1" w:styleId="Bullet">
    <w:name w:val="Bullet"/>
    <w:basedOn w:val="Normal"/>
    <w:uiPriority w:val="99"/>
    <w:rsid w:val="00A1596C"/>
    <w:pPr>
      <w:widowControl/>
      <w:tabs>
        <w:tab w:val="num" w:pos="360"/>
        <w:tab w:val="left" w:pos="720"/>
      </w:tabs>
      <w:spacing w:before="120" w:line="240" w:lineRule="auto"/>
      <w:ind w:left="720" w:right="360"/>
    </w:pPr>
    <w:rPr>
      <w:rFonts w:ascii="Book Antiqua" w:hAnsi="Book Antiqua" w:cs="Book Antiqua"/>
    </w:rPr>
  </w:style>
  <w:style w:type="paragraph" w:customStyle="1" w:styleId="InfoBlue">
    <w:name w:val="InfoBlue"/>
    <w:basedOn w:val="Normal"/>
    <w:next w:val="Textodecuerpo"/>
    <w:link w:val="InfoBlueCar"/>
    <w:autoRedefine/>
    <w:uiPriority w:val="99"/>
    <w:rsid w:val="00A1596C"/>
    <w:pPr>
      <w:spacing w:after="120"/>
    </w:pPr>
    <w:rPr>
      <w:i/>
      <w:iCs/>
      <w:color w:val="0000FF"/>
      <w:lang w:val="es-ES"/>
    </w:rPr>
  </w:style>
  <w:style w:type="character" w:styleId="Hipervnculo">
    <w:name w:val="Hyperlink"/>
    <w:basedOn w:val="Fuentedeprrafopredeter"/>
    <w:uiPriority w:val="99"/>
    <w:rsid w:val="00A1596C"/>
    <w:rPr>
      <w:color w:val="0000FF"/>
      <w:u w:val="single"/>
    </w:rPr>
  </w:style>
  <w:style w:type="paragraph" w:styleId="NormalWeb">
    <w:name w:val="Normal (Web)"/>
    <w:basedOn w:val="Normal"/>
    <w:uiPriority w:val="99"/>
    <w:rsid w:val="00A1596C"/>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A1596C"/>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locked/>
    <w:rsid w:val="00A1596C"/>
    <w:rPr>
      <w:rFonts w:ascii="Lucida Grande" w:hAnsi="Lucida Grande" w:cs="Lucida Grande"/>
      <w:sz w:val="18"/>
      <w:szCs w:val="18"/>
      <w:lang w:val="en-US" w:eastAsia="en-US"/>
    </w:rPr>
  </w:style>
  <w:style w:type="table" w:styleId="Tablaconcuadrcula">
    <w:name w:val="Table Grid"/>
    <w:basedOn w:val="Tablanormal"/>
    <w:uiPriority w:val="99"/>
    <w:rsid w:val="00A15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basedOn w:val="Fuentedeprrafopredeter"/>
    <w:uiPriority w:val="99"/>
    <w:rsid w:val="00A1596C"/>
  </w:style>
  <w:style w:type="character" w:customStyle="1" w:styleId="InfoBlueCar">
    <w:name w:val="InfoBlue Car"/>
    <w:basedOn w:val="Fuentedeprrafopredeter"/>
    <w:link w:val="InfoBlue"/>
    <w:uiPriority w:val="99"/>
    <w:locked/>
    <w:rsid w:val="00A1596C"/>
    <w:rPr>
      <w:i/>
      <w:iCs/>
      <w:color w:val="0000FF"/>
      <w:lang w:val="es-ES" w:eastAsia="en-US"/>
    </w:rPr>
  </w:style>
  <w:style w:type="paragraph" w:customStyle="1" w:styleId="Textoindependiente1">
    <w:name w:val="Texto independiente1"/>
    <w:basedOn w:val="Normal"/>
    <w:uiPriority w:val="99"/>
    <w:rsid w:val="00A1596C"/>
  </w:style>
  <w:style w:type="paragraph" w:customStyle="1" w:styleId="xl42">
    <w:name w:val="xl42"/>
    <w:basedOn w:val="Normal"/>
    <w:uiPriority w:val="99"/>
    <w:rsid w:val="00A1596C"/>
    <w:pPr>
      <w:widowControl/>
      <w:pBdr>
        <w:left w:val="single" w:sz="8" w:space="0" w:color="auto"/>
        <w:bottom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customStyle="1" w:styleId="LightList-Accent31">
    <w:name w:val="Light List - Accent 31"/>
    <w:hidden/>
    <w:uiPriority w:val="99"/>
    <w:rsid w:val="00A1596C"/>
    <w:rPr>
      <w:lang w:val="en-US" w:eastAsia="en-US"/>
    </w:rPr>
  </w:style>
  <w:style w:type="paragraph" w:customStyle="1" w:styleId="TableContents">
    <w:name w:val="Table Contents"/>
    <w:basedOn w:val="Normal"/>
    <w:uiPriority w:val="99"/>
    <w:rsid w:val="00A1596C"/>
    <w:pPr>
      <w:widowControl/>
      <w:suppressLineNumbers/>
      <w:suppressAutoHyphens/>
      <w:spacing w:line="240" w:lineRule="auto"/>
    </w:pPr>
    <w:rPr>
      <w:rFonts w:ascii="Nimbus Roman No9 L" w:hAnsi="Nimbus Roman No9 L" w:cs="Nimbus Roman No9 L"/>
      <w:sz w:val="24"/>
      <w:szCs w:val="24"/>
      <w:lang w:val="es-VE" w:eastAsia="es-ES_tradnl"/>
    </w:rPr>
  </w:style>
  <w:style w:type="character" w:customStyle="1" w:styleId="Fuentedeprrafopredeter0">
    <w:name w:val="Fuente de párrafo predeter"/>
    <w:uiPriority w:val="99"/>
    <w:rsid w:val="00A1596C"/>
  </w:style>
  <w:style w:type="paragraph" w:customStyle="1" w:styleId="questions">
    <w:name w:val="questions"/>
    <w:basedOn w:val="Normal"/>
    <w:uiPriority w:val="99"/>
    <w:rsid w:val="00A1596C"/>
    <w:pPr>
      <w:autoSpaceDE w:val="0"/>
      <w:autoSpaceDN w:val="0"/>
      <w:spacing w:after="60" w:line="240" w:lineRule="auto"/>
      <w:ind w:left="360" w:hanging="360"/>
      <w:jc w:val="left"/>
    </w:pPr>
    <w:rPr>
      <w:rFonts w:ascii="Helvetica" w:hAnsi="Helvetica" w:cs="Helvetica"/>
      <w:color w:val="000000"/>
      <w:sz w:val="24"/>
      <w:szCs w:val="24"/>
    </w:rPr>
  </w:style>
  <w:style w:type="paragraph" w:styleId="Epgrafe">
    <w:name w:val="caption"/>
    <w:basedOn w:val="Normal"/>
    <w:next w:val="Normal"/>
    <w:uiPriority w:val="99"/>
    <w:qFormat/>
    <w:rsid w:val="00A1596C"/>
    <w:pPr>
      <w:autoSpaceDE w:val="0"/>
      <w:autoSpaceDN w:val="0"/>
      <w:spacing w:before="120" w:after="120" w:line="240" w:lineRule="auto"/>
      <w:jc w:val="left"/>
    </w:pPr>
    <w:rPr>
      <w:rFonts w:ascii="New York" w:hAnsi="New York" w:cs="New York"/>
      <w:b/>
      <w:bCs/>
    </w:rPr>
  </w:style>
  <w:style w:type="paragraph" w:customStyle="1" w:styleId="Sangradet">
    <w:name w:val="Sangría de t"/>
    <w:aliases w:val="independiente"/>
    <w:basedOn w:val="Normal"/>
    <w:uiPriority w:val="99"/>
    <w:rsid w:val="00A1596C"/>
    <w:pPr>
      <w:autoSpaceDE w:val="0"/>
      <w:autoSpaceDN w:val="0"/>
      <w:spacing w:line="240" w:lineRule="auto"/>
      <w:ind w:left="288"/>
      <w:jc w:val="left"/>
    </w:pPr>
    <w:rPr>
      <w:rFonts w:ascii="Arial" w:hAnsi="Arial" w:cs="Arial"/>
      <w:sz w:val="16"/>
      <w:szCs w:val="16"/>
    </w:rPr>
  </w:style>
  <w:style w:type="paragraph" w:customStyle="1" w:styleId="font5">
    <w:name w:val="font5"/>
    <w:basedOn w:val="Normal"/>
    <w:uiPriority w:val="99"/>
    <w:rsid w:val="00A1596C"/>
    <w:pPr>
      <w:widowControl/>
      <w:spacing w:before="100" w:beforeAutospacing="1" w:after="100" w:afterAutospacing="1" w:line="240" w:lineRule="auto"/>
      <w:jc w:val="left"/>
    </w:pPr>
    <w:rPr>
      <w:rFonts w:ascii="Tahoma" w:eastAsia="Arial Unicode MS" w:hAnsi="Tahoma" w:cs="Tahoma"/>
      <w:color w:val="000000"/>
      <w:sz w:val="16"/>
      <w:szCs w:val="16"/>
      <w:lang w:val="es-ES" w:eastAsia="es-ES"/>
    </w:rPr>
  </w:style>
  <w:style w:type="paragraph" w:customStyle="1" w:styleId="font6">
    <w:name w:val="font6"/>
    <w:basedOn w:val="Normal"/>
    <w:uiPriority w:val="99"/>
    <w:rsid w:val="00A1596C"/>
    <w:pPr>
      <w:widowControl/>
      <w:spacing w:before="100" w:beforeAutospacing="1" w:after="100" w:afterAutospacing="1" w:line="240" w:lineRule="auto"/>
      <w:jc w:val="left"/>
    </w:pPr>
    <w:rPr>
      <w:rFonts w:ascii="Tahoma" w:eastAsia="Arial Unicode MS" w:hAnsi="Tahoma" w:cs="Tahoma"/>
      <w:b/>
      <w:bCs/>
      <w:color w:val="000000"/>
      <w:sz w:val="16"/>
      <w:szCs w:val="16"/>
      <w:lang w:val="es-ES" w:eastAsia="es-ES"/>
    </w:rPr>
  </w:style>
  <w:style w:type="paragraph" w:customStyle="1" w:styleId="font7">
    <w:name w:val="font7"/>
    <w:basedOn w:val="Normal"/>
    <w:uiPriority w:val="99"/>
    <w:rsid w:val="00A1596C"/>
    <w:pPr>
      <w:widowControl/>
      <w:spacing w:before="100" w:beforeAutospacing="1" w:after="100" w:afterAutospacing="1" w:line="240" w:lineRule="auto"/>
      <w:jc w:val="left"/>
    </w:pPr>
    <w:rPr>
      <w:rFonts w:ascii="Arial" w:eastAsia="Arial Unicode MS" w:hAnsi="Arial" w:cs="Arial"/>
      <w:i/>
      <w:iCs/>
      <w:color w:val="0000FF"/>
      <w:lang w:val="es-ES" w:eastAsia="es-ES"/>
    </w:rPr>
  </w:style>
  <w:style w:type="paragraph" w:customStyle="1" w:styleId="font8">
    <w:name w:val="font8"/>
    <w:basedOn w:val="Normal"/>
    <w:uiPriority w:val="99"/>
    <w:rsid w:val="00A1596C"/>
    <w:pPr>
      <w:widowControl/>
      <w:spacing w:before="100" w:beforeAutospacing="1" w:after="100" w:afterAutospacing="1" w:line="240" w:lineRule="auto"/>
      <w:jc w:val="left"/>
    </w:pPr>
    <w:rPr>
      <w:rFonts w:ascii="Arial" w:eastAsia="Arial Unicode MS" w:hAnsi="Arial" w:cs="Arial"/>
      <w:i/>
      <w:iCs/>
      <w:color w:val="0000FF"/>
      <w:u w:val="single"/>
      <w:lang w:val="es-ES" w:eastAsia="es-ES"/>
    </w:rPr>
  </w:style>
  <w:style w:type="paragraph" w:customStyle="1" w:styleId="font9">
    <w:name w:val="font9"/>
    <w:basedOn w:val="Normal"/>
    <w:uiPriority w:val="99"/>
    <w:rsid w:val="00A1596C"/>
    <w:pPr>
      <w:widowControl/>
      <w:spacing w:before="100" w:beforeAutospacing="1" w:after="100" w:afterAutospacing="1" w:line="240" w:lineRule="auto"/>
      <w:jc w:val="left"/>
    </w:pPr>
    <w:rPr>
      <w:rFonts w:eastAsia="Arial Unicode MS"/>
      <w:i/>
      <w:iCs/>
      <w:color w:val="0000FF"/>
      <w:lang w:val="es-ES" w:eastAsia="es-ES"/>
    </w:rPr>
  </w:style>
  <w:style w:type="paragraph" w:customStyle="1" w:styleId="xl24">
    <w:name w:val="xl24"/>
    <w:basedOn w:val="Normal"/>
    <w:uiPriority w:val="99"/>
    <w:rsid w:val="00A1596C"/>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5">
    <w:name w:val="xl25"/>
    <w:basedOn w:val="Normal"/>
    <w:uiPriority w:val="99"/>
    <w:rsid w:val="00A1596C"/>
    <w:pPr>
      <w:widowControl/>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6">
    <w:name w:val="xl26"/>
    <w:basedOn w:val="Normal"/>
    <w:uiPriority w:val="99"/>
    <w:rsid w:val="00A1596C"/>
    <w:pPr>
      <w:widowControl/>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7">
    <w:name w:val="xl27"/>
    <w:basedOn w:val="Normal"/>
    <w:uiPriority w:val="99"/>
    <w:rsid w:val="00A1596C"/>
    <w:pPr>
      <w:widowControl/>
      <w:pBdr>
        <w:top w:val="single" w:sz="4"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8">
    <w:name w:val="xl28"/>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29">
    <w:name w:val="xl29"/>
    <w:basedOn w:val="Normal"/>
    <w:uiPriority w:val="99"/>
    <w:rsid w:val="00A1596C"/>
    <w:pPr>
      <w:widowControl/>
      <w:pBdr>
        <w:top w:val="single" w:sz="4" w:space="0" w:color="auto"/>
        <w:left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0">
    <w:name w:val="xl30"/>
    <w:basedOn w:val="Normal"/>
    <w:uiPriority w:val="99"/>
    <w:rsid w:val="00A1596C"/>
    <w:pPr>
      <w:widowControl/>
      <w:pBdr>
        <w:top w:val="single" w:sz="8" w:space="0" w:color="auto"/>
        <w:left w:val="single" w:sz="4" w:space="0" w:color="auto"/>
        <w:bottom w:val="single" w:sz="8"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1">
    <w:name w:val="xl31"/>
    <w:basedOn w:val="Normal"/>
    <w:uiPriority w:val="99"/>
    <w:rsid w:val="00A1596C"/>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2">
    <w:name w:val="xl32"/>
    <w:basedOn w:val="Normal"/>
    <w:uiPriority w:val="99"/>
    <w:rsid w:val="00A1596C"/>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3">
    <w:name w:val="xl33"/>
    <w:basedOn w:val="Normal"/>
    <w:uiPriority w:val="99"/>
    <w:rsid w:val="00A1596C"/>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4">
    <w:name w:val="xl34"/>
    <w:basedOn w:val="Normal"/>
    <w:uiPriority w:val="99"/>
    <w:rsid w:val="00A1596C"/>
    <w:pPr>
      <w:widowControl/>
      <w:pBdr>
        <w:top w:val="single" w:sz="4" w:space="0" w:color="auto"/>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5">
    <w:name w:val="xl35"/>
    <w:basedOn w:val="Normal"/>
    <w:uiPriority w:val="99"/>
    <w:rsid w:val="00A1596C"/>
    <w:pPr>
      <w:widowControl/>
      <w:pBdr>
        <w:top w:val="single" w:sz="4" w:space="0" w:color="auto"/>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6">
    <w:name w:val="xl36"/>
    <w:basedOn w:val="Normal"/>
    <w:uiPriority w:val="99"/>
    <w:rsid w:val="00A1596C"/>
    <w:pPr>
      <w:widowControl/>
      <w:pBdr>
        <w:top w:val="single" w:sz="4" w:space="0" w:color="auto"/>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7">
    <w:name w:val="xl37"/>
    <w:basedOn w:val="Normal"/>
    <w:uiPriority w:val="99"/>
    <w:rsid w:val="00A1596C"/>
    <w:pPr>
      <w:widowControl/>
      <w:pBdr>
        <w:top w:val="single" w:sz="8" w:space="0" w:color="auto"/>
        <w:left w:val="single" w:sz="8" w:space="0" w:color="auto"/>
        <w:bottom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8">
    <w:name w:val="xl38"/>
    <w:basedOn w:val="Normal"/>
    <w:uiPriority w:val="99"/>
    <w:rsid w:val="00A1596C"/>
    <w:pPr>
      <w:widowControl/>
      <w:pBdr>
        <w:top w:val="single" w:sz="8" w:space="0" w:color="auto"/>
        <w:bottom w:val="single" w:sz="8"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9">
    <w:name w:val="xl39"/>
    <w:basedOn w:val="Normal"/>
    <w:uiPriority w:val="99"/>
    <w:rsid w:val="00A1596C"/>
    <w:pPr>
      <w:widowControl/>
      <w:pBdr>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40">
    <w:name w:val="xl40"/>
    <w:basedOn w:val="Normal"/>
    <w:uiPriority w:val="99"/>
    <w:rsid w:val="00A1596C"/>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1">
    <w:name w:val="xl41"/>
    <w:basedOn w:val="Normal"/>
    <w:uiPriority w:val="99"/>
    <w:rsid w:val="00A1596C"/>
    <w:pPr>
      <w:widowControl/>
      <w:pBdr>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3">
    <w:name w:val="xl43"/>
    <w:basedOn w:val="Normal"/>
    <w:uiPriority w:val="99"/>
    <w:rsid w:val="00A1596C"/>
    <w:pPr>
      <w:widowControl/>
      <w:pBdr>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4">
    <w:name w:val="xl44"/>
    <w:basedOn w:val="Normal"/>
    <w:uiPriority w:val="99"/>
    <w:rsid w:val="00A1596C"/>
    <w:pPr>
      <w:widowControl/>
      <w:pBdr>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5">
    <w:name w:val="xl45"/>
    <w:basedOn w:val="Normal"/>
    <w:uiPriority w:val="99"/>
    <w:rsid w:val="00A1596C"/>
    <w:pPr>
      <w:widowControl/>
      <w:pBdr>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6">
    <w:name w:val="xl46"/>
    <w:basedOn w:val="Normal"/>
    <w:uiPriority w:val="99"/>
    <w:rsid w:val="00A1596C"/>
    <w:pPr>
      <w:widowControl/>
      <w:pBdr>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7">
    <w:name w:val="xl47"/>
    <w:basedOn w:val="Normal"/>
    <w:uiPriority w:val="99"/>
    <w:rsid w:val="00A1596C"/>
    <w:pPr>
      <w:widowControl/>
      <w:pBdr>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8">
    <w:name w:val="xl48"/>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9">
    <w:name w:val="xl49"/>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b/>
      <w:bCs/>
      <w:sz w:val="24"/>
      <w:szCs w:val="24"/>
      <w:lang w:val="es-ES" w:eastAsia="es-ES"/>
    </w:rPr>
  </w:style>
  <w:style w:type="paragraph" w:customStyle="1" w:styleId="xl50">
    <w:name w:val="xl50"/>
    <w:basedOn w:val="Normal"/>
    <w:uiPriority w:val="99"/>
    <w:rsid w:val="00A1596C"/>
    <w:pPr>
      <w:widowControl/>
      <w:pBdr>
        <w:top w:val="single" w:sz="4" w:space="0" w:color="auto"/>
        <w:left w:val="single" w:sz="4" w:space="12" w:color="auto"/>
        <w:bottom w:val="single" w:sz="4" w:space="0" w:color="auto"/>
        <w:right w:val="single" w:sz="4" w:space="0" w:color="auto"/>
      </w:pBdr>
      <w:spacing w:before="100" w:beforeAutospacing="1" w:after="100" w:afterAutospacing="1" w:line="240" w:lineRule="auto"/>
      <w:ind w:firstLineChars="100" w:firstLine="100"/>
      <w:jc w:val="left"/>
    </w:pPr>
    <w:rPr>
      <w:rFonts w:eastAsia="Arial Unicode MS"/>
      <w:i/>
      <w:iCs/>
      <w:color w:val="0000FF"/>
      <w:sz w:val="24"/>
      <w:szCs w:val="24"/>
      <w:lang w:val="es-ES" w:eastAsia="es-ES"/>
    </w:rPr>
  </w:style>
  <w:style w:type="paragraph" w:customStyle="1" w:styleId="xl51">
    <w:name w:val="xl51"/>
    <w:basedOn w:val="Normal"/>
    <w:uiPriority w:val="99"/>
    <w:rsid w:val="00A1596C"/>
    <w:pPr>
      <w:widowControl/>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2">
    <w:name w:val="xl52"/>
    <w:basedOn w:val="Normal"/>
    <w:uiPriority w:val="99"/>
    <w:rsid w:val="00A1596C"/>
    <w:pPr>
      <w:widowControl/>
      <w:pBdr>
        <w:top w:val="single" w:sz="4" w:space="0" w:color="auto"/>
        <w:left w:val="single" w:sz="4" w:space="0" w:color="auto"/>
        <w:bottom w:val="single" w:sz="4" w:space="0" w:color="auto"/>
        <w:right w:val="single" w:sz="4" w:space="0" w:color="auto"/>
      </w:pBdr>
      <w:shd w:val="clear" w:color="auto" w:fill="FF00FF"/>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3">
    <w:name w:val="xl53"/>
    <w:basedOn w:val="Normal"/>
    <w:uiPriority w:val="99"/>
    <w:rsid w:val="00A1596C"/>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4">
    <w:name w:val="xl54"/>
    <w:basedOn w:val="Normal"/>
    <w:uiPriority w:val="99"/>
    <w:rsid w:val="00A1596C"/>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5">
    <w:name w:val="xl55"/>
    <w:basedOn w:val="Normal"/>
    <w:uiPriority w:val="99"/>
    <w:rsid w:val="00A1596C"/>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6">
    <w:name w:val="xl56"/>
    <w:basedOn w:val="Normal"/>
    <w:uiPriority w:val="99"/>
    <w:rsid w:val="00A1596C"/>
    <w:pPr>
      <w:widowControl/>
      <w:pBdr>
        <w:top w:val="single" w:sz="4" w:space="0" w:color="auto"/>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7">
    <w:name w:val="xl57"/>
    <w:basedOn w:val="Normal"/>
    <w:uiPriority w:val="99"/>
    <w:rsid w:val="00A1596C"/>
    <w:pPr>
      <w:widowControl/>
      <w:pBdr>
        <w:top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8">
    <w:name w:val="xl58"/>
    <w:basedOn w:val="Normal"/>
    <w:uiPriority w:val="99"/>
    <w:rsid w:val="00A1596C"/>
    <w:pPr>
      <w:widowControl/>
      <w:pBdr>
        <w:top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9">
    <w:name w:val="xl59"/>
    <w:basedOn w:val="Normal"/>
    <w:uiPriority w:val="99"/>
    <w:rsid w:val="00A1596C"/>
    <w:pPr>
      <w:widowControl/>
      <w:pBdr>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0">
    <w:name w:val="xl60"/>
    <w:basedOn w:val="Normal"/>
    <w:uiPriority w:val="99"/>
    <w:rsid w:val="00A1596C"/>
    <w:pPr>
      <w:widowControl/>
      <w:pBdr>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1">
    <w:name w:val="xl61"/>
    <w:basedOn w:val="Normal"/>
    <w:uiPriority w:val="99"/>
    <w:rsid w:val="00A1596C"/>
    <w:pPr>
      <w:widowControl/>
      <w:pBdr>
        <w:top w:val="single" w:sz="8" w:space="0" w:color="auto"/>
        <w:lef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2">
    <w:name w:val="xl62"/>
    <w:basedOn w:val="Normal"/>
    <w:uiPriority w:val="99"/>
    <w:rsid w:val="00A1596C"/>
    <w:pPr>
      <w:widowControl/>
      <w:pBdr>
        <w:top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3">
    <w:name w:val="xl63"/>
    <w:basedOn w:val="Normal"/>
    <w:uiPriority w:val="99"/>
    <w:rsid w:val="00A1596C"/>
    <w:pPr>
      <w:widowControl/>
      <w:pBdr>
        <w:left w:val="single" w:sz="8" w:space="0" w:color="auto"/>
        <w:bottom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4">
    <w:name w:val="xl64"/>
    <w:basedOn w:val="Normal"/>
    <w:uiPriority w:val="99"/>
    <w:rsid w:val="00A1596C"/>
    <w:pPr>
      <w:widowControl/>
      <w:pBdr>
        <w:bottom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5">
    <w:name w:val="xl65"/>
    <w:basedOn w:val="Normal"/>
    <w:uiPriority w:val="99"/>
    <w:rsid w:val="00A1596C"/>
    <w:pPr>
      <w:widowControl/>
      <w:pBdr>
        <w:top w:val="single" w:sz="8" w:space="0" w:color="auto"/>
        <w:left w:val="single" w:sz="8" w:space="0" w:color="auto"/>
        <w:bottom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6">
    <w:name w:val="xl66"/>
    <w:basedOn w:val="Normal"/>
    <w:uiPriority w:val="99"/>
    <w:rsid w:val="00A1596C"/>
    <w:pPr>
      <w:widowControl/>
      <w:pBdr>
        <w:top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7">
    <w:name w:val="xl67"/>
    <w:basedOn w:val="Normal"/>
    <w:uiPriority w:val="99"/>
    <w:rsid w:val="00A1596C"/>
    <w:pPr>
      <w:widowControl/>
      <w:pBdr>
        <w:top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8">
    <w:name w:val="xl68"/>
    <w:basedOn w:val="Normal"/>
    <w:uiPriority w:val="99"/>
    <w:rsid w:val="00A1596C"/>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9">
    <w:name w:val="xl69"/>
    <w:basedOn w:val="Normal"/>
    <w:uiPriority w:val="99"/>
    <w:rsid w:val="00A1596C"/>
    <w:pPr>
      <w:widowControl/>
      <w:pBdr>
        <w:top w:val="single" w:sz="8" w:space="0" w:color="auto"/>
        <w:left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0">
    <w:name w:val="xl70"/>
    <w:basedOn w:val="Normal"/>
    <w:uiPriority w:val="99"/>
    <w:rsid w:val="00A1596C"/>
    <w:pPr>
      <w:widowControl/>
      <w:pBdr>
        <w:left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1">
    <w:name w:val="xl71"/>
    <w:basedOn w:val="Normal"/>
    <w:uiPriority w:val="99"/>
    <w:rsid w:val="00A1596C"/>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72">
    <w:name w:val="xl72"/>
    <w:basedOn w:val="Normal"/>
    <w:uiPriority w:val="99"/>
    <w:rsid w:val="00A1596C"/>
    <w:pPr>
      <w:widowControl/>
      <w:pBdr>
        <w:top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paragraph" w:customStyle="1" w:styleId="xl73">
    <w:name w:val="xl73"/>
    <w:basedOn w:val="Normal"/>
    <w:uiPriority w:val="99"/>
    <w:rsid w:val="00A1596C"/>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character" w:styleId="Refdecomentario">
    <w:name w:val="annotation reference"/>
    <w:basedOn w:val="Fuentedeprrafopredeter"/>
    <w:uiPriority w:val="99"/>
    <w:semiHidden/>
    <w:rsid w:val="00A1596C"/>
    <w:rPr>
      <w:sz w:val="16"/>
      <w:szCs w:val="16"/>
    </w:rPr>
  </w:style>
  <w:style w:type="paragraph" w:styleId="Textocomentario">
    <w:name w:val="annotation text"/>
    <w:basedOn w:val="Normal"/>
    <w:link w:val="TextocomentarioCar"/>
    <w:uiPriority w:val="99"/>
    <w:semiHidden/>
    <w:rsid w:val="00A1596C"/>
    <w:pPr>
      <w:autoSpaceDE w:val="0"/>
      <w:autoSpaceDN w:val="0"/>
      <w:spacing w:line="240" w:lineRule="auto"/>
      <w:jc w:val="left"/>
    </w:pPr>
    <w:rPr>
      <w:rFonts w:ascii="New York" w:hAnsi="New York" w:cs="New York"/>
    </w:rPr>
  </w:style>
  <w:style w:type="character" w:customStyle="1" w:styleId="TextocomentarioCar">
    <w:name w:val="Texto comentario Car"/>
    <w:basedOn w:val="Fuentedeprrafopredeter"/>
    <w:link w:val="Textocomentario"/>
    <w:uiPriority w:val="99"/>
    <w:locked/>
    <w:rsid w:val="00A1596C"/>
    <w:rPr>
      <w:rFonts w:ascii="New York" w:hAnsi="New York" w:cs="New York"/>
      <w:lang w:val="en-US" w:eastAsia="en-US"/>
    </w:rPr>
  </w:style>
  <w:style w:type="paragraph" w:styleId="Asuntodelcomentario">
    <w:name w:val="annotation subject"/>
    <w:basedOn w:val="Textocomentario"/>
    <w:next w:val="Textocomentario"/>
    <w:link w:val="AsuntodelcomentarioCar"/>
    <w:uiPriority w:val="99"/>
    <w:semiHidden/>
    <w:rsid w:val="00A1596C"/>
    <w:rPr>
      <w:b/>
      <w:bCs/>
    </w:rPr>
  </w:style>
  <w:style w:type="character" w:customStyle="1" w:styleId="AsuntodelcomentarioCar">
    <w:name w:val="Asunto del comentario Car"/>
    <w:basedOn w:val="TextocomentarioCar"/>
    <w:link w:val="Asuntodelcomentario"/>
    <w:uiPriority w:val="99"/>
    <w:locked/>
    <w:rsid w:val="00A1596C"/>
    <w:rPr>
      <w:rFonts w:ascii="New York" w:hAnsi="New York" w:cs="New York"/>
      <w:b/>
      <w:bCs/>
      <w:lang w:val="en-US" w:eastAsia="en-US"/>
    </w:rPr>
  </w:style>
  <w:style w:type="paragraph" w:customStyle="1" w:styleId="Ttulo11">
    <w:name w:val="Título 11"/>
    <w:basedOn w:val="Normal"/>
    <w:uiPriority w:val="99"/>
    <w:rsid w:val="00A1596C"/>
    <w:pPr>
      <w:widowControl/>
      <w:numPr>
        <w:numId w:val="2"/>
      </w:numPr>
      <w:spacing w:before="100" w:beforeAutospacing="1" w:after="100" w:afterAutospacing="1" w:line="240" w:lineRule="auto"/>
      <w:jc w:val="left"/>
    </w:pPr>
    <w:rPr>
      <w:sz w:val="24"/>
      <w:szCs w:val="24"/>
    </w:rPr>
  </w:style>
  <w:style w:type="paragraph" w:customStyle="1" w:styleId="MediumList2-Accent21">
    <w:name w:val="Medium List 2 - Accent 21"/>
    <w:hidden/>
    <w:uiPriority w:val="99"/>
    <w:rsid w:val="00A1596C"/>
    <w:rPr>
      <w:lang w:val="en-US" w:eastAsia="en-US"/>
    </w:rPr>
  </w:style>
  <w:style w:type="paragraph" w:styleId="Prrafodelista">
    <w:name w:val="List Paragraph"/>
    <w:basedOn w:val="Normal"/>
    <w:rsid w:val="00C006D0"/>
    <w:pPr>
      <w:ind w:left="720"/>
      <w:contextualSpacing/>
    </w:pPr>
  </w:style>
  <w:style w:type="paragraph" w:styleId="Encabezadodetabladecontenido">
    <w:name w:val="TOC Heading"/>
    <w:basedOn w:val="Ttulo1"/>
    <w:next w:val="Normal"/>
    <w:uiPriority w:val="39"/>
    <w:unhideWhenUsed/>
    <w:qFormat/>
    <w:rsid w:val="00FB6CD7"/>
    <w:pPr>
      <w:keepLines/>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semiHidden="1" w:uiPriority="99" w:unhideWhenUsed="1" w:qFormat="1"/>
    <w:lsdException w:name="heading 6" w:uiPriority="99" w:qFormat="1"/>
    <w:lsdException w:name="heading 7" w:uiPriority="99" w:qFormat="1"/>
    <w:lsdException w:name="heading 8" w:uiPriority="99" w:qFormat="1"/>
    <w:lsdException w:name="heading 9" w:uiPriority="9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iPriority="39" w:unhideWhenUsed="1" w:qFormat="1"/>
  </w:latentStyles>
  <w:style w:type="paragraph" w:default="1" w:styleId="Normal">
    <w:name w:val="Normal"/>
    <w:qFormat/>
    <w:rsid w:val="009155D7"/>
    <w:pPr>
      <w:widowControl w:val="0"/>
      <w:spacing w:line="240" w:lineRule="atLeast"/>
      <w:jc w:val="both"/>
    </w:pPr>
    <w:rPr>
      <w:lang w:val="en-US" w:eastAsia="en-US"/>
    </w:rPr>
  </w:style>
  <w:style w:type="paragraph" w:styleId="Ttulo1">
    <w:name w:val="heading 1"/>
    <w:basedOn w:val="Normal"/>
    <w:next w:val="Normal"/>
    <w:link w:val="Ttulo1Car"/>
    <w:uiPriority w:val="99"/>
    <w:qFormat/>
    <w:rsid w:val="00A1596C"/>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link w:val="Ttulo2Car"/>
    <w:uiPriority w:val="99"/>
    <w:qFormat/>
    <w:rsid w:val="00A1596C"/>
    <w:pPr>
      <w:numPr>
        <w:ilvl w:val="1"/>
      </w:numPr>
      <w:outlineLvl w:val="1"/>
    </w:pPr>
    <w:rPr>
      <w:sz w:val="20"/>
      <w:szCs w:val="20"/>
    </w:rPr>
  </w:style>
  <w:style w:type="paragraph" w:styleId="Ttulo3">
    <w:name w:val="heading 3"/>
    <w:basedOn w:val="Ttulo1"/>
    <w:next w:val="Normal"/>
    <w:link w:val="Ttulo3Car"/>
    <w:uiPriority w:val="99"/>
    <w:qFormat/>
    <w:rsid w:val="00A1596C"/>
    <w:pPr>
      <w:numPr>
        <w:ilvl w:val="2"/>
      </w:numPr>
      <w:outlineLvl w:val="2"/>
    </w:pPr>
    <w:rPr>
      <w:b w:val="0"/>
      <w:bCs w:val="0"/>
      <w:i/>
      <w:iCs/>
      <w:sz w:val="20"/>
      <w:szCs w:val="20"/>
    </w:rPr>
  </w:style>
  <w:style w:type="paragraph" w:styleId="Ttulo4">
    <w:name w:val="heading 4"/>
    <w:basedOn w:val="Ttulo1"/>
    <w:next w:val="Normal"/>
    <w:link w:val="Ttulo4Car"/>
    <w:uiPriority w:val="99"/>
    <w:qFormat/>
    <w:rsid w:val="00A1596C"/>
    <w:pPr>
      <w:numPr>
        <w:ilvl w:val="3"/>
      </w:numPr>
      <w:outlineLvl w:val="3"/>
    </w:pPr>
    <w:rPr>
      <w:b w:val="0"/>
      <w:bCs w:val="0"/>
      <w:sz w:val="20"/>
      <w:szCs w:val="20"/>
    </w:rPr>
  </w:style>
  <w:style w:type="paragraph" w:styleId="Ttulo5">
    <w:name w:val="heading 5"/>
    <w:basedOn w:val="Normal"/>
    <w:next w:val="Normal"/>
    <w:link w:val="Ttulo5Car"/>
    <w:uiPriority w:val="99"/>
    <w:qFormat/>
    <w:rsid w:val="00A1596C"/>
    <w:pPr>
      <w:numPr>
        <w:ilvl w:val="4"/>
        <w:numId w:val="1"/>
      </w:numPr>
      <w:spacing w:before="240" w:after="60"/>
      <w:outlineLvl w:val="4"/>
    </w:pPr>
    <w:rPr>
      <w:sz w:val="22"/>
      <w:szCs w:val="22"/>
    </w:rPr>
  </w:style>
  <w:style w:type="paragraph" w:styleId="Ttulo6">
    <w:name w:val="heading 6"/>
    <w:basedOn w:val="Normal"/>
    <w:next w:val="Normal"/>
    <w:link w:val="Ttulo6Car"/>
    <w:uiPriority w:val="99"/>
    <w:qFormat/>
    <w:rsid w:val="00A1596C"/>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A1596C"/>
    <w:pPr>
      <w:numPr>
        <w:ilvl w:val="6"/>
        <w:numId w:val="1"/>
      </w:numPr>
      <w:spacing w:before="240" w:after="60"/>
      <w:outlineLvl w:val="6"/>
    </w:pPr>
  </w:style>
  <w:style w:type="paragraph" w:styleId="Ttulo8">
    <w:name w:val="heading 8"/>
    <w:basedOn w:val="Normal"/>
    <w:next w:val="Normal"/>
    <w:link w:val="Ttulo8Car"/>
    <w:uiPriority w:val="99"/>
    <w:qFormat/>
    <w:rsid w:val="00A1596C"/>
    <w:pPr>
      <w:numPr>
        <w:ilvl w:val="7"/>
        <w:numId w:val="1"/>
      </w:numPr>
      <w:spacing w:before="240" w:after="60"/>
      <w:outlineLvl w:val="7"/>
    </w:pPr>
    <w:rPr>
      <w:i/>
      <w:iCs/>
    </w:rPr>
  </w:style>
  <w:style w:type="paragraph" w:styleId="Ttulo9">
    <w:name w:val="heading 9"/>
    <w:basedOn w:val="Normal"/>
    <w:next w:val="Normal"/>
    <w:link w:val="Ttulo9Car"/>
    <w:uiPriority w:val="99"/>
    <w:qFormat/>
    <w:rsid w:val="00A1596C"/>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7726"/>
    <w:rPr>
      <w:rFonts w:ascii="Cambria" w:eastAsia="Times New Roman" w:hAnsi="Cambria" w:cs="Times New Roman"/>
      <w:b/>
      <w:bCs/>
      <w:kern w:val="32"/>
      <w:sz w:val="32"/>
      <w:szCs w:val="32"/>
      <w:lang w:val="en-US" w:eastAsia="en-US"/>
    </w:rPr>
  </w:style>
  <w:style w:type="character" w:customStyle="1" w:styleId="Ttulo2Car">
    <w:name w:val="Título 2 Car"/>
    <w:basedOn w:val="Fuentedeprrafopredeter"/>
    <w:link w:val="Ttulo2"/>
    <w:uiPriority w:val="9"/>
    <w:semiHidden/>
    <w:rsid w:val="00447726"/>
    <w:rPr>
      <w:rFonts w:ascii="Cambria" w:eastAsia="Times New Roman" w:hAnsi="Cambria" w:cs="Times New Roman"/>
      <w:b/>
      <w:bCs/>
      <w:i/>
      <w:iCs/>
      <w:sz w:val="28"/>
      <w:szCs w:val="28"/>
      <w:lang w:val="en-US" w:eastAsia="en-US"/>
    </w:rPr>
  </w:style>
  <w:style w:type="character" w:customStyle="1" w:styleId="Ttulo3Car">
    <w:name w:val="Título 3 Car"/>
    <w:basedOn w:val="Fuentedeprrafopredeter"/>
    <w:link w:val="Ttulo3"/>
    <w:uiPriority w:val="99"/>
    <w:rsid w:val="00447726"/>
    <w:rPr>
      <w:rFonts w:ascii="Cambria" w:eastAsia="Times New Roman" w:hAnsi="Cambria" w:cs="Times New Roman"/>
      <w:b/>
      <w:bCs/>
      <w:sz w:val="26"/>
      <w:szCs w:val="26"/>
      <w:lang w:val="en-US" w:eastAsia="en-US"/>
    </w:rPr>
  </w:style>
  <w:style w:type="character" w:customStyle="1" w:styleId="Ttulo4Car">
    <w:name w:val="Título 4 Car"/>
    <w:basedOn w:val="Fuentedeprrafopredeter"/>
    <w:link w:val="Ttulo4"/>
    <w:uiPriority w:val="9"/>
    <w:semiHidden/>
    <w:rsid w:val="00447726"/>
    <w:rPr>
      <w:rFonts w:ascii="Calibri" w:eastAsia="Times New Roman" w:hAnsi="Calibri" w:cs="Times New Roman"/>
      <w:b/>
      <w:bCs/>
      <w:sz w:val="28"/>
      <w:szCs w:val="28"/>
      <w:lang w:val="en-US" w:eastAsia="en-US"/>
    </w:rPr>
  </w:style>
  <w:style w:type="character" w:customStyle="1" w:styleId="Ttulo5Car">
    <w:name w:val="Título 5 Car"/>
    <w:basedOn w:val="Fuentedeprrafopredeter"/>
    <w:link w:val="Ttulo5"/>
    <w:uiPriority w:val="9"/>
    <w:semiHidden/>
    <w:rsid w:val="00447726"/>
    <w:rPr>
      <w:rFonts w:ascii="Calibri" w:eastAsia="Times New Roman" w:hAnsi="Calibri" w:cs="Times New Roman"/>
      <w:b/>
      <w:bCs/>
      <w:i/>
      <w:iCs/>
      <w:sz w:val="26"/>
      <w:szCs w:val="26"/>
      <w:lang w:val="en-US" w:eastAsia="en-US"/>
    </w:rPr>
  </w:style>
  <w:style w:type="character" w:customStyle="1" w:styleId="Ttulo6Car">
    <w:name w:val="Título 6 Car"/>
    <w:basedOn w:val="Fuentedeprrafopredeter"/>
    <w:link w:val="Ttulo6"/>
    <w:uiPriority w:val="9"/>
    <w:semiHidden/>
    <w:rsid w:val="00447726"/>
    <w:rPr>
      <w:rFonts w:ascii="Calibri" w:eastAsia="Times New Roman" w:hAnsi="Calibri" w:cs="Times New Roman"/>
      <w:b/>
      <w:bCs/>
      <w:lang w:val="en-US" w:eastAsia="en-US"/>
    </w:rPr>
  </w:style>
  <w:style w:type="character" w:customStyle="1" w:styleId="Ttulo7Car">
    <w:name w:val="Título 7 Car"/>
    <w:basedOn w:val="Fuentedeprrafopredeter"/>
    <w:link w:val="Ttulo7"/>
    <w:uiPriority w:val="9"/>
    <w:semiHidden/>
    <w:rsid w:val="00447726"/>
    <w:rPr>
      <w:rFonts w:ascii="Calibri" w:eastAsia="Times New Roman" w:hAnsi="Calibri" w:cs="Times New Roman"/>
      <w:sz w:val="24"/>
      <w:szCs w:val="24"/>
      <w:lang w:val="en-US" w:eastAsia="en-US"/>
    </w:rPr>
  </w:style>
  <w:style w:type="character" w:customStyle="1" w:styleId="Ttulo8Car">
    <w:name w:val="Título 8 Car"/>
    <w:basedOn w:val="Fuentedeprrafopredeter"/>
    <w:link w:val="Ttulo8"/>
    <w:uiPriority w:val="9"/>
    <w:semiHidden/>
    <w:rsid w:val="00447726"/>
    <w:rPr>
      <w:rFonts w:ascii="Calibri" w:eastAsia="Times New Roman" w:hAnsi="Calibri" w:cs="Times New Roman"/>
      <w:i/>
      <w:iCs/>
      <w:sz w:val="24"/>
      <w:szCs w:val="24"/>
      <w:lang w:val="en-US" w:eastAsia="en-US"/>
    </w:rPr>
  </w:style>
  <w:style w:type="character" w:customStyle="1" w:styleId="Ttulo9Car">
    <w:name w:val="Título 9 Car"/>
    <w:basedOn w:val="Fuentedeprrafopredeter"/>
    <w:link w:val="Ttulo9"/>
    <w:uiPriority w:val="9"/>
    <w:semiHidden/>
    <w:rsid w:val="00447726"/>
    <w:rPr>
      <w:rFonts w:ascii="Cambria" w:eastAsia="Times New Roman" w:hAnsi="Cambria" w:cs="Times New Roman"/>
      <w:lang w:val="en-US" w:eastAsia="en-US"/>
    </w:rPr>
  </w:style>
  <w:style w:type="paragraph" w:customStyle="1" w:styleId="Paragraph2">
    <w:name w:val="Paragraph2"/>
    <w:basedOn w:val="Normal"/>
    <w:uiPriority w:val="99"/>
    <w:rsid w:val="00A1596C"/>
    <w:pPr>
      <w:spacing w:before="80"/>
      <w:ind w:left="720"/>
    </w:pPr>
    <w:rPr>
      <w:color w:val="000000"/>
      <w:lang w:val="en-AU"/>
    </w:rPr>
  </w:style>
  <w:style w:type="paragraph" w:styleId="Ttulo">
    <w:name w:val="Title"/>
    <w:basedOn w:val="Normal"/>
    <w:next w:val="Normal"/>
    <w:link w:val="TtuloCar"/>
    <w:uiPriority w:val="99"/>
    <w:qFormat/>
    <w:rsid w:val="00A1596C"/>
    <w:pPr>
      <w:spacing w:line="240" w:lineRule="auto"/>
      <w:jc w:val="center"/>
    </w:pPr>
    <w:rPr>
      <w:rFonts w:ascii="Arial" w:hAnsi="Arial" w:cs="Arial"/>
      <w:b/>
      <w:bCs/>
      <w:sz w:val="36"/>
      <w:szCs w:val="36"/>
    </w:rPr>
  </w:style>
  <w:style w:type="character" w:customStyle="1" w:styleId="TtuloCar">
    <w:name w:val="Título Car"/>
    <w:basedOn w:val="Fuentedeprrafopredeter"/>
    <w:link w:val="Ttulo"/>
    <w:uiPriority w:val="10"/>
    <w:rsid w:val="00447726"/>
    <w:rPr>
      <w:rFonts w:ascii="Cambria" w:eastAsia="Times New Roman" w:hAnsi="Cambria" w:cs="Times New Roman"/>
      <w:b/>
      <w:bCs/>
      <w:kern w:val="28"/>
      <w:sz w:val="32"/>
      <w:szCs w:val="32"/>
      <w:lang w:val="en-US" w:eastAsia="en-US"/>
    </w:rPr>
  </w:style>
  <w:style w:type="paragraph" w:styleId="Subttulo">
    <w:name w:val="Subtitle"/>
    <w:basedOn w:val="Normal"/>
    <w:link w:val="SubttuloCar"/>
    <w:uiPriority w:val="99"/>
    <w:qFormat/>
    <w:rsid w:val="00A1596C"/>
    <w:pPr>
      <w:spacing w:after="60"/>
      <w:jc w:val="center"/>
    </w:pPr>
    <w:rPr>
      <w:rFonts w:ascii="Arial" w:hAnsi="Arial" w:cs="Arial"/>
      <w:i/>
      <w:iCs/>
      <w:sz w:val="36"/>
      <w:szCs w:val="36"/>
      <w:lang w:val="en-AU"/>
    </w:rPr>
  </w:style>
  <w:style w:type="character" w:customStyle="1" w:styleId="SubttuloCar">
    <w:name w:val="Subtítulo Car"/>
    <w:basedOn w:val="Fuentedeprrafopredeter"/>
    <w:link w:val="Subttulo"/>
    <w:uiPriority w:val="11"/>
    <w:rsid w:val="00447726"/>
    <w:rPr>
      <w:rFonts w:ascii="Cambria" w:eastAsia="Times New Roman" w:hAnsi="Cambria" w:cs="Times New Roman"/>
      <w:sz w:val="24"/>
      <w:szCs w:val="24"/>
      <w:lang w:val="en-US" w:eastAsia="en-US"/>
    </w:rPr>
  </w:style>
  <w:style w:type="paragraph" w:styleId="Sangranormal">
    <w:name w:val="Normal Indent"/>
    <w:basedOn w:val="Normal"/>
    <w:uiPriority w:val="99"/>
    <w:rsid w:val="00A1596C"/>
    <w:pPr>
      <w:ind w:left="900" w:hanging="900"/>
    </w:pPr>
  </w:style>
  <w:style w:type="paragraph" w:styleId="TDC1">
    <w:name w:val="toc 1"/>
    <w:basedOn w:val="Normal"/>
    <w:next w:val="Normal"/>
    <w:autoRedefine/>
    <w:uiPriority w:val="39"/>
    <w:rsid w:val="00A1596C"/>
    <w:pPr>
      <w:tabs>
        <w:tab w:val="right" w:pos="9360"/>
      </w:tabs>
      <w:spacing w:before="240" w:after="60"/>
      <w:ind w:right="720"/>
    </w:pPr>
  </w:style>
  <w:style w:type="paragraph" w:styleId="TDC2">
    <w:name w:val="toc 2"/>
    <w:basedOn w:val="Normal"/>
    <w:next w:val="Normal"/>
    <w:autoRedefine/>
    <w:uiPriority w:val="39"/>
    <w:rsid w:val="00A1596C"/>
    <w:pPr>
      <w:tabs>
        <w:tab w:val="right" w:pos="9360"/>
      </w:tabs>
      <w:ind w:left="432" w:right="720"/>
    </w:pPr>
  </w:style>
  <w:style w:type="paragraph" w:styleId="TDC3">
    <w:name w:val="toc 3"/>
    <w:basedOn w:val="Normal"/>
    <w:next w:val="Normal"/>
    <w:autoRedefine/>
    <w:uiPriority w:val="39"/>
    <w:rsid w:val="00A1596C"/>
    <w:pPr>
      <w:tabs>
        <w:tab w:val="left" w:pos="1440"/>
        <w:tab w:val="right" w:pos="9360"/>
      </w:tabs>
      <w:ind w:left="864"/>
    </w:pPr>
  </w:style>
  <w:style w:type="paragraph" w:styleId="Encabezado">
    <w:name w:val="header"/>
    <w:basedOn w:val="Normal"/>
    <w:link w:val="EncabezadoCar"/>
    <w:uiPriority w:val="99"/>
    <w:rsid w:val="00A1596C"/>
    <w:pPr>
      <w:tabs>
        <w:tab w:val="center" w:pos="4320"/>
        <w:tab w:val="right" w:pos="8640"/>
      </w:tabs>
    </w:pPr>
  </w:style>
  <w:style w:type="character" w:customStyle="1" w:styleId="EncabezadoCar">
    <w:name w:val="Encabezado Car"/>
    <w:basedOn w:val="Fuentedeprrafopredeter"/>
    <w:link w:val="Encabezado"/>
    <w:uiPriority w:val="99"/>
    <w:semiHidden/>
    <w:rsid w:val="00447726"/>
    <w:rPr>
      <w:sz w:val="20"/>
      <w:szCs w:val="20"/>
      <w:lang w:val="en-US" w:eastAsia="en-US"/>
    </w:rPr>
  </w:style>
  <w:style w:type="paragraph" w:styleId="Piedepgina">
    <w:name w:val="footer"/>
    <w:basedOn w:val="Normal"/>
    <w:link w:val="PiedepginaCar"/>
    <w:uiPriority w:val="99"/>
    <w:rsid w:val="00A1596C"/>
    <w:pPr>
      <w:tabs>
        <w:tab w:val="center" w:pos="4320"/>
        <w:tab w:val="right" w:pos="8640"/>
      </w:tabs>
    </w:pPr>
  </w:style>
  <w:style w:type="character" w:customStyle="1" w:styleId="PiedepginaCar">
    <w:name w:val="Pie de página Car"/>
    <w:basedOn w:val="Fuentedeprrafopredeter"/>
    <w:link w:val="Piedepgina"/>
    <w:uiPriority w:val="99"/>
    <w:semiHidden/>
    <w:rsid w:val="00447726"/>
    <w:rPr>
      <w:sz w:val="20"/>
      <w:szCs w:val="20"/>
      <w:lang w:val="en-US" w:eastAsia="en-US"/>
    </w:rPr>
  </w:style>
  <w:style w:type="character" w:styleId="Nmerodepgina">
    <w:name w:val="page number"/>
    <w:basedOn w:val="Fuentedeprrafopredeter"/>
    <w:uiPriority w:val="99"/>
    <w:rsid w:val="00A1596C"/>
  </w:style>
  <w:style w:type="paragraph" w:customStyle="1" w:styleId="Paragraph3">
    <w:name w:val="Paragraph3"/>
    <w:basedOn w:val="Normal"/>
    <w:uiPriority w:val="99"/>
    <w:rsid w:val="00A1596C"/>
    <w:pPr>
      <w:spacing w:before="80" w:line="240" w:lineRule="auto"/>
      <w:ind w:left="1530"/>
    </w:pPr>
  </w:style>
  <w:style w:type="paragraph" w:customStyle="1" w:styleId="Paragraph4">
    <w:name w:val="Paragraph4"/>
    <w:basedOn w:val="Normal"/>
    <w:uiPriority w:val="99"/>
    <w:rsid w:val="00A1596C"/>
    <w:pPr>
      <w:spacing w:before="80" w:line="240" w:lineRule="auto"/>
      <w:ind w:left="2250"/>
    </w:pPr>
  </w:style>
  <w:style w:type="paragraph" w:customStyle="1" w:styleId="Tabletext">
    <w:name w:val="Tabletext"/>
    <w:basedOn w:val="Normal"/>
    <w:uiPriority w:val="99"/>
    <w:rsid w:val="00A1596C"/>
    <w:pPr>
      <w:keepLines/>
      <w:spacing w:after="120"/>
    </w:pPr>
  </w:style>
  <w:style w:type="paragraph" w:styleId="Textodecuerpo">
    <w:name w:val="Body Text"/>
    <w:basedOn w:val="Normal"/>
    <w:link w:val="TextodecuerpoCar"/>
    <w:uiPriority w:val="99"/>
    <w:rsid w:val="00A1596C"/>
    <w:pPr>
      <w:keepLines/>
      <w:spacing w:after="120"/>
      <w:ind w:left="720"/>
    </w:pPr>
  </w:style>
  <w:style w:type="character" w:customStyle="1" w:styleId="TextodecuerpoCar">
    <w:name w:val="Texto de cuerpo Car"/>
    <w:basedOn w:val="Fuentedeprrafopredeter"/>
    <w:link w:val="Textodecuerpo"/>
    <w:uiPriority w:val="99"/>
    <w:semiHidden/>
    <w:rsid w:val="00447726"/>
    <w:rPr>
      <w:sz w:val="20"/>
      <w:szCs w:val="20"/>
      <w:lang w:val="en-US" w:eastAsia="en-US"/>
    </w:rPr>
  </w:style>
  <w:style w:type="paragraph" w:styleId="TDC4">
    <w:name w:val="toc 4"/>
    <w:basedOn w:val="Normal"/>
    <w:next w:val="Normal"/>
    <w:autoRedefine/>
    <w:uiPriority w:val="39"/>
    <w:semiHidden/>
    <w:rsid w:val="00A1596C"/>
    <w:pPr>
      <w:ind w:left="600"/>
    </w:pPr>
  </w:style>
  <w:style w:type="paragraph" w:styleId="TDC5">
    <w:name w:val="toc 5"/>
    <w:basedOn w:val="Normal"/>
    <w:next w:val="Normal"/>
    <w:autoRedefine/>
    <w:uiPriority w:val="39"/>
    <w:semiHidden/>
    <w:rsid w:val="00A1596C"/>
    <w:pPr>
      <w:ind w:left="800"/>
    </w:pPr>
  </w:style>
  <w:style w:type="paragraph" w:styleId="TDC6">
    <w:name w:val="toc 6"/>
    <w:basedOn w:val="Normal"/>
    <w:next w:val="Normal"/>
    <w:autoRedefine/>
    <w:uiPriority w:val="39"/>
    <w:semiHidden/>
    <w:rsid w:val="00A1596C"/>
    <w:pPr>
      <w:ind w:left="1000"/>
    </w:pPr>
  </w:style>
  <w:style w:type="paragraph" w:styleId="TDC7">
    <w:name w:val="toc 7"/>
    <w:basedOn w:val="Normal"/>
    <w:next w:val="Normal"/>
    <w:autoRedefine/>
    <w:uiPriority w:val="39"/>
    <w:semiHidden/>
    <w:rsid w:val="00A1596C"/>
    <w:pPr>
      <w:ind w:left="1200"/>
    </w:pPr>
  </w:style>
  <w:style w:type="paragraph" w:styleId="TDC8">
    <w:name w:val="toc 8"/>
    <w:basedOn w:val="Normal"/>
    <w:next w:val="Normal"/>
    <w:autoRedefine/>
    <w:uiPriority w:val="39"/>
    <w:semiHidden/>
    <w:rsid w:val="00A1596C"/>
    <w:pPr>
      <w:ind w:left="1400"/>
    </w:pPr>
  </w:style>
  <w:style w:type="paragraph" w:styleId="TDC9">
    <w:name w:val="toc 9"/>
    <w:basedOn w:val="Normal"/>
    <w:next w:val="Normal"/>
    <w:autoRedefine/>
    <w:uiPriority w:val="39"/>
    <w:semiHidden/>
    <w:rsid w:val="00A1596C"/>
    <w:pPr>
      <w:ind w:left="1600"/>
    </w:pPr>
  </w:style>
  <w:style w:type="paragraph" w:customStyle="1" w:styleId="Bullet1">
    <w:name w:val="Bullet1"/>
    <w:basedOn w:val="Normal"/>
    <w:uiPriority w:val="99"/>
    <w:rsid w:val="00A1596C"/>
    <w:pPr>
      <w:ind w:left="720" w:hanging="432"/>
    </w:pPr>
  </w:style>
  <w:style w:type="paragraph" w:customStyle="1" w:styleId="Bullet2">
    <w:name w:val="Bullet2"/>
    <w:basedOn w:val="Normal"/>
    <w:uiPriority w:val="99"/>
    <w:rsid w:val="00A1596C"/>
    <w:pPr>
      <w:ind w:left="1440" w:hanging="360"/>
    </w:pPr>
    <w:rPr>
      <w:color w:val="000080"/>
    </w:rPr>
  </w:style>
  <w:style w:type="paragraph" w:styleId="Mapadeldocumento">
    <w:name w:val="Document Map"/>
    <w:basedOn w:val="Normal"/>
    <w:link w:val="MapadeldocumentoCar"/>
    <w:uiPriority w:val="99"/>
    <w:semiHidden/>
    <w:rsid w:val="00A1596C"/>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447726"/>
    <w:rPr>
      <w:sz w:val="0"/>
      <w:szCs w:val="0"/>
      <w:lang w:val="en-US" w:eastAsia="en-US"/>
    </w:rPr>
  </w:style>
  <w:style w:type="character" w:styleId="Refdenotaalpie">
    <w:name w:val="footnote reference"/>
    <w:basedOn w:val="Fuentedeprrafopredeter"/>
    <w:uiPriority w:val="99"/>
    <w:semiHidden/>
    <w:rsid w:val="00A1596C"/>
    <w:rPr>
      <w:sz w:val="20"/>
      <w:szCs w:val="20"/>
      <w:vertAlign w:val="superscript"/>
    </w:rPr>
  </w:style>
  <w:style w:type="paragraph" w:styleId="Textonotapie">
    <w:name w:val="footnote text"/>
    <w:basedOn w:val="Normal"/>
    <w:link w:val="TextonotapieCar"/>
    <w:uiPriority w:val="99"/>
    <w:semiHidden/>
    <w:rsid w:val="00A1596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basedOn w:val="Fuentedeprrafopredeter"/>
    <w:link w:val="Textonotapie"/>
    <w:uiPriority w:val="99"/>
    <w:semiHidden/>
    <w:rsid w:val="00447726"/>
    <w:rPr>
      <w:sz w:val="20"/>
      <w:szCs w:val="20"/>
      <w:lang w:val="en-US" w:eastAsia="en-US"/>
    </w:rPr>
  </w:style>
  <w:style w:type="paragraph" w:customStyle="1" w:styleId="MainTitle">
    <w:name w:val="Main Title"/>
    <w:basedOn w:val="Normal"/>
    <w:uiPriority w:val="99"/>
    <w:rsid w:val="00A1596C"/>
    <w:pPr>
      <w:spacing w:before="480" w:after="60" w:line="240" w:lineRule="auto"/>
      <w:jc w:val="center"/>
    </w:pPr>
    <w:rPr>
      <w:rFonts w:ascii="Arial" w:hAnsi="Arial" w:cs="Arial"/>
      <w:b/>
      <w:bCs/>
      <w:kern w:val="28"/>
      <w:sz w:val="32"/>
      <w:szCs w:val="32"/>
    </w:rPr>
  </w:style>
  <w:style w:type="paragraph" w:customStyle="1" w:styleId="Paragraph1">
    <w:name w:val="Paragraph1"/>
    <w:basedOn w:val="Normal"/>
    <w:uiPriority w:val="99"/>
    <w:rsid w:val="00A1596C"/>
    <w:pPr>
      <w:spacing w:before="80" w:line="240" w:lineRule="auto"/>
    </w:pPr>
  </w:style>
  <w:style w:type="paragraph" w:styleId="Textodecuerpo2">
    <w:name w:val="Body Text 2"/>
    <w:basedOn w:val="Normal"/>
    <w:link w:val="Textodecuerpo2Car"/>
    <w:uiPriority w:val="99"/>
    <w:rsid w:val="00A1596C"/>
    <w:rPr>
      <w:i/>
      <w:iCs/>
      <w:color w:val="0000FF"/>
    </w:rPr>
  </w:style>
  <w:style w:type="character" w:customStyle="1" w:styleId="Textodecuerpo2Car">
    <w:name w:val="Texto de cuerpo 2 Car"/>
    <w:basedOn w:val="Fuentedeprrafopredeter"/>
    <w:link w:val="Textodecuerpo2"/>
    <w:uiPriority w:val="99"/>
    <w:semiHidden/>
    <w:rsid w:val="00447726"/>
    <w:rPr>
      <w:sz w:val="20"/>
      <w:szCs w:val="20"/>
      <w:lang w:val="en-US" w:eastAsia="en-US"/>
    </w:rPr>
  </w:style>
  <w:style w:type="paragraph" w:styleId="Sangradetdecuerpo">
    <w:name w:val="Body Text Indent"/>
    <w:basedOn w:val="Normal"/>
    <w:link w:val="SangradetdecuerpoCar"/>
    <w:uiPriority w:val="99"/>
    <w:rsid w:val="00A1596C"/>
    <w:pPr>
      <w:ind w:left="720"/>
    </w:pPr>
    <w:rPr>
      <w:i/>
      <w:iCs/>
      <w:color w:val="0000FF"/>
      <w:u w:val="single"/>
    </w:rPr>
  </w:style>
  <w:style w:type="character" w:customStyle="1" w:styleId="SangradetdecuerpoCar">
    <w:name w:val="Sangría de t. de cuerpo Car"/>
    <w:basedOn w:val="Fuentedeprrafopredeter"/>
    <w:link w:val="Sangradetdecuerpo"/>
    <w:uiPriority w:val="99"/>
    <w:semiHidden/>
    <w:rsid w:val="00447726"/>
    <w:rPr>
      <w:sz w:val="20"/>
      <w:szCs w:val="20"/>
      <w:lang w:val="en-US" w:eastAsia="en-US"/>
    </w:rPr>
  </w:style>
  <w:style w:type="paragraph" w:customStyle="1" w:styleId="Body">
    <w:name w:val="Body"/>
    <w:basedOn w:val="Normal"/>
    <w:uiPriority w:val="99"/>
    <w:rsid w:val="00A1596C"/>
    <w:pPr>
      <w:widowControl/>
      <w:spacing w:before="120" w:line="240" w:lineRule="auto"/>
    </w:pPr>
    <w:rPr>
      <w:rFonts w:ascii="Book Antiqua" w:hAnsi="Book Antiqua" w:cs="Book Antiqua"/>
    </w:rPr>
  </w:style>
  <w:style w:type="paragraph" w:customStyle="1" w:styleId="Bullet">
    <w:name w:val="Bullet"/>
    <w:basedOn w:val="Normal"/>
    <w:uiPriority w:val="99"/>
    <w:rsid w:val="00A1596C"/>
    <w:pPr>
      <w:widowControl/>
      <w:tabs>
        <w:tab w:val="num" w:pos="360"/>
        <w:tab w:val="left" w:pos="720"/>
      </w:tabs>
      <w:spacing w:before="120" w:line="240" w:lineRule="auto"/>
      <w:ind w:left="720" w:right="360"/>
    </w:pPr>
    <w:rPr>
      <w:rFonts w:ascii="Book Antiqua" w:hAnsi="Book Antiqua" w:cs="Book Antiqua"/>
    </w:rPr>
  </w:style>
  <w:style w:type="paragraph" w:customStyle="1" w:styleId="InfoBlue">
    <w:name w:val="InfoBlue"/>
    <w:basedOn w:val="Normal"/>
    <w:next w:val="Textodecuerpo"/>
    <w:link w:val="InfoBlueCar"/>
    <w:autoRedefine/>
    <w:uiPriority w:val="99"/>
    <w:rsid w:val="00A1596C"/>
    <w:pPr>
      <w:spacing w:after="120"/>
    </w:pPr>
    <w:rPr>
      <w:i/>
      <w:iCs/>
      <w:color w:val="0000FF"/>
      <w:lang w:val="es-ES"/>
    </w:rPr>
  </w:style>
  <w:style w:type="character" w:styleId="Hipervnculo">
    <w:name w:val="Hyperlink"/>
    <w:basedOn w:val="Fuentedeprrafopredeter"/>
    <w:uiPriority w:val="99"/>
    <w:rsid w:val="00A1596C"/>
    <w:rPr>
      <w:color w:val="0000FF"/>
      <w:u w:val="single"/>
    </w:rPr>
  </w:style>
  <w:style w:type="paragraph" w:styleId="NormalWeb">
    <w:name w:val="Normal (Web)"/>
    <w:basedOn w:val="Normal"/>
    <w:uiPriority w:val="99"/>
    <w:rsid w:val="00A1596C"/>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A1596C"/>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locked/>
    <w:rsid w:val="00A1596C"/>
    <w:rPr>
      <w:rFonts w:ascii="Lucida Grande" w:hAnsi="Lucida Grande" w:cs="Lucida Grande"/>
      <w:sz w:val="18"/>
      <w:szCs w:val="18"/>
      <w:lang w:val="en-US" w:eastAsia="en-US"/>
    </w:rPr>
  </w:style>
  <w:style w:type="table" w:styleId="Tablaconcuadrcula">
    <w:name w:val="Table Grid"/>
    <w:basedOn w:val="Tablanormal"/>
    <w:uiPriority w:val="99"/>
    <w:rsid w:val="00A15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basedOn w:val="Fuentedeprrafopredeter"/>
    <w:uiPriority w:val="99"/>
    <w:rsid w:val="00A1596C"/>
  </w:style>
  <w:style w:type="character" w:customStyle="1" w:styleId="InfoBlueCar">
    <w:name w:val="InfoBlue Car"/>
    <w:basedOn w:val="Fuentedeprrafopredeter"/>
    <w:link w:val="InfoBlue"/>
    <w:uiPriority w:val="99"/>
    <w:locked/>
    <w:rsid w:val="00A1596C"/>
    <w:rPr>
      <w:i/>
      <w:iCs/>
      <w:color w:val="0000FF"/>
      <w:lang w:val="es-ES" w:eastAsia="en-US"/>
    </w:rPr>
  </w:style>
  <w:style w:type="paragraph" w:customStyle="1" w:styleId="Textoindependiente1">
    <w:name w:val="Texto independiente1"/>
    <w:basedOn w:val="Normal"/>
    <w:uiPriority w:val="99"/>
    <w:rsid w:val="00A1596C"/>
  </w:style>
  <w:style w:type="paragraph" w:customStyle="1" w:styleId="xl42">
    <w:name w:val="xl42"/>
    <w:basedOn w:val="Normal"/>
    <w:uiPriority w:val="99"/>
    <w:rsid w:val="00A1596C"/>
    <w:pPr>
      <w:widowControl/>
      <w:pBdr>
        <w:left w:val="single" w:sz="8" w:space="0" w:color="auto"/>
        <w:bottom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customStyle="1" w:styleId="LightList-Accent31">
    <w:name w:val="Light List - Accent 31"/>
    <w:hidden/>
    <w:uiPriority w:val="99"/>
    <w:rsid w:val="00A1596C"/>
    <w:rPr>
      <w:lang w:val="en-US" w:eastAsia="en-US"/>
    </w:rPr>
  </w:style>
  <w:style w:type="paragraph" w:customStyle="1" w:styleId="TableContents">
    <w:name w:val="Table Contents"/>
    <w:basedOn w:val="Normal"/>
    <w:uiPriority w:val="99"/>
    <w:rsid w:val="00A1596C"/>
    <w:pPr>
      <w:widowControl/>
      <w:suppressLineNumbers/>
      <w:suppressAutoHyphens/>
      <w:spacing w:line="240" w:lineRule="auto"/>
    </w:pPr>
    <w:rPr>
      <w:rFonts w:ascii="Nimbus Roman No9 L" w:hAnsi="Nimbus Roman No9 L" w:cs="Nimbus Roman No9 L"/>
      <w:sz w:val="24"/>
      <w:szCs w:val="24"/>
      <w:lang w:val="es-VE" w:eastAsia="es-ES_tradnl"/>
    </w:rPr>
  </w:style>
  <w:style w:type="character" w:customStyle="1" w:styleId="Fuentedeprrafopredeter0">
    <w:name w:val="Fuente de párrafo predeter"/>
    <w:uiPriority w:val="99"/>
    <w:rsid w:val="00A1596C"/>
  </w:style>
  <w:style w:type="paragraph" w:customStyle="1" w:styleId="questions">
    <w:name w:val="questions"/>
    <w:basedOn w:val="Normal"/>
    <w:uiPriority w:val="99"/>
    <w:rsid w:val="00A1596C"/>
    <w:pPr>
      <w:autoSpaceDE w:val="0"/>
      <w:autoSpaceDN w:val="0"/>
      <w:spacing w:after="60" w:line="240" w:lineRule="auto"/>
      <w:ind w:left="360" w:hanging="360"/>
      <w:jc w:val="left"/>
    </w:pPr>
    <w:rPr>
      <w:rFonts w:ascii="Helvetica" w:hAnsi="Helvetica" w:cs="Helvetica"/>
      <w:color w:val="000000"/>
      <w:sz w:val="24"/>
      <w:szCs w:val="24"/>
    </w:rPr>
  </w:style>
  <w:style w:type="paragraph" w:styleId="Epgrafe">
    <w:name w:val="caption"/>
    <w:basedOn w:val="Normal"/>
    <w:next w:val="Normal"/>
    <w:uiPriority w:val="99"/>
    <w:qFormat/>
    <w:rsid w:val="00A1596C"/>
    <w:pPr>
      <w:autoSpaceDE w:val="0"/>
      <w:autoSpaceDN w:val="0"/>
      <w:spacing w:before="120" w:after="120" w:line="240" w:lineRule="auto"/>
      <w:jc w:val="left"/>
    </w:pPr>
    <w:rPr>
      <w:rFonts w:ascii="New York" w:hAnsi="New York" w:cs="New York"/>
      <w:b/>
      <w:bCs/>
    </w:rPr>
  </w:style>
  <w:style w:type="paragraph" w:customStyle="1" w:styleId="Sangradet">
    <w:name w:val="Sangría de t"/>
    <w:aliases w:val="independiente"/>
    <w:basedOn w:val="Normal"/>
    <w:uiPriority w:val="99"/>
    <w:rsid w:val="00A1596C"/>
    <w:pPr>
      <w:autoSpaceDE w:val="0"/>
      <w:autoSpaceDN w:val="0"/>
      <w:spacing w:line="240" w:lineRule="auto"/>
      <w:ind w:left="288"/>
      <w:jc w:val="left"/>
    </w:pPr>
    <w:rPr>
      <w:rFonts w:ascii="Arial" w:hAnsi="Arial" w:cs="Arial"/>
      <w:sz w:val="16"/>
      <w:szCs w:val="16"/>
    </w:rPr>
  </w:style>
  <w:style w:type="paragraph" w:customStyle="1" w:styleId="font5">
    <w:name w:val="font5"/>
    <w:basedOn w:val="Normal"/>
    <w:uiPriority w:val="99"/>
    <w:rsid w:val="00A1596C"/>
    <w:pPr>
      <w:widowControl/>
      <w:spacing w:before="100" w:beforeAutospacing="1" w:after="100" w:afterAutospacing="1" w:line="240" w:lineRule="auto"/>
      <w:jc w:val="left"/>
    </w:pPr>
    <w:rPr>
      <w:rFonts w:ascii="Tahoma" w:eastAsia="Arial Unicode MS" w:hAnsi="Tahoma" w:cs="Tahoma"/>
      <w:color w:val="000000"/>
      <w:sz w:val="16"/>
      <w:szCs w:val="16"/>
      <w:lang w:val="es-ES" w:eastAsia="es-ES"/>
    </w:rPr>
  </w:style>
  <w:style w:type="paragraph" w:customStyle="1" w:styleId="font6">
    <w:name w:val="font6"/>
    <w:basedOn w:val="Normal"/>
    <w:uiPriority w:val="99"/>
    <w:rsid w:val="00A1596C"/>
    <w:pPr>
      <w:widowControl/>
      <w:spacing w:before="100" w:beforeAutospacing="1" w:after="100" w:afterAutospacing="1" w:line="240" w:lineRule="auto"/>
      <w:jc w:val="left"/>
    </w:pPr>
    <w:rPr>
      <w:rFonts w:ascii="Tahoma" w:eastAsia="Arial Unicode MS" w:hAnsi="Tahoma" w:cs="Tahoma"/>
      <w:b/>
      <w:bCs/>
      <w:color w:val="000000"/>
      <w:sz w:val="16"/>
      <w:szCs w:val="16"/>
      <w:lang w:val="es-ES" w:eastAsia="es-ES"/>
    </w:rPr>
  </w:style>
  <w:style w:type="paragraph" w:customStyle="1" w:styleId="font7">
    <w:name w:val="font7"/>
    <w:basedOn w:val="Normal"/>
    <w:uiPriority w:val="99"/>
    <w:rsid w:val="00A1596C"/>
    <w:pPr>
      <w:widowControl/>
      <w:spacing w:before="100" w:beforeAutospacing="1" w:after="100" w:afterAutospacing="1" w:line="240" w:lineRule="auto"/>
      <w:jc w:val="left"/>
    </w:pPr>
    <w:rPr>
      <w:rFonts w:ascii="Arial" w:eastAsia="Arial Unicode MS" w:hAnsi="Arial" w:cs="Arial"/>
      <w:i/>
      <w:iCs/>
      <w:color w:val="0000FF"/>
      <w:lang w:val="es-ES" w:eastAsia="es-ES"/>
    </w:rPr>
  </w:style>
  <w:style w:type="paragraph" w:customStyle="1" w:styleId="font8">
    <w:name w:val="font8"/>
    <w:basedOn w:val="Normal"/>
    <w:uiPriority w:val="99"/>
    <w:rsid w:val="00A1596C"/>
    <w:pPr>
      <w:widowControl/>
      <w:spacing w:before="100" w:beforeAutospacing="1" w:after="100" w:afterAutospacing="1" w:line="240" w:lineRule="auto"/>
      <w:jc w:val="left"/>
    </w:pPr>
    <w:rPr>
      <w:rFonts w:ascii="Arial" w:eastAsia="Arial Unicode MS" w:hAnsi="Arial" w:cs="Arial"/>
      <w:i/>
      <w:iCs/>
      <w:color w:val="0000FF"/>
      <w:u w:val="single"/>
      <w:lang w:val="es-ES" w:eastAsia="es-ES"/>
    </w:rPr>
  </w:style>
  <w:style w:type="paragraph" w:customStyle="1" w:styleId="font9">
    <w:name w:val="font9"/>
    <w:basedOn w:val="Normal"/>
    <w:uiPriority w:val="99"/>
    <w:rsid w:val="00A1596C"/>
    <w:pPr>
      <w:widowControl/>
      <w:spacing w:before="100" w:beforeAutospacing="1" w:after="100" w:afterAutospacing="1" w:line="240" w:lineRule="auto"/>
      <w:jc w:val="left"/>
    </w:pPr>
    <w:rPr>
      <w:rFonts w:eastAsia="Arial Unicode MS"/>
      <w:i/>
      <w:iCs/>
      <w:color w:val="0000FF"/>
      <w:lang w:val="es-ES" w:eastAsia="es-ES"/>
    </w:rPr>
  </w:style>
  <w:style w:type="paragraph" w:customStyle="1" w:styleId="xl24">
    <w:name w:val="xl24"/>
    <w:basedOn w:val="Normal"/>
    <w:uiPriority w:val="99"/>
    <w:rsid w:val="00A1596C"/>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5">
    <w:name w:val="xl25"/>
    <w:basedOn w:val="Normal"/>
    <w:uiPriority w:val="99"/>
    <w:rsid w:val="00A1596C"/>
    <w:pPr>
      <w:widowControl/>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6">
    <w:name w:val="xl26"/>
    <w:basedOn w:val="Normal"/>
    <w:uiPriority w:val="99"/>
    <w:rsid w:val="00A1596C"/>
    <w:pPr>
      <w:widowControl/>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7">
    <w:name w:val="xl27"/>
    <w:basedOn w:val="Normal"/>
    <w:uiPriority w:val="99"/>
    <w:rsid w:val="00A1596C"/>
    <w:pPr>
      <w:widowControl/>
      <w:pBdr>
        <w:top w:val="single" w:sz="4"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8">
    <w:name w:val="xl28"/>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29">
    <w:name w:val="xl29"/>
    <w:basedOn w:val="Normal"/>
    <w:uiPriority w:val="99"/>
    <w:rsid w:val="00A1596C"/>
    <w:pPr>
      <w:widowControl/>
      <w:pBdr>
        <w:top w:val="single" w:sz="4" w:space="0" w:color="auto"/>
        <w:left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0">
    <w:name w:val="xl30"/>
    <w:basedOn w:val="Normal"/>
    <w:uiPriority w:val="99"/>
    <w:rsid w:val="00A1596C"/>
    <w:pPr>
      <w:widowControl/>
      <w:pBdr>
        <w:top w:val="single" w:sz="8" w:space="0" w:color="auto"/>
        <w:left w:val="single" w:sz="4" w:space="0" w:color="auto"/>
        <w:bottom w:val="single" w:sz="8"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1">
    <w:name w:val="xl31"/>
    <w:basedOn w:val="Normal"/>
    <w:uiPriority w:val="99"/>
    <w:rsid w:val="00A1596C"/>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2">
    <w:name w:val="xl32"/>
    <w:basedOn w:val="Normal"/>
    <w:uiPriority w:val="99"/>
    <w:rsid w:val="00A1596C"/>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3">
    <w:name w:val="xl33"/>
    <w:basedOn w:val="Normal"/>
    <w:uiPriority w:val="99"/>
    <w:rsid w:val="00A1596C"/>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4">
    <w:name w:val="xl34"/>
    <w:basedOn w:val="Normal"/>
    <w:uiPriority w:val="99"/>
    <w:rsid w:val="00A1596C"/>
    <w:pPr>
      <w:widowControl/>
      <w:pBdr>
        <w:top w:val="single" w:sz="4" w:space="0" w:color="auto"/>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5">
    <w:name w:val="xl35"/>
    <w:basedOn w:val="Normal"/>
    <w:uiPriority w:val="99"/>
    <w:rsid w:val="00A1596C"/>
    <w:pPr>
      <w:widowControl/>
      <w:pBdr>
        <w:top w:val="single" w:sz="4" w:space="0" w:color="auto"/>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6">
    <w:name w:val="xl36"/>
    <w:basedOn w:val="Normal"/>
    <w:uiPriority w:val="99"/>
    <w:rsid w:val="00A1596C"/>
    <w:pPr>
      <w:widowControl/>
      <w:pBdr>
        <w:top w:val="single" w:sz="4" w:space="0" w:color="auto"/>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7">
    <w:name w:val="xl37"/>
    <w:basedOn w:val="Normal"/>
    <w:uiPriority w:val="99"/>
    <w:rsid w:val="00A1596C"/>
    <w:pPr>
      <w:widowControl/>
      <w:pBdr>
        <w:top w:val="single" w:sz="8" w:space="0" w:color="auto"/>
        <w:left w:val="single" w:sz="8" w:space="0" w:color="auto"/>
        <w:bottom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8">
    <w:name w:val="xl38"/>
    <w:basedOn w:val="Normal"/>
    <w:uiPriority w:val="99"/>
    <w:rsid w:val="00A1596C"/>
    <w:pPr>
      <w:widowControl/>
      <w:pBdr>
        <w:top w:val="single" w:sz="8" w:space="0" w:color="auto"/>
        <w:bottom w:val="single" w:sz="8"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9">
    <w:name w:val="xl39"/>
    <w:basedOn w:val="Normal"/>
    <w:uiPriority w:val="99"/>
    <w:rsid w:val="00A1596C"/>
    <w:pPr>
      <w:widowControl/>
      <w:pBdr>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40">
    <w:name w:val="xl40"/>
    <w:basedOn w:val="Normal"/>
    <w:uiPriority w:val="99"/>
    <w:rsid w:val="00A1596C"/>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1">
    <w:name w:val="xl41"/>
    <w:basedOn w:val="Normal"/>
    <w:uiPriority w:val="99"/>
    <w:rsid w:val="00A1596C"/>
    <w:pPr>
      <w:widowControl/>
      <w:pBdr>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3">
    <w:name w:val="xl43"/>
    <w:basedOn w:val="Normal"/>
    <w:uiPriority w:val="99"/>
    <w:rsid w:val="00A1596C"/>
    <w:pPr>
      <w:widowControl/>
      <w:pBdr>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4">
    <w:name w:val="xl44"/>
    <w:basedOn w:val="Normal"/>
    <w:uiPriority w:val="99"/>
    <w:rsid w:val="00A1596C"/>
    <w:pPr>
      <w:widowControl/>
      <w:pBdr>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5">
    <w:name w:val="xl45"/>
    <w:basedOn w:val="Normal"/>
    <w:uiPriority w:val="99"/>
    <w:rsid w:val="00A1596C"/>
    <w:pPr>
      <w:widowControl/>
      <w:pBdr>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6">
    <w:name w:val="xl46"/>
    <w:basedOn w:val="Normal"/>
    <w:uiPriority w:val="99"/>
    <w:rsid w:val="00A1596C"/>
    <w:pPr>
      <w:widowControl/>
      <w:pBdr>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7">
    <w:name w:val="xl47"/>
    <w:basedOn w:val="Normal"/>
    <w:uiPriority w:val="99"/>
    <w:rsid w:val="00A1596C"/>
    <w:pPr>
      <w:widowControl/>
      <w:pBdr>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8">
    <w:name w:val="xl48"/>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9">
    <w:name w:val="xl49"/>
    <w:basedOn w:val="Normal"/>
    <w:uiPriority w:val="99"/>
    <w:rsid w:val="00A1596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b/>
      <w:bCs/>
      <w:sz w:val="24"/>
      <w:szCs w:val="24"/>
      <w:lang w:val="es-ES" w:eastAsia="es-ES"/>
    </w:rPr>
  </w:style>
  <w:style w:type="paragraph" w:customStyle="1" w:styleId="xl50">
    <w:name w:val="xl50"/>
    <w:basedOn w:val="Normal"/>
    <w:uiPriority w:val="99"/>
    <w:rsid w:val="00A1596C"/>
    <w:pPr>
      <w:widowControl/>
      <w:pBdr>
        <w:top w:val="single" w:sz="4" w:space="0" w:color="auto"/>
        <w:left w:val="single" w:sz="4" w:space="12" w:color="auto"/>
        <w:bottom w:val="single" w:sz="4" w:space="0" w:color="auto"/>
        <w:right w:val="single" w:sz="4" w:space="0" w:color="auto"/>
      </w:pBdr>
      <w:spacing w:before="100" w:beforeAutospacing="1" w:after="100" w:afterAutospacing="1" w:line="240" w:lineRule="auto"/>
      <w:ind w:firstLineChars="100" w:firstLine="100"/>
      <w:jc w:val="left"/>
    </w:pPr>
    <w:rPr>
      <w:rFonts w:eastAsia="Arial Unicode MS"/>
      <w:i/>
      <w:iCs/>
      <w:color w:val="0000FF"/>
      <w:sz w:val="24"/>
      <w:szCs w:val="24"/>
      <w:lang w:val="es-ES" w:eastAsia="es-ES"/>
    </w:rPr>
  </w:style>
  <w:style w:type="paragraph" w:customStyle="1" w:styleId="xl51">
    <w:name w:val="xl51"/>
    <w:basedOn w:val="Normal"/>
    <w:uiPriority w:val="99"/>
    <w:rsid w:val="00A1596C"/>
    <w:pPr>
      <w:widowControl/>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2">
    <w:name w:val="xl52"/>
    <w:basedOn w:val="Normal"/>
    <w:uiPriority w:val="99"/>
    <w:rsid w:val="00A1596C"/>
    <w:pPr>
      <w:widowControl/>
      <w:pBdr>
        <w:top w:val="single" w:sz="4" w:space="0" w:color="auto"/>
        <w:left w:val="single" w:sz="4" w:space="0" w:color="auto"/>
        <w:bottom w:val="single" w:sz="4" w:space="0" w:color="auto"/>
        <w:right w:val="single" w:sz="4" w:space="0" w:color="auto"/>
      </w:pBdr>
      <w:shd w:val="clear" w:color="auto" w:fill="FF00FF"/>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3">
    <w:name w:val="xl53"/>
    <w:basedOn w:val="Normal"/>
    <w:uiPriority w:val="99"/>
    <w:rsid w:val="00A1596C"/>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4">
    <w:name w:val="xl54"/>
    <w:basedOn w:val="Normal"/>
    <w:uiPriority w:val="99"/>
    <w:rsid w:val="00A1596C"/>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5">
    <w:name w:val="xl55"/>
    <w:basedOn w:val="Normal"/>
    <w:uiPriority w:val="99"/>
    <w:rsid w:val="00A1596C"/>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6">
    <w:name w:val="xl56"/>
    <w:basedOn w:val="Normal"/>
    <w:uiPriority w:val="99"/>
    <w:rsid w:val="00A1596C"/>
    <w:pPr>
      <w:widowControl/>
      <w:pBdr>
        <w:top w:val="single" w:sz="4" w:space="0" w:color="auto"/>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7">
    <w:name w:val="xl57"/>
    <w:basedOn w:val="Normal"/>
    <w:uiPriority w:val="99"/>
    <w:rsid w:val="00A1596C"/>
    <w:pPr>
      <w:widowControl/>
      <w:pBdr>
        <w:top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8">
    <w:name w:val="xl58"/>
    <w:basedOn w:val="Normal"/>
    <w:uiPriority w:val="99"/>
    <w:rsid w:val="00A1596C"/>
    <w:pPr>
      <w:widowControl/>
      <w:pBdr>
        <w:top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9">
    <w:name w:val="xl59"/>
    <w:basedOn w:val="Normal"/>
    <w:uiPriority w:val="99"/>
    <w:rsid w:val="00A1596C"/>
    <w:pPr>
      <w:widowControl/>
      <w:pBdr>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0">
    <w:name w:val="xl60"/>
    <w:basedOn w:val="Normal"/>
    <w:uiPriority w:val="99"/>
    <w:rsid w:val="00A1596C"/>
    <w:pPr>
      <w:widowControl/>
      <w:pBdr>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1">
    <w:name w:val="xl61"/>
    <w:basedOn w:val="Normal"/>
    <w:uiPriority w:val="99"/>
    <w:rsid w:val="00A1596C"/>
    <w:pPr>
      <w:widowControl/>
      <w:pBdr>
        <w:top w:val="single" w:sz="8" w:space="0" w:color="auto"/>
        <w:lef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2">
    <w:name w:val="xl62"/>
    <w:basedOn w:val="Normal"/>
    <w:uiPriority w:val="99"/>
    <w:rsid w:val="00A1596C"/>
    <w:pPr>
      <w:widowControl/>
      <w:pBdr>
        <w:top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3">
    <w:name w:val="xl63"/>
    <w:basedOn w:val="Normal"/>
    <w:uiPriority w:val="99"/>
    <w:rsid w:val="00A1596C"/>
    <w:pPr>
      <w:widowControl/>
      <w:pBdr>
        <w:left w:val="single" w:sz="8" w:space="0" w:color="auto"/>
        <w:bottom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4">
    <w:name w:val="xl64"/>
    <w:basedOn w:val="Normal"/>
    <w:uiPriority w:val="99"/>
    <w:rsid w:val="00A1596C"/>
    <w:pPr>
      <w:widowControl/>
      <w:pBdr>
        <w:bottom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5">
    <w:name w:val="xl65"/>
    <w:basedOn w:val="Normal"/>
    <w:uiPriority w:val="99"/>
    <w:rsid w:val="00A1596C"/>
    <w:pPr>
      <w:widowControl/>
      <w:pBdr>
        <w:top w:val="single" w:sz="8" w:space="0" w:color="auto"/>
        <w:left w:val="single" w:sz="8" w:space="0" w:color="auto"/>
        <w:bottom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6">
    <w:name w:val="xl66"/>
    <w:basedOn w:val="Normal"/>
    <w:uiPriority w:val="99"/>
    <w:rsid w:val="00A1596C"/>
    <w:pPr>
      <w:widowControl/>
      <w:pBdr>
        <w:top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7">
    <w:name w:val="xl67"/>
    <w:basedOn w:val="Normal"/>
    <w:uiPriority w:val="99"/>
    <w:rsid w:val="00A1596C"/>
    <w:pPr>
      <w:widowControl/>
      <w:pBdr>
        <w:top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8">
    <w:name w:val="xl68"/>
    <w:basedOn w:val="Normal"/>
    <w:uiPriority w:val="99"/>
    <w:rsid w:val="00A1596C"/>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9">
    <w:name w:val="xl69"/>
    <w:basedOn w:val="Normal"/>
    <w:uiPriority w:val="99"/>
    <w:rsid w:val="00A1596C"/>
    <w:pPr>
      <w:widowControl/>
      <w:pBdr>
        <w:top w:val="single" w:sz="8" w:space="0" w:color="auto"/>
        <w:left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0">
    <w:name w:val="xl70"/>
    <w:basedOn w:val="Normal"/>
    <w:uiPriority w:val="99"/>
    <w:rsid w:val="00A1596C"/>
    <w:pPr>
      <w:widowControl/>
      <w:pBdr>
        <w:left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1">
    <w:name w:val="xl71"/>
    <w:basedOn w:val="Normal"/>
    <w:uiPriority w:val="99"/>
    <w:rsid w:val="00A1596C"/>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72">
    <w:name w:val="xl72"/>
    <w:basedOn w:val="Normal"/>
    <w:uiPriority w:val="99"/>
    <w:rsid w:val="00A1596C"/>
    <w:pPr>
      <w:widowControl/>
      <w:pBdr>
        <w:top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paragraph" w:customStyle="1" w:styleId="xl73">
    <w:name w:val="xl73"/>
    <w:basedOn w:val="Normal"/>
    <w:uiPriority w:val="99"/>
    <w:rsid w:val="00A1596C"/>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character" w:styleId="Refdecomentario">
    <w:name w:val="annotation reference"/>
    <w:basedOn w:val="Fuentedeprrafopredeter"/>
    <w:uiPriority w:val="99"/>
    <w:semiHidden/>
    <w:rsid w:val="00A1596C"/>
    <w:rPr>
      <w:sz w:val="16"/>
      <w:szCs w:val="16"/>
    </w:rPr>
  </w:style>
  <w:style w:type="paragraph" w:styleId="Textocomentario">
    <w:name w:val="annotation text"/>
    <w:basedOn w:val="Normal"/>
    <w:link w:val="TextocomentarioCar"/>
    <w:uiPriority w:val="99"/>
    <w:semiHidden/>
    <w:rsid w:val="00A1596C"/>
    <w:pPr>
      <w:autoSpaceDE w:val="0"/>
      <w:autoSpaceDN w:val="0"/>
      <w:spacing w:line="240" w:lineRule="auto"/>
      <w:jc w:val="left"/>
    </w:pPr>
    <w:rPr>
      <w:rFonts w:ascii="New York" w:hAnsi="New York" w:cs="New York"/>
    </w:rPr>
  </w:style>
  <w:style w:type="character" w:customStyle="1" w:styleId="TextocomentarioCar">
    <w:name w:val="Texto comentario Car"/>
    <w:basedOn w:val="Fuentedeprrafopredeter"/>
    <w:link w:val="Textocomentario"/>
    <w:uiPriority w:val="99"/>
    <w:locked/>
    <w:rsid w:val="00A1596C"/>
    <w:rPr>
      <w:rFonts w:ascii="New York" w:hAnsi="New York" w:cs="New York"/>
      <w:lang w:val="en-US" w:eastAsia="en-US"/>
    </w:rPr>
  </w:style>
  <w:style w:type="paragraph" w:styleId="Asuntodelcomentario">
    <w:name w:val="annotation subject"/>
    <w:basedOn w:val="Textocomentario"/>
    <w:next w:val="Textocomentario"/>
    <w:link w:val="AsuntodelcomentarioCar"/>
    <w:uiPriority w:val="99"/>
    <w:semiHidden/>
    <w:rsid w:val="00A1596C"/>
    <w:rPr>
      <w:b/>
      <w:bCs/>
    </w:rPr>
  </w:style>
  <w:style w:type="character" w:customStyle="1" w:styleId="AsuntodelcomentarioCar">
    <w:name w:val="Asunto del comentario Car"/>
    <w:basedOn w:val="TextocomentarioCar"/>
    <w:link w:val="Asuntodelcomentario"/>
    <w:uiPriority w:val="99"/>
    <w:locked/>
    <w:rsid w:val="00A1596C"/>
    <w:rPr>
      <w:rFonts w:ascii="New York" w:hAnsi="New York" w:cs="New York"/>
      <w:b/>
      <w:bCs/>
      <w:lang w:val="en-US" w:eastAsia="en-US"/>
    </w:rPr>
  </w:style>
  <w:style w:type="paragraph" w:customStyle="1" w:styleId="Ttulo11">
    <w:name w:val="Título 11"/>
    <w:basedOn w:val="Normal"/>
    <w:uiPriority w:val="99"/>
    <w:rsid w:val="00A1596C"/>
    <w:pPr>
      <w:widowControl/>
      <w:numPr>
        <w:numId w:val="2"/>
      </w:numPr>
      <w:spacing w:before="100" w:beforeAutospacing="1" w:after="100" w:afterAutospacing="1" w:line="240" w:lineRule="auto"/>
      <w:jc w:val="left"/>
    </w:pPr>
    <w:rPr>
      <w:sz w:val="24"/>
      <w:szCs w:val="24"/>
    </w:rPr>
  </w:style>
  <w:style w:type="paragraph" w:customStyle="1" w:styleId="MediumList2-Accent21">
    <w:name w:val="Medium List 2 - Accent 21"/>
    <w:hidden/>
    <w:uiPriority w:val="99"/>
    <w:rsid w:val="00A1596C"/>
    <w:rPr>
      <w:lang w:val="en-US" w:eastAsia="en-US"/>
    </w:rPr>
  </w:style>
  <w:style w:type="paragraph" w:styleId="Prrafodelista">
    <w:name w:val="List Paragraph"/>
    <w:basedOn w:val="Normal"/>
    <w:rsid w:val="00C006D0"/>
    <w:pPr>
      <w:ind w:left="720"/>
      <w:contextualSpacing/>
    </w:pPr>
  </w:style>
  <w:style w:type="paragraph" w:styleId="Encabezadodetabladecontenido">
    <w:name w:val="TOC Heading"/>
    <w:basedOn w:val="Ttulo1"/>
    <w:next w:val="Normal"/>
    <w:uiPriority w:val="39"/>
    <w:unhideWhenUsed/>
    <w:qFormat/>
    <w:rsid w:val="00FB6CD7"/>
    <w:pPr>
      <w:keepLines/>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oleObject" Target="embeddings/oleObject1.bin"/><Relationship Id="rId24" Type="http://schemas.openxmlformats.org/officeDocument/2006/relationships/image" Target="media/image12.png"/><Relationship Id="rId25" Type="http://schemas.openxmlformats.org/officeDocument/2006/relationships/oleObject" Target="embeddings/oleObject2.bin"/><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A7BDD-7A14-EE47-9C26-FA07B8F0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6545</Words>
  <Characters>36001</Characters>
  <Application>Microsoft Macintosh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Especificación de Requerimientos de Software</vt:lpstr>
    </vt:vector>
  </TitlesOfParts>
  <Company>Infocent C.A.</Company>
  <LinksUpToDate>false</LinksUpToDate>
  <CharactersWithSpaces>42462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&lt;Nombre del Sistema&gt;</dc:subject>
  <dc:creator>María Angélica Pérez de Ovalles</dc:creator>
  <cp:keywords>ERS</cp:keywords>
  <cp:lastModifiedBy>Maria Angelica Perez de Ovalles</cp:lastModifiedBy>
  <cp:revision>3</cp:revision>
  <cp:lastPrinted>2013-10-31T23:17:00Z</cp:lastPrinted>
  <dcterms:created xsi:type="dcterms:W3CDTF">2019-12-17T14:13:00Z</dcterms:created>
  <dcterms:modified xsi:type="dcterms:W3CDTF">2019-12-17T14:18:00Z</dcterms:modified>
</cp:coreProperties>
</file>